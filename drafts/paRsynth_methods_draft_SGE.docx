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DEB20" w14:textId="7C49E469" w:rsidR="000A0CBD" w:rsidRDefault="00866CBC">
      <w:pPr>
        <w:rPr>
          <w:rFonts w:ascii="Arial" w:hAnsi="Arial" w:cs="Arial"/>
        </w:rPr>
      </w:pPr>
      <w:r w:rsidRPr="00CE6281">
        <w:rPr>
          <w:rFonts w:ascii="Arial" w:hAnsi="Arial" w:cs="Arial"/>
          <w:b/>
          <w:bCs/>
        </w:rPr>
        <w:t>Title</w:t>
      </w:r>
      <w:r w:rsidRPr="00CE6281">
        <w:rPr>
          <w:rFonts w:ascii="Arial" w:hAnsi="Arial" w:cs="Arial"/>
        </w:rPr>
        <w:t>:</w:t>
      </w:r>
      <w:r w:rsidR="00CE588D" w:rsidRPr="00CE6281">
        <w:rPr>
          <w:rFonts w:ascii="Arial" w:hAnsi="Arial" w:cs="Arial"/>
        </w:rPr>
        <w:t xml:space="preserve"> </w:t>
      </w:r>
      <w:commentRangeStart w:id="0"/>
      <w:commentRangeStart w:id="1"/>
      <w:r w:rsidR="0035565A">
        <w:rPr>
          <w:rFonts w:ascii="Arial" w:hAnsi="Arial" w:cs="Arial"/>
        </w:rPr>
        <w:t xml:space="preserve">Studying information </w:t>
      </w:r>
      <w:proofErr w:type="gramStart"/>
      <w:r w:rsidR="0035565A">
        <w:rPr>
          <w:rFonts w:ascii="Arial" w:hAnsi="Arial" w:cs="Arial"/>
        </w:rPr>
        <w:t>encoding in</w:t>
      </w:r>
      <w:proofErr w:type="gramEnd"/>
      <w:r w:rsidR="0035565A">
        <w:rPr>
          <w:rFonts w:ascii="Arial" w:hAnsi="Arial" w:cs="Arial"/>
        </w:rPr>
        <w:t xml:space="preserve"> animal signals: a dual step framework using synthetic signals and traditional bioacoustics analyses</w:t>
      </w:r>
      <w:commentRangeEnd w:id="0"/>
      <w:r w:rsidR="008321AB">
        <w:rPr>
          <w:rStyle w:val="CommentReference"/>
        </w:rPr>
        <w:commentReference w:id="0"/>
      </w:r>
      <w:commentRangeEnd w:id="1"/>
      <w:r w:rsidR="008321AB">
        <w:rPr>
          <w:rStyle w:val="CommentReference"/>
        </w:rPr>
        <w:commentReference w:id="1"/>
      </w:r>
    </w:p>
    <w:p w14:paraId="3156D3E7" w14:textId="77777777" w:rsidR="00866CBC" w:rsidRPr="00CE6281" w:rsidRDefault="00866CBC">
      <w:pPr>
        <w:rPr>
          <w:rFonts w:ascii="Arial" w:hAnsi="Arial" w:cs="Arial"/>
        </w:rPr>
      </w:pPr>
    </w:p>
    <w:p w14:paraId="5C3FD6E1" w14:textId="1382B269" w:rsidR="00866CBC" w:rsidRDefault="00866CBC">
      <w:pPr>
        <w:rPr>
          <w:rFonts w:ascii="Arial" w:hAnsi="Arial" w:cs="Arial"/>
          <w:vertAlign w:val="superscript"/>
        </w:rPr>
      </w:pPr>
      <w:r w:rsidRPr="00CE6281">
        <w:rPr>
          <w:rFonts w:ascii="Arial" w:hAnsi="Arial" w:cs="Arial"/>
          <w:b/>
          <w:bCs/>
        </w:rPr>
        <w:t>Authors</w:t>
      </w:r>
      <w:r w:rsidRPr="00CE6281">
        <w:rPr>
          <w:rFonts w:ascii="Arial" w:hAnsi="Arial" w:cs="Arial"/>
        </w:rPr>
        <w:t>:</w:t>
      </w:r>
      <w:r w:rsidR="002101A7" w:rsidRPr="00CE6281">
        <w:rPr>
          <w:rFonts w:ascii="Arial" w:hAnsi="Arial" w:cs="Arial"/>
        </w:rPr>
        <w:t xml:space="preserve"> </w:t>
      </w:r>
      <w:r w:rsidR="008321AB" w:rsidRPr="0000362A">
        <w:rPr>
          <w:rFonts w:ascii="Arial" w:hAnsi="Arial" w:cs="Arial"/>
        </w:rPr>
        <w:t>Coppinger, B.A</w:t>
      </w:r>
      <w:r w:rsidR="008321AB" w:rsidRPr="0000362A">
        <w:rPr>
          <w:rFonts w:ascii="Arial" w:hAnsi="Arial" w:cs="Arial"/>
          <w:vertAlign w:val="superscript"/>
        </w:rPr>
        <w:t>1,</w:t>
      </w:r>
      <w:r w:rsidR="008321AB">
        <w:rPr>
          <w:rFonts w:ascii="Arial" w:hAnsi="Arial" w:cs="Arial"/>
          <w:vertAlign w:val="superscript"/>
        </w:rPr>
        <w:t>2</w:t>
      </w:r>
      <w:r w:rsidR="008321AB" w:rsidRPr="0000362A">
        <w:rPr>
          <w:rFonts w:ascii="Arial" w:hAnsi="Arial" w:cs="Arial"/>
        </w:rPr>
        <w:t>.,</w:t>
      </w:r>
      <w:r w:rsidR="008321AB">
        <w:rPr>
          <w:rFonts w:ascii="Arial" w:hAnsi="Arial" w:cs="Arial"/>
        </w:rPr>
        <w:t xml:space="preserve"> </w:t>
      </w:r>
      <w:r w:rsidR="008321AB" w:rsidRPr="0000362A">
        <w:rPr>
          <w:rFonts w:ascii="Arial" w:hAnsi="Arial" w:cs="Arial"/>
        </w:rPr>
        <w:t>Eckhardt, S.G.</w:t>
      </w:r>
      <w:r w:rsidR="008321AB" w:rsidRPr="0000362A">
        <w:rPr>
          <w:rFonts w:ascii="Arial" w:hAnsi="Arial" w:cs="Arial"/>
          <w:vertAlign w:val="superscript"/>
        </w:rPr>
        <w:t xml:space="preserve"> 1,</w:t>
      </w:r>
      <w:r w:rsidR="008321AB">
        <w:rPr>
          <w:rFonts w:ascii="Arial" w:hAnsi="Arial" w:cs="Arial"/>
          <w:vertAlign w:val="superscript"/>
        </w:rPr>
        <w:t>2</w:t>
      </w:r>
      <w:r w:rsidR="008321AB" w:rsidRPr="00A51604">
        <w:rPr>
          <w:rFonts w:ascii="Arial" w:hAnsi="Arial" w:cs="Arial"/>
        </w:rPr>
        <w:t>,</w:t>
      </w:r>
      <w:r w:rsidR="008321AB" w:rsidRPr="0000362A">
        <w:rPr>
          <w:rFonts w:ascii="Arial" w:hAnsi="Arial" w:cs="Arial"/>
        </w:rPr>
        <w:t xml:space="preserve"> Cross, A.</w:t>
      </w:r>
      <w:r w:rsidR="008321AB" w:rsidRPr="0000362A">
        <w:rPr>
          <w:rFonts w:ascii="Arial" w:hAnsi="Arial" w:cs="Arial"/>
          <w:vertAlign w:val="superscript"/>
        </w:rPr>
        <w:t xml:space="preserve"> </w:t>
      </w:r>
      <w:r w:rsidR="008321AB">
        <w:rPr>
          <w:rFonts w:ascii="Arial" w:hAnsi="Arial" w:cs="Arial"/>
          <w:vertAlign w:val="superscript"/>
        </w:rPr>
        <w:t>3,4</w:t>
      </w:r>
      <w:r w:rsidR="008321AB" w:rsidRPr="0000362A">
        <w:rPr>
          <w:rFonts w:ascii="Arial" w:hAnsi="Arial" w:cs="Arial"/>
        </w:rPr>
        <w:t>, Samman, R.</w:t>
      </w:r>
      <w:r w:rsidR="008321AB" w:rsidRPr="0000362A">
        <w:rPr>
          <w:rFonts w:ascii="Arial" w:hAnsi="Arial" w:cs="Arial"/>
          <w:vertAlign w:val="superscript"/>
        </w:rPr>
        <w:t xml:space="preserve"> 1</w:t>
      </w:r>
      <w:r w:rsidR="008321AB">
        <w:rPr>
          <w:rFonts w:ascii="Arial" w:hAnsi="Arial" w:cs="Arial"/>
          <w:vertAlign w:val="superscript"/>
        </w:rPr>
        <w:t>,5</w:t>
      </w:r>
      <w:r w:rsidR="008321AB" w:rsidRPr="0000362A">
        <w:rPr>
          <w:rFonts w:ascii="Arial" w:hAnsi="Arial" w:cs="Arial"/>
        </w:rPr>
        <w:t xml:space="preserve">, Juárez, </w:t>
      </w:r>
      <w:r w:rsidR="008321AB">
        <w:rPr>
          <w:rFonts w:ascii="Arial" w:hAnsi="Arial" w:cs="Arial"/>
        </w:rPr>
        <w:t>G.</w:t>
      </w:r>
      <w:r w:rsidR="008321AB" w:rsidRPr="0000362A">
        <w:rPr>
          <w:rFonts w:ascii="Arial" w:hAnsi="Arial" w:cs="Arial"/>
        </w:rPr>
        <w:t>A.</w:t>
      </w:r>
      <w:r w:rsidR="008321AB" w:rsidRPr="0000362A">
        <w:rPr>
          <w:rFonts w:ascii="Arial" w:hAnsi="Arial" w:cs="Arial"/>
          <w:vertAlign w:val="superscript"/>
        </w:rPr>
        <w:t xml:space="preserve"> 1</w:t>
      </w:r>
      <w:r w:rsidR="008321AB">
        <w:rPr>
          <w:rFonts w:ascii="Arial" w:hAnsi="Arial" w:cs="Arial"/>
          <w:vertAlign w:val="superscript"/>
        </w:rPr>
        <w:t>,2</w:t>
      </w:r>
      <w:r w:rsidR="008321AB" w:rsidRPr="0000362A">
        <w:rPr>
          <w:rFonts w:ascii="Arial" w:hAnsi="Arial" w:cs="Arial"/>
        </w:rPr>
        <w:t>, Ferdinand, V.</w:t>
      </w:r>
      <w:r w:rsidR="008321AB">
        <w:rPr>
          <w:rFonts w:ascii="Arial" w:hAnsi="Arial" w:cs="Arial"/>
          <w:vertAlign w:val="superscript"/>
        </w:rPr>
        <w:t>6,7</w:t>
      </w:r>
      <w:r w:rsidR="008321AB" w:rsidRPr="0000362A">
        <w:rPr>
          <w:rFonts w:ascii="Arial" w:hAnsi="Arial" w:cs="Arial"/>
        </w:rPr>
        <w:t>, Smith-Vidaurre, G.</w:t>
      </w:r>
      <w:r w:rsidR="008321AB" w:rsidRPr="0000362A">
        <w:rPr>
          <w:rFonts w:ascii="Arial" w:hAnsi="Arial" w:cs="Arial"/>
          <w:vertAlign w:val="superscript"/>
        </w:rPr>
        <w:t xml:space="preserve"> 1,2,</w:t>
      </w:r>
      <w:r w:rsidR="008321AB">
        <w:rPr>
          <w:rFonts w:ascii="Arial" w:hAnsi="Arial" w:cs="Arial"/>
          <w:vertAlign w:val="superscript"/>
        </w:rPr>
        <w:t>5</w:t>
      </w:r>
    </w:p>
    <w:p w14:paraId="05E2A641" w14:textId="77777777" w:rsidR="008321AB" w:rsidRPr="00CE6281" w:rsidRDefault="008321AB">
      <w:pPr>
        <w:rPr>
          <w:rFonts w:ascii="Arial" w:hAnsi="Arial" w:cs="Arial"/>
        </w:rPr>
      </w:pPr>
    </w:p>
    <w:p w14:paraId="230B9D79" w14:textId="70375412" w:rsidR="00866CBC" w:rsidRPr="00CE6281" w:rsidRDefault="00866CBC">
      <w:pPr>
        <w:rPr>
          <w:rFonts w:ascii="Arial" w:hAnsi="Arial" w:cs="Arial"/>
        </w:rPr>
      </w:pPr>
      <w:r w:rsidRPr="00CE6281">
        <w:rPr>
          <w:rFonts w:ascii="Arial" w:hAnsi="Arial" w:cs="Arial"/>
          <w:b/>
          <w:bCs/>
        </w:rPr>
        <w:t>Affiliations</w:t>
      </w:r>
      <w:r w:rsidRPr="00CE6281">
        <w:rPr>
          <w:rFonts w:ascii="Arial" w:hAnsi="Arial" w:cs="Arial"/>
        </w:rPr>
        <w:t>:</w:t>
      </w:r>
      <w:r w:rsidR="002543B5" w:rsidRPr="00CE6281">
        <w:rPr>
          <w:rFonts w:ascii="Arial" w:hAnsi="Arial" w:cs="Arial"/>
        </w:rPr>
        <w:t xml:space="preserve"> </w:t>
      </w:r>
    </w:p>
    <w:p w14:paraId="5F081BC5" w14:textId="77777777" w:rsidR="008321AB" w:rsidRDefault="008321AB" w:rsidP="008321AB">
      <w:pPr>
        <w:pStyle w:val="BodyA"/>
        <w:rPr>
          <w:rFonts w:ascii="Arial" w:hAnsi="Arial" w:cs="Arial"/>
          <w:sz w:val="24"/>
          <w:szCs w:val="24"/>
        </w:rPr>
      </w:pPr>
      <w:r w:rsidRPr="0000362A">
        <w:rPr>
          <w:rFonts w:ascii="Arial" w:hAnsi="Arial" w:cs="Arial"/>
          <w:sz w:val="24"/>
          <w:szCs w:val="24"/>
          <w:vertAlign w:val="superscript"/>
        </w:rPr>
        <w:t>1</w:t>
      </w:r>
      <w:r w:rsidRPr="0000362A">
        <w:rPr>
          <w:rFonts w:ascii="Arial" w:hAnsi="Arial" w:cs="Arial"/>
          <w:sz w:val="24"/>
          <w:szCs w:val="24"/>
        </w:rPr>
        <w:t>Department of Integrative Biology, Michigan State University, East Lansing, MI USA</w:t>
      </w:r>
    </w:p>
    <w:p w14:paraId="551E4568" w14:textId="77777777" w:rsidR="008321AB" w:rsidRPr="0000362A" w:rsidRDefault="008321AB" w:rsidP="008321AB">
      <w:pPr>
        <w:pStyle w:val="BodyA"/>
        <w:rPr>
          <w:rFonts w:ascii="Arial" w:eastAsia="Arial" w:hAnsi="Arial" w:cs="Arial"/>
          <w:sz w:val="24"/>
          <w:szCs w:val="24"/>
        </w:rPr>
      </w:pPr>
      <w:r>
        <w:rPr>
          <w:rFonts w:ascii="Arial" w:hAnsi="Arial" w:cs="Arial"/>
          <w:sz w:val="24"/>
          <w:szCs w:val="24"/>
          <w:vertAlign w:val="superscript"/>
        </w:rPr>
        <w:t>2</w:t>
      </w:r>
      <w:r w:rsidRPr="0000362A">
        <w:rPr>
          <w:rFonts w:ascii="Arial" w:hAnsi="Arial" w:cs="Arial"/>
          <w:sz w:val="24"/>
          <w:szCs w:val="24"/>
        </w:rPr>
        <w:t>Ecology, Evolution, and Behavior Program</w:t>
      </w:r>
      <w:r w:rsidRPr="0000362A">
        <w:rPr>
          <w:rFonts w:ascii="Arial" w:eastAsia="Arial" w:hAnsi="Arial" w:cs="Arial"/>
          <w:sz w:val="24"/>
          <w:szCs w:val="24"/>
        </w:rPr>
        <w:t xml:space="preserve">, </w:t>
      </w:r>
      <w:r w:rsidRPr="0000362A">
        <w:rPr>
          <w:rFonts w:ascii="Arial" w:hAnsi="Arial" w:cs="Arial"/>
          <w:sz w:val="24"/>
          <w:szCs w:val="24"/>
        </w:rPr>
        <w:t>Michigan State University, East Lansing, MI USA</w:t>
      </w:r>
    </w:p>
    <w:p w14:paraId="055995C1" w14:textId="77777777" w:rsidR="008321AB" w:rsidRDefault="008321AB" w:rsidP="008321AB">
      <w:pPr>
        <w:pStyle w:val="BodyA"/>
        <w:rPr>
          <w:rFonts w:ascii="Arial" w:hAnsi="Arial" w:cs="Arial"/>
          <w:sz w:val="24"/>
          <w:szCs w:val="24"/>
        </w:rPr>
      </w:pPr>
      <w:r w:rsidRPr="00A51604">
        <w:rPr>
          <w:rFonts w:ascii="Arial" w:hAnsi="Arial" w:cs="Arial"/>
          <w:sz w:val="24"/>
          <w:szCs w:val="24"/>
          <w:vertAlign w:val="superscript"/>
        </w:rPr>
        <w:t>3</w:t>
      </w:r>
      <w:r w:rsidRPr="00A51604">
        <w:rPr>
          <w:rFonts w:ascii="Arial" w:hAnsi="Arial" w:cs="Arial"/>
          <w:sz w:val="24"/>
          <w:szCs w:val="24"/>
        </w:rPr>
        <w:t xml:space="preserve">Department of Statistical and Data Sciences, </w:t>
      </w:r>
      <w:r w:rsidRPr="00306EE1">
        <w:rPr>
          <w:rFonts w:ascii="Arial" w:hAnsi="Arial" w:cs="Arial"/>
          <w:sz w:val="24"/>
          <w:szCs w:val="24"/>
        </w:rPr>
        <w:t>Smith College</w:t>
      </w:r>
      <w:r>
        <w:rPr>
          <w:rFonts w:ascii="Arial" w:hAnsi="Arial" w:cs="Arial"/>
          <w:sz w:val="24"/>
          <w:szCs w:val="24"/>
        </w:rPr>
        <w:t xml:space="preserve">, </w:t>
      </w:r>
      <w:proofErr w:type="spellStart"/>
      <w:r>
        <w:rPr>
          <w:rFonts w:ascii="Arial" w:hAnsi="Arial" w:cs="Arial"/>
          <w:sz w:val="24"/>
          <w:szCs w:val="24"/>
        </w:rPr>
        <w:t>Northhampton</w:t>
      </w:r>
      <w:proofErr w:type="spellEnd"/>
      <w:r>
        <w:rPr>
          <w:rFonts w:ascii="Arial" w:hAnsi="Arial" w:cs="Arial"/>
          <w:sz w:val="24"/>
          <w:szCs w:val="24"/>
        </w:rPr>
        <w:t>, MA, USA</w:t>
      </w:r>
    </w:p>
    <w:p w14:paraId="58D2C0F6" w14:textId="77777777" w:rsidR="008321AB" w:rsidRDefault="008321AB" w:rsidP="008321AB">
      <w:pPr>
        <w:pStyle w:val="BodyA"/>
        <w:rPr>
          <w:rFonts w:ascii="Arial" w:hAnsi="Arial" w:cs="Arial"/>
          <w:sz w:val="24"/>
          <w:szCs w:val="24"/>
        </w:rPr>
      </w:pPr>
      <w:r w:rsidRPr="00A51604">
        <w:rPr>
          <w:rFonts w:ascii="Arial" w:hAnsi="Arial" w:cs="Arial"/>
          <w:sz w:val="24"/>
          <w:szCs w:val="24"/>
          <w:vertAlign w:val="superscript"/>
        </w:rPr>
        <w:t>4</w:t>
      </w:r>
      <w:r w:rsidRPr="00A51604">
        <w:rPr>
          <w:rFonts w:ascii="Arial" w:hAnsi="Arial" w:cs="Arial"/>
          <w:sz w:val="24"/>
          <w:szCs w:val="24"/>
        </w:rPr>
        <w:t>Department of Psychology,</w:t>
      </w:r>
      <w:r>
        <w:rPr>
          <w:rFonts w:ascii="Arial" w:hAnsi="Arial" w:cs="Arial"/>
          <w:sz w:val="24"/>
          <w:szCs w:val="24"/>
        </w:rPr>
        <w:t xml:space="preserve"> </w:t>
      </w:r>
      <w:r w:rsidRPr="00306EE1">
        <w:rPr>
          <w:rFonts w:ascii="Arial" w:hAnsi="Arial" w:cs="Arial"/>
          <w:sz w:val="24"/>
          <w:szCs w:val="24"/>
        </w:rPr>
        <w:t>Smith College</w:t>
      </w:r>
      <w:r>
        <w:rPr>
          <w:rFonts w:ascii="Arial" w:hAnsi="Arial" w:cs="Arial"/>
          <w:sz w:val="24"/>
          <w:szCs w:val="24"/>
        </w:rPr>
        <w:t xml:space="preserve">, </w:t>
      </w:r>
      <w:proofErr w:type="spellStart"/>
      <w:r>
        <w:rPr>
          <w:rFonts w:ascii="Arial" w:hAnsi="Arial" w:cs="Arial"/>
          <w:sz w:val="24"/>
          <w:szCs w:val="24"/>
        </w:rPr>
        <w:t>Northhampton</w:t>
      </w:r>
      <w:proofErr w:type="spellEnd"/>
      <w:r>
        <w:rPr>
          <w:rFonts w:ascii="Arial" w:hAnsi="Arial" w:cs="Arial"/>
          <w:sz w:val="24"/>
          <w:szCs w:val="24"/>
        </w:rPr>
        <w:t>, MA, USA</w:t>
      </w:r>
    </w:p>
    <w:p w14:paraId="284191E2" w14:textId="77777777" w:rsidR="008321AB" w:rsidRPr="0055766A" w:rsidRDefault="008321AB" w:rsidP="008321AB">
      <w:pPr>
        <w:pStyle w:val="BodyA"/>
        <w:rPr>
          <w:rFonts w:ascii="Arial" w:hAnsi="Arial" w:cs="Arial"/>
          <w:sz w:val="24"/>
          <w:szCs w:val="24"/>
        </w:rPr>
      </w:pPr>
      <w:r>
        <w:rPr>
          <w:rFonts w:ascii="Arial" w:hAnsi="Arial" w:cs="Arial"/>
          <w:sz w:val="24"/>
          <w:szCs w:val="24"/>
          <w:vertAlign w:val="superscript"/>
        </w:rPr>
        <w:t>5</w:t>
      </w:r>
      <w:r w:rsidRPr="0000362A">
        <w:rPr>
          <w:rFonts w:ascii="Arial" w:hAnsi="Arial" w:cs="Arial"/>
          <w:sz w:val="24"/>
          <w:szCs w:val="24"/>
        </w:rPr>
        <w:t>Department of Computational Mathematics, Science, and Engineering, Michigan State University, East Lansing, MI US</w:t>
      </w:r>
      <w:r>
        <w:rPr>
          <w:rFonts w:ascii="Arial" w:hAnsi="Arial" w:cs="Arial"/>
          <w:sz w:val="24"/>
          <w:szCs w:val="24"/>
        </w:rPr>
        <w:t>A</w:t>
      </w:r>
    </w:p>
    <w:p w14:paraId="76864FE2" w14:textId="77777777" w:rsidR="008321AB" w:rsidRDefault="008321AB" w:rsidP="008321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rPr>
      </w:pPr>
      <w:r>
        <w:rPr>
          <w:rFonts w:ascii="Arial" w:hAnsi="Arial" w:cs="Arial"/>
          <w:vertAlign w:val="superscript"/>
        </w:rPr>
        <w:t>6</w:t>
      </w:r>
      <w:r w:rsidRPr="00A51604">
        <w:rPr>
          <w:rFonts w:ascii="Arial" w:hAnsi="Arial" w:cs="Arial"/>
          <w:color w:val="000000" w:themeColor="text1"/>
        </w:rPr>
        <w:t xml:space="preserve">Complex Human Data Hub, Melbourne School of Psychological Sciences, </w:t>
      </w:r>
      <w:r w:rsidRPr="00306EE1">
        <w:rPr>
          <w:rFonts w:ascii="Arial" w:hAnsi="Arial" w:cs="Arial"/>
          <w:color w:val="000000" w:themeColor="text1"/>
        </w:rPr>
        <w:t>University of Melbourne</w:t>
      </w:r>
      <w:r>
        <w:rPr>
          <w:rFonts w:ascii="Arial" w:hAnsi="Arial" w:cs="Arial"/>
          <w:color w:val="000000" w:themeColor="text1"/>
        </w:rPr>
        <w:t xml:space="preserve">, Melbourne, VIC, </w:t>
      </w:r>
      <w:r w:rsidRPr="00306EE1">
        <w:rPr>
          <w:rFonts w:ascii="Arial" w:hAnsi="Arial" w:cs="Arial"/>
          <w:color w:val="000000" w:themeColor="text1"/>
        </w:rPr>
        <w:t>Australia</w:t>
      </w:r>
    </w:p>
    <w:p w14:paraId="19B38791" w14:textId="77777777" w:rsidR="008321AB" w:rsidRDefault="008321AB" w:rsidP="008321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rPr>
      </w:pPr>
      <w:r w:rsidRPr="00A51604">
        <w:rPr>
          <w:rFonts w:ascii="Arial" w:hAnsi="Arial" w:cs="Arial"/>
          <w:color w:val="000000" w:themeColor="text1"/>
          <w:vertAlign w:val="superscript"/>
        </w:rPr>
        <w:t>7</w:t>
      </w:r>
      <w:r w:rsidRPr="00A51604">
        <w:rPr>
          <w:rFonts w:ascii="Arial" w:hAnsi="Arial" w:cs="Arial"/>
          <w:color w:val="000000" w:themeColor="text1"/>
        </w:rPr>
        <w:t>Melbourne</w:t>
      </w:r>
      <w:r>
        <w:rPr>
          <w:rFonts w:ascii="Arial" w:hAnsi="Arial" w:cs="Arial"/>
          <w:color w:val="000000" w:themeColor="text1"/>
        </w:rPr>
        <w:t xml:space="preserve"> </w:t>
      </w:r>
      <w:r w:rsidRPr="00A51604">
        <w:rPr>
          <w:rFonts w:ascii="Arial" w:hAnsi="Arial" w:cs="Arial"/>
          <w:color w:val="000000" w:themeColor="text1"/>
        </w:rPr>
        <w:t>Centre for Data Science, University of Melbourne</w:t>
      </w:r>
      <w:r>
        <w:rPr>
          <w:rFonts w:ascii="Arial" w:hAnsi="Arial" w:cs="Arial"/>
          <w:color w:val="000000" w:themeColor="text1"/>
        </w:rPr>
        <w:t xml:space="preserve">, Melbourne, VIC, </w:t>
      </w:r>
      <w:r w:rsidRPr="00A51604">
        <w:rPr>
          <w:rFonts w:ascii="Arial" w:hAnsi="Arial" w:cs="Arial"/>
          <w:color w:val="000000" w:themeColor="text1"/>
        </w:rPr>
        <w:t>Australia</w:t>
      </w:r>
    </w:p>
    <w:p w14:paraId="4F4FDD25" w14:textId="77777777" w:rsidR="00866CBC" w:rsidRPr="00CE6281" w:rsidRDefault="00866CBC">
      <w:pPr>
        <w:rPr>
          <w:rFonts w:ascii="Arial" w:hAnsi="Arial" w:cs="Arial"/>
        </w:rPr>
      </w:pPr>
    </w:p>
    <w:p w14:paraId="6826B6B7" w14:textId="1FD6507F" w:rsidR="000A1D91" w:rsidRDefault="000A1D91">
      <w:pPr>
        <w:rPr>
          <w:rFonts w:ascii="Arial" w:hAnsi="Arial" w:cs="Arial"/>
          <w:b/>
          <w:bCs/>
        </w:rPr>
      </w:pPr>
      <w:r>
        <w:rPr>
          <w:rFonts w:ascii="Arial" w:hAnsi="Arial" w:cs="Arial"/>
          <w:b/>
          <w:bCs/>
        </w:rPr>
        <w:t xml:space="preserve">Corresponding Author: </w:t>
      </w:r>
    </w:p>
    <w:p w14:paraId="14A52D7E" w14:textId="6895C383" w:rsidR="000A1D91" w:rsidRPr="000A1D91" w:rsidRDefault="000A1D91">
      <w:pPr>
        <w:rPr>
          <w:rFonts w:ascii="Arial" w:hAnsi="Arial" w:cs="Arial"/>
        </w:rPr>
      </w:pPr>
      <w:proofErr w:type="spellStart"/>
      <w:r w:rsidRPr="000A1D91">
        <w:rPr>
          <w:rFonts w:ascii="Arial" w:hAnsi="Arial" w:cs="Arial"/>
        </w:rPr>
        <w:t>Tktk</w:t>
      </w:r>
      <w:proofErr w:type="spellEnd"/>
      <w:r w:rsidRPr="000A1D91">
        <w:rPr>
          <w:rFonts w:ascii="Arial" w:hAnsi="Arial" w:cs="Arial"/>
        </w:rPr>
        <w:t xml:space="preserve"> need name address and email address for Methods in Ecology and Evolution</w:t>
      </w:r>
    </w:p>
    <w:p w14:paraId="78B27E57" w14:textId="77777777" w:rsidR="000A1D91" w:rsidRDefault="000A1D91">
      <w:pPr>
        <w:rPr>
          <w:rFonts w:ascii="Arial" w:hAnsi="Arial" w:cs="Arial"/>
          <w:b/>
          <w:bCs/>
        </w:rPr>
      </w:pPr>
    </w:p>
    <w:p w14:paraId="5AAF9193" w14:textId="05BB3B3B" w:rsidR="000A1D91" w:rsidRDefault="000A1D91">
      <w:pPr>
        <w:rPr>
          <w:rFonts w:ascii="Arial" w:hAnsi="Arial" w:cs="Arial"/>
          <w:b/>
          <w:bCs/>
        </w:rPr>
      </w:pPr>
      <w:commentRangeStart w:id="2"/>
      <w:r>
        <w:rPr>
          <w:rFonts w:ascii="Arial" w:hAnsi="Arial" w:cs="Arial"/>
          <w:b/>
          <w:bCs/>
        </w:rPr>
        <w:t>Running head:</w:t>
      </w:r>
      <w:commentRangeEnd w:id="2"/>
      <w:r>
        <w:rPr>
          <w:rStyle w:val="CommentReference"/>
        </w:rPr>
        <w:commentReference w:id="2"/>
      </w:r>
      <w:r>
        <w:rPr>
          <w:rFonts w:ascii="Arial" w:hAnsi="Arial" w:cs="Arial"/>
          <w:b/>
          <w:bCs/>
        </w:rPr>
        <w:t xml:space="preserve"> </w:t>
      </w:r>
      <w:r w:rsidRPr="000A1D91">
        <w:rPr>
          <w:rFonts w:ascii="Arial" w:hAnsi="Arial" w:cs="Arial"/>
        </w:rPr>
        <w:t>TKTK</w:t>
      </w:r>
    </w:p>
    <w:p w14:paraId="511BA82B" w14:textId="77777777" w:rsidR="000A1D91" w:rsidRDefault="000A1D91">
      <w:pPr>
        <w:rPr>
          <w:rFonts w:ascii="Arial" w:hAnsi="Arial" w:cs="Arial"/>
          <w:b/>
          <w:bCs/>
        </w:rPr>
      </w:pPr>
    </w:p>
    <w:p w14:paraId="48CA7280" w14:textId="72A5B8CD" w:rsidR="00866CBC" w:rsidRPr="00CE6281" w:rsidRDefault="00866CBC">
      <w:pPr>
        <w:rPr>
          <w:rFonts w:ascii="Arial" w:hAnsi="Arial" w:cs="Arial"/>
        </w:rPr>
      </w:pPr>
      <w:commentRangeStart w:id="3"/>
      <w:r w:rsidRPr="00CE6281">
        <w:rPr>
          <w:rFonts w:ascii="Arial" w:hAnsi="Arial" w:cs="Arial"/>
          <w:b/>
          <w:bCs/>
        </w:rPr>
        <w:t>Target Journal</w:t>
      </w:r>
      <w:commentRangeEnd w:id="3"/>
      <w:r w:rsidR="000A1D91">
        <w:rPr>
          <w:rStyle w:val="CommentReference"/>
        </w:rPr>
        <w:commentReference w:id="3"/>
      </w:r>
      <w:r w:rsidR="00F566C7" w:rsidRPr="00CE6281">
        <w:rPr>
          <w:rFonts w:ascii="Arial" w:hAnsi="Arial" w:cs="Arial"/>
        </w:rPr>
        <w:t>:</w:t>
      </w:r>
      <w:r w:rsidR="00E33B22" w:rsidRPr="00CE6281">
        <w:rPr>
          <w:rFonts w:ascii="Arial" w:hAnsi="Arial" w:cs="Arial"/>
        </w:rPr>
        <w:t xml:space="preserve"> </w:t>
      </w:r>
      <w:hyperlink r:id="rId11" w:history="1">
        <w:r w:rsidR="00CE37CA" w:rsidRPr="00CE6281">
          <w:rPr>
            <w:rStyle w:val="Hyperlink"/>
            <w:rFonts w:ascii="Arial" w:hAnsi="Arial" w:cs="Arial"/>
          </w:rPr>
          <w:t>Methods in Ecology and Evolution</w:t>
        </w:r>
      </w:hyperlink>
    </w:p>
    <w:p w14:paraId="3FD5E117" w14:textId="77777777" w:rsidR="00CB31C9" w:rsidRPr="00CE6281" w:rsidRDefault="00CB31C9">
      <w:pPr>
        <w:rPr>
          <w:rFonts w:ascii="Arial" w:hAnsi="Arial" w:cs="Arial"/>
        </w:rPr>
      </w:pPr>
    </w:p>
    <w:p w14:paraId="477BAE2E" w14:textId="3D38664C" w:rsidR="00B75BBA" w:rsidRPr="00CE6281" w:rsidRDefault="00B75BBA">
      <w:pPr>
        <w:rPr>
          <w:rFonts w:ascii="Arial" w:hAnsi="Arial" w:cs="Arial"/>
        </w:rPr>
      </w:pPr>
      <w:r w:rsidRPr="00CE6281">
        <w:rPr>
          <w:rFonts w:ascii="Arial" w:hAnsi="Arial" w:cs="Arial"/>
          <w:b/>
          <w:bCs/>
        </w:rPr>
        <w:t>Article Type</w:t>
      </w:r>
      <w:r w:rsidRPr="00CE6281">
        <w:rPr>
          <w:rFonts w:ascii="Arial" w:hAnsi="Arial" w:cs="Arial"/>
        </w:rPr>
        <w:t>: Research Article</w:t>
      </w:r>
    </w:p>
    <w:p w14:paraId="20A37BF1" w14:textId="77777777" w:rsidR="00B75BBA" w:rsidRPr="00CE6281" w:rsidRDefault="00B75BBA">
      <w:pPr>
        <w:rPr>
          <w:rFonts w:ascii="Arial" w:hAnsi="Arial" w:cs="Arial"/>
        </w:rPr>
      </w:pPr>
    </w:p>
    <w:p w14:paraId="7722E4EF" w14:textId="10D04762" w:rsidR="000A1D91" w:rsidRPr="000A1D91" w:rsidRDefault="000A1D91">
      <w:pPr>
        <w:rPr>
          <w:rFonts w:ascii="Arial" w:hAnsi="Arial" w:cs="Arial"/>
        </w:rPr>
      </w:pPr>
      <w:commentRangeStart w:id="4"/>
      <w:r w:rsidRPr="00CE6281">
        <w:rPr>
          <w:rFonts w:ascii="Arial" w:hAnsi="Arial" w:cs="Arial"/>
          <w:b/>
          <w:bCs/>
        </w:rPr>
        <w:t>A</w:t>
      </w:r>
      <w:r>
        <w:rPr>
          <w:rFonts w:ascii="Arial" w:hAnsi="Arial" w:cs="Arial"/>
          <w:b/>
          <w:bCs/>
        </w:rPr>
        <w:t>uthor Contributions</w:t>
      </w:r>
      <w:commentRangeEnd w:id="4"/>
      <w:r>
        <w:rPr>
          <w:rStyle w:val="CommentReference"/>
        </w:rPr>
        <w:commentReference w:id="4"/>
      </w:r>
      <w:r>
        <w:rPr>
          <w:rFonts w:ascii="Arial" w:hAnsi="Arial" w:cs="Arial"/>
          <w:b/>
          <w:bCs/>
        </w:rPr>
        <w:t xml:space="preserve">: </w:t>
      </w:r>
      <w:r w:rsidRPr="000A1D91">
        <w:rPr>
          <w:rFonts w:ascii="Arial" w:hAnsi="Arial" w:cs="Arial"/>
        </w:rPr>
        <w:t>TKTK under construction – please add contributions!</w:t>
      </w:r>
    </w:p>
    <w:p w14:paraId="03E606BA" w14:textId="6F54FD14" w:rsidR="000A1D91" w:rsidRPr="000A1D91" w:rsidRDefault="000A1D91">
      <w:pPr>
        <w:rPr>
          <w:rFonts w:ascii="Arial" w:hAnsi="Arial" w:cs="Arial"/>
        </w:rPr>
      </w:pPr>
      <w:r w:rsidRPr="000A1D91">
        <w:rPr>
          <w:rFonts w:ascii="Arial" w:hAnsi="Arial" w:cs="Arial"/>
        </w:rPr>
        <w:t xml:space="preserve">BAC – </w:t>
      </w:r>
      <w:r w:rsidR="00C95CF9">
        <w:rPr>
          <w:rFonts w:ascii="Arial" w:hAnsi="Arial" w:cs="Arial"/>
        </w:rPr>
        <w:t xml:space="preserve">primary </w:t>
      </w:r>
      <w:r w:rsidRPr="000A1D91">
        <w:rPr>
          <w:rFonts w:ascii="Arial" w:hAnsi="Arial" w:cs="Arial"/>
        </w:rPr>
        <w:t>writing, analysis, figure creation</w:t>
      </w:r>
    </w:p>
    <w:p w14:paraId="4410261A" w14:textId="7B246724" w:rsidR="000A1D91" w:rsidRPr="000A1D91" w:rsidRDefault="000A1D91">
      <w:pPr>
        <w:rPr>
          <w:rFonts w:ascii="Arial" w:hAnsi="Arial" w:cs="Arial"/>
        </w:rPr>
      </w:pPr>
      <w:r w:rsidRPr="000A1D91">
        <w:rPr>
          <w:rFonts w:ascii="Arial" w:hAnsi="Arial" w:cs="Arial"/>
        </w:rPr>
        <w:t>AC –</w:t>
      </w:r>
      <w:r w:rsidR="00500D2B">
        <w:rPr>
          <w:rFonts w:ascii="Arial" w:hAnsi="Arial" w:cs="Arial"/>
        </w:rPr>
        <w:t xml:space="preserve"> idea conception,</w:t>
      </w:r>
      <w:r w:rsidRPr="000A1D91">
        <w:rPr>
          <w:rFonts w:ascii="Arial" w:hAnsi="Arial" w:cs="Arial"/>
        </w:rPr>
        <w:t xml:space="preserve"> </w:t>
      </w:r>
      <w:r w:rsidR="00C95CF9">
        <w:rPr>
          <w:rFonts w:ascii="Arial" w:hAnsi="Arial" w:cs="Arial"/>
        </w:rPr>
        <w:t xml:space="preserve">initial and primary </w:t>
      </w:r>
      <w:r w:rsidRPr="000A1D91">
        <w:rPr>
          <w:rFonts w:ascii="Arial" w:hAnsi="Arial" w:cs="Arial"/>
        </w:rPr>
        <w:t>code development</w:t>
      </w:r>
      <w:r w:rsidR="00C95CF9">
        <w:rPr>
          <w:rFonts w:ascii="Arial" w:hAnsi="Arial" w:cs="Arial"/>
        </w:rPr>
        <w:t xml:space="preserve"> and documentation, fine-tuning of functions, foundation for package development</w:t>
      </w:r>
    </w:p>
    <w:p w14:paraId="0966898B" w14:textId="13B43C37" w:rsidR="000A1D91" w:rsidRPr="000A1D91" w:rsidRDefault="00C95CF9">
      <w:pPr>
        <w:rPr>
          <w:rFonts w:ascii="Arial" w:hAnsi="Arial" w:cs="Arial"/>
        </w:rPr>
      </w:pPr>
      <w:r>
        <w:rPr>
          <w:rFonts w:ascii="Arial" w:hAnsi="Arial" w:cs="Arial"/>
        </w:rPr>
        <w:t>RS</w:t>
      </w:r>
      <w:r w:rsidR="000A1D91" w:rsidRPr="000A1D91">
        <w:rPr>
          <w:rFonts w:ascii="Arial" w:hAnsi="Arial" w:cs="Arial"/>
        </w:rPr>
        <w:t xml:space="preserve"> – </w:t>
      </w:r>
      <w:r>
        <w:rPr>
          <w:rFonts w:ascii="Arial" w:hAnsi="Arial" w:cs="Arial"/>
        </w:rPr>
        <w:t xml:space="preserve">further </w:t>
      </w:r>
      <w:r w:rsidR="000A1D91" w:rsidRPr="000A1D91">
        <w:rPr>
          <w:rFonts w:ascii="Arial" w:hAnsi="Arial" w:cs="Arial"/>
        </w:rPr>
        <w:t>code development</w:t>
      </w:r>
      <w:r>
        <w:rPr>
          <w:rFonts w:ascii="Arial" w:hAnsi="Arial" w:cs="Arial"/>
        </w:rPr>
        <w:t>, including package development, bug fixes, documentation, fine-tuning of functions, unit testing</w:t>
      </w:r>
    </w:p>
    <w:p w14:paraId="2F90EA48" w14:textId="5FF38AF0" w:rsidR="000A1D91" w:rsidRPr="000A1D91" w:rsidRDefault="000A1D91">
      <w:pPr>
        <w:rPr>
          <w:rFonts w:ascii="Arial" w:hAnsi="Arial" w:cs="Arial"/>
        </w:rPr>
      </w:pPr>
      <w:r w:rsidRPr="000A1D91">
        <w:rPr>
          <w:rFonts w:ascii="Arial" w:hAnsi="Arial" w:cs="Arial"/>
        </w:rPr>
        <w:t xml:space="preserve">AJ – </w:t>
      </w:r>
      <w:r w:rsidR="00C95CF9">
        <w:rPr>
          <w:rFonts w:ascii="Arial" w:hAnsi="Arial" w:cs="Arial"/>
        </w:rPr>
        <w:t xml:space="preserve">further </w:t>
      </w:r>
      <w:r w:rsidRPr="000A1D91">
        <w:rPr>
          <w:rFonts w:ascii="Arial" w:hAnsi="Arial" w:cs="Arial"/>
        </w:rPr>
        <w:t>code development</w:t>
      </w:r>
      <w:r w:rsidR="00C95CF9">
        <w:rPr>
          <w:rFonts w:ascii="Arial" w:hAnsi="Arial" w:cs="Arial"/>
        </w:rPr>
        <w:t>, including fine-tuning of function, unit testing, package development, bug fixes, documentation</w:t>
      </w:r>
    </w:p>
    <w:p w14:paraId="4C03F7AD" w14:textId="59E8B0CC" w:rsidR="000A1D91" w:rsidRPr="000A1D91" w:rsidRDefault="000A1D91">
      <w:pPr>
        <w:rPr>
          <w:rFonts w:ascii="Arial" w:hAnsi="Arial" w:cs="Arial"/>
        </w:rPr>
      </w:pPr>
      <w:r w:rsidRPr="000A1D91">
        <w:rPr>
          <w:rFonts w:ascii="Arial" w:hAnsi="Arial" w:cs="Arial"/>
        </w:rPr>
        <w:t xml:space="preserve">SGE – </w:t>
      </w:r>
      <w:r w:rsidR="00C95CF9">
        <w:rPr>
          <w:rFonts w:ascii="Arial" w:hAnsi="Arial" w:cs="Arial"/>
        </w:rPr>
        <w:t>analysis</w:t>
      </w:r>
      <w:r w:rsidRPr="000A1D91">
        <w:rPr>
          <w:rFonts w:ascii="Arial" w:hAnsi="Arial" w:cs="Arial"/>
        </w:rPr>
        <w:t xml:space="preserve">, </w:t>
      </w:r>
      <w:r w:rsidR="00C95CF9">
        <w:rPr>
          <w:rFonts w:ascii="Arial" w:hAnsi="Arial" w:cs="Arial"/>
        </w:rPr>
        <w:t xml:space="preserve">figure creation, secondary </w:t>
      </w:r>
      <w:r w:rsidRPr="000A1D91">
        <w:rPr>
          <w:rFonts w:ascii="Arial" w:hAnsi="Arial" w:cs="Arial"/>
        </w:rPr>
        <w:t>writing</w:t>
      </w:r>
    </w:p>
    <w:p w14:paraId="31B5B2C6" w14:textId="153BA7D6" w:rsidR="000A1D91" w:rsidRPr="000A1D91" w:rsidRDefault="000A1D91">
      <w:pPr>
        <w:rPr>
          <w:rFonts w:ascii="Arial" w:hAnsi="Arial" w:cs="Arial"/>
        </w:rPr>
      </w:pPr>
      <w:r w:rsidRPr="000A1D91">
        <w:rPr>
          <w:rFonts w:ascii="Arial" w:hAnsi="Arial" w:cs="Arial"/>
        </w:rPr>
        <w:t xml:space="preserve">VF – </w:t>
      </w:r>
      <w:r w:rsidR="00500D2B">
        <w:rPr>
          <w:rFonts w:ascii="Arial" w:hAnsi="Arial" w:cs="Arial"/>
        </w:rPr>
        <w:t xml:space="preserve">idea conception, </w:t>
      </w:r>
      <w:r w:rsidRPr="000A1D91">
        <w:rPr>
          <w:rFonts w:ascii="Arial" w:hAnsi="Arial" w:cs="Arial"/>
        </w:rPr>
        <w:t>code consultation,</w:t>
      </w:r>
      <w:r w:rsidR="00500D2B">
        <w:rPr>
          <w:rFonts w:ascii="Arial" w:hAnsi="Arial" w:cs="Arial"/>
        </w:rPr>
        <w:t xml:space="preserve"> analysis,</w:t>
      </w:r>
      <w:r w:rsidRPr="000A1D91">
        <w:rPr>
          <w:rFonts w:ascii="Arial" w:hAnsi="Arial" w:cs="Arial"/>
        </w:rPr>
        <w:t xml:space="preserve"> writing</w:t>
      </w:r>
    </w:p>
    <w:p w14:paraId="38191026" w14:textId="02879775" w:rsidR="000A1D91" w:rsidRPr="000A1D91" w:rsidRDefault="000A1D91">
      <w:pPr>
        <w:rPr>
          <w:rFonts w:ascii="Arial" w:hAnsi="Arial" w:cs="Arial"/>
        </w:rPr>
      </w:pPr>
      <w:r w:rsidRPr="000A1D91">
        <w:rPr>
          <w:rFonts w:ascii="Arial" w:hAnsi="Arial" w:cs="Arial"/>
        </w:rPr>
        <w:t>GSV – idea conception, initial code development, writing, analysis, figure creation</w:t>
      </w:r>
    </w:p>
    <w:p w14:paraId="79703B5A" w14:textId="77777777" w:rsidR="000A1D91" w:rsidRDefault="000A1D91">
      <w:pPr>
        <w:rPr>
          <w:rFonts w:ascii="Arial" w:hAnsi="Arial" w:cs="Arial"/>
          <w:b/>
          <w:bCs/>
        </w:rPr>
      </w:pPr>
    </w:p>
    <w:p w14:paraId="3D03394F" w14:textId="3F7E9B91" w:rsidR="006444A2" w:rsidRPr="00CE6281" w:rsidRDefault="00CB31C9">
      <w:pPr>
        <w:rPr>
          <w:rFonts w:ascii="Arial" w:hAnsi="Arial" w:cs="Arial"/>
        </w:rPr>
      </w:pPr>
      <w:r w:rsidRPr="00CE6281">
        <w:rPr>
          <w:rFonts w:ascii="Arial" w:hAnsi="Arial" w:cs="Arial"/>
          <w:b/>
          <w:bCs/>
        </w:rPr>
        <w:t>Word Count</w:t>
      </w:r>
      <w:r w:rsidRPr="00CE6281">
        <w:rPr>
          <w:rFonts w:ascii="Arial" w:hAnsi="Arial" w:cs="Arial"/>
        </w:rPr>
        <w:t xml:space="preserve">: </w:t>
      </w:r>
      <w:proofErr w:type="gramStart"/>
      <w:r w:rsidR="00517711" w:rsidRPr="00CE6281">
        <w:rPr>
          <w:rFonts w:ascii="Arial" w:hAnsi="Arial" w:cs="Arial"/>
        </w:rPr>
        <w:t>8</w:t>
      </w:r>
      <w:r w:rsidR="003C233B" w:rsidRPr="00CE6281">
        <w:rPr>
          <w:rFonts w:ascii="Arial" w:hAnsi="Arial" w:cs="Arial"/>
        </w:rPr>
        <w:t xml:space="preserve">000 </w:t>
      </w:r>
      <w:r w:rsidR="00346181" w:rsidRPr="00CE6281">
        <w:rPr>
          <w:rFonts w:ascii="Arial" w:hAnsi="Arial" w:cs="Arial"/>
        </w:rPr>
        <w:t>word</w:t>
      </w:r>
      <w:proofErr w:type="gramEnd"/>
      <w:r w:rsidR="00346181" w:rsidRPr="00CE6281">
        <w:rPr>
          <w:rFonts w:ascii="Arial" w:hAnsi="Arial" w:cs="Arial"/>
        </w:rPr>
        <w:t xml:space="preserve"> </w:t>
      </w:r>
      <w:r w:rsidR="003C233B" w:rsidRPr="00CE6281">
        <w:rPr>
          <w:rFonts w:ascii="Arial" w:hAnsi="Arial" w:cs="Arial"/>
        </w:rPr>
        <w:t>limit</w:t>
      </w:r>
      <w:r w:rsidR="00BF0B88" w:rsidRPr="00CE6281">
        <w:rPr>
          <w:rFonts w:ascii="Arial" w:hAnsi="Arial" w:cs="Arial"/>
        </w:rPr>
        <w:t xml:space="preserve"> (</w:t>
      </w:r>
      <w:r w:rsidR="000869CA" w:rsidRPr="00CE6281">
        <w:rPr>
          <w:rFonts w:ascii="Arial" w:hAnsi="Arial" w:cs="Arial"/>
        </w:rPr>
        <w:t>includes references</w:t>
      </w:r>
      <w:r w:rsidR="00BD3497" w:rsidRPr="00CE6281">
        <w:rPr>
          <w:rFonts w:ascii="Arial" w:hAnsi="Arial" w:cs="Arial"/>
        </w:rPr>
        <w:t xml:space="preserve">, </w:t>
      </w:r>
      <w:r w:rsidR="00BC01E5" w:rsidRPr="00CE6281">
        <w:rPr>
          <w:rFonts w:ascii="Arial" w:hAnsi="Arial" w:cs="Arial"/>
        </w:rPr>
        <w:t>fi</w:t>
      </w:r>
      <w:r w:rsidR="008A1303" w:rsidRPr="00CE6281">
        <w:rPr>
          <w:rFonts w:ascii="Arial" w:hAnsi="Arial" w:cs="Arial"/>
        </w:rPr>
        <w:t>g</w:t>
      </w:r>
      <w:r w:rsidR="00BC01E5" w:rsidRPr="00CE6281">
        <w:rPr>
          <w:rFonts w:ascii="Arial" w:hAnsi="Arial" w:cs="Arial"/>
        </w:rPr>
        <w:t xml:space="preserve">ure captions, </w:t>
      </w:r>
      <w:r w:rsidR="008A1303" w:rsidRPr="00CE6281">
        <w:rPr>
          <w:rFonts w:ascii="Arial" w:hAnsi="Arial" w:cs="Arial"/>
        </w:rPr>
        <w:t>tables)</w:t>
      </w:r>
    </w:p>
    <w:p w14:paraId="09E608CE" w14:textId="77777777" w:rsidR="006444A2" w:rsidRPr="00CE6281" w:rsidRDefault="006444A2">
      <w:pPr>
        <w:rPr>
          <w:rFonts w:ascii="Arial" w:hAnsi="Arial" w:cs="Arial"/>
        </w:rPr>
      </w:pPr>
    </w:p>
    <w:p w14:paraId="34395148" w14:textId="77777777" w:rsidR="001A6AA7" w:rsidRPr="00CE6281" w:rsidRDefault="001A6AA7">
      <w:pPr>
        <w:rPr>
          <w:rFonts w:ascii="Arial" w:hAnsi="Arial" w:cs="Arial"/>
        </w:rPr>
      </w:pPr>
      <w:r w:rsidRPr="00CE6281">
        <w:rPr>
          <w:rFonts w:ascii="Arial" w:hAnsi="Arial" w:cs="Arial"/>
        </w:rPr>
        <w:br w:type="page"/>
      </w:r>
    </w:p>
    <w:p w14:paraId="57FFD027" w14:textId="5E8CE7BE" w:rsidR="001A6AA7" w:rsidRPr="00CE6281" w:rsidRDefault="001A6AA7" w:rsidP="001A6AA7">
      <w:pPr>
        <w:rPr>
          <w:rFonts w:ascii="Arial" w:hAnsi="Arial" w:cs="Arial"/>
        </w:rPr>
      </w:pPr>
      <w:commentRangeStart w:id="5"/>
      <w:r w:rsidRPr="00CE6281">
        <w:rPr>
          <w:rFonts w:ascii="Arial" w:hAnsi="Arial" w:cs="Arial"/>
        </w:rPr>
        <w:lastRenderedPageBreak/>
        <w:t>Abstract</w:t>
      </w:r>
      <w:commentRangeEnd w:id="5"/>
      <w:r w:rsidR="000A1D91">
        <w:rPr>
          <w:rStyle w:val="CommentReference"/>
        </w:rPr>
        <w:commentReference w:id="5"/>
      </w:r>
      <w:r w:rsidRPr="00CE6281">
        <w:rPr>
          <w:rFonts w:ascii="Arial" w:hAnsi="Arial" w:cs="Arial"/>
        </w:rPr>
        <w:t xml:space="preserve">: TKTK </w:t>
      </w:r>
    </w:p>
    <w:p w14:paraId="41F67765" w14:textId="146C46D8" w:rsidR="001A6AA7" w:rsidRPr="00CE6281" w:rsidRDefault="001A6AA7" w:rsidP="001A6AA7">
      <w:pPr>
        <w:rPr>
          <w:rFonts w:ascii="Arial" w:hAnsi="Arial" w:cs="Arial"/>
        </w:rPr>
      </w:pPr>
      <w:r w:rsidRPr="00CE6281">
        <w:rPr>
          <w:rFonts w:ascii="Arial" w:hAnsi="Arial" w:cs="Arial"/>
        </w:rPr>
        <w:t xml:space="preserve">Keywords: TKTK </w:t>
      </w:r>
    </w:p>
    <w:p w14:paraId="67F6006A" w14:textId="77777777" w:rsidR="001A6AA7" w:rsidRPr="00CE6281" w:rsidRDefault="001A6AA7" w:rsidP="001A6AA7">
      <w:pPr>
        <w:rPr>
          <w:rFonts w:ascii="Arial" w:hAnsi="Arial" w:cs="Arial"/>
        </w:rPr>
      </w:pPr>
    </w:p>
    <w:p w14:paraId="7A25EF1C" w14:textId="77777777" w:rsidR="001A6AA7" w:rsidRPr="00CE6281" w:rsidRDefault="001A6AA7">
      <w:pPr>
        <w:rPr>
          <w:rFonts w:ascii="Arial" w:hAnsi="Arial" w:cs="Arial"/>
        </w:rPr>
      </w:pPr>
      <w:r w:rsidRPr="00CE6281">
        <w:rPr>
          <w:rFonts w:ascii="Arial" w:hAnsi="Arial" w:cs="Arial"/>
        </w:rPr>
        <w:br w:type="page"/>
      </w:r>
    </w:p>
    <w:p w14:paraId="67B86BCC" w14:textId="30A935BF" w:rsidR="001A6AA7" w:rsidRDefault="001A6AA7" w:rsidP="00124140">
      <w:pPr>
        <w:spacing w:line="360" w:lineRule="auto"/>
        <w:rPr>
          <w:rFonts w:ascii="Arial" w:hAnsi="Arial" w:cs="Arial"/>
        </w:rPr>
      </w:pPr>
      <w:commentRangeStart w:id="6"/>
      <w:commentRangeStart w:id="7"/>
      <w:commentRangeStart w:id="8"/>
      <w:r w:rsidRPr="00115209">
        <w:rPr>
          <w:rFonts w:ascii="Arial" w:hAnsi="Arial" w:cs="Arial"/>
          <w:b/>
        </w:rPr>
        <w:lastRenderedPageBreak/>
        <w:t>Introduction</w:t>
      </w:r>
      <w:commentRangeEnd w:id="6"/>
      <w:r w:rsidR="005B701B">
        <w:rPr>
          <w:rStyle w:val="CommentReference"/>
        </w:rPr>
        <w:commentReference w:id="6"/>
      </w:r>
      <w:commentRangeEnd w:id="7"/>
      <w:r w:rsidR="00B7433C">
        <w:rPr>
          <w:rStyle w:val="CommentReference"/>
        </w:rPr>
        <w:commentReference w:id="7"/>
      </w:r>
      <w:commentRangeEnd w:id="8"/>
      <w:r w:rsidR="008321AB">
        <w:rPr>
          <w:rStyle w:val="CommentReference"/>
        </w:rPr>
        <w:commentReference w:id="8"/>
      </w:r>
      <w:r w:rsidR="002B6ADF">
        <w:rPr>
          <w:rFonts w:ascii="Arial" w:hAnsi="Arial" w:cs="Arial"/>
        </w:rPr>
        <w:t>:</w:t>
      </w:r>
    </w:p>
    <w:p w14:paraId="17498DEE" w14:textId="28F63C39" w:rsidR="004779ED" w:rsidRDefault="007C00D0" w:rsidP="00124140">
      <w:pPr>
        <w:spacing w:line="360" w:lineRule="auto"/>
        <w:ind w:firstLine="720"/>
        <w:rPr>
          <w:rFonts w:ascii="Arial" w:hAnsi="Arial" w:cs="Arial"/>
        </w:rPr>
      </w:pPr>
      <w:r>
        <w:rPr>
          <w:rFonts w:ascii="Arial" w:hAnsi="Arial" w:cs="Arial"/>
        </w:rPr>
        <w:t xml:space="preserve">Vocal learning </w:t>
      </w:r>
      <w:r w:rsidR="00CA345D">
        <w:rPr>
          <w:rFonts w:ascii="Arial" w:hAnsi="Arial" w:cs="Arial"/>
        </w:rPr>
        <w:t>can</w:t>
      </w:r>
      <w:r>
        <w:rPr>
          <w:rFonts w:ascii="Arial" w:hAnsi="Arial" w:cs="Arial"/>
        </w:rPr>
        <w:t xml:space="preserve"> </w:t>
      </w:r>
      <w:r w:rsidR="00CA345D">
        <w:rPr>
          <w:rFonts w:ascii="Arial" w:hAnsi="Arial" w:cs="Arial"/>
        </w:rPr>
        <w:t xml:space="preserve">be </w:t>
      </w:r>
      <w:r>
        <w:rPr>
          <w:rFonts w:ascii="Arial" w:hAnsi="Arial" w:cs="Arial"/>
        </w:rPr>
        <w:t xml:space="preserve">a solution to navigate complex social environments </w:t>
      </w:r>
      <w:r w:rsidR="004773C4">
        <w:rPr>
          <w:rFonts w:ascii="Arial" w:hAnsi="Arial" w:cs="Arial"/>
        </w:rPr>
        <w:t xml:space="preserve">when tracking social affiliates is important for reproduction and survival </w:t>
      </w:r>
      <w:r w:rsidR="009C417F">
        <w:rPr>
          <w:rFonts w:ascii="Arial" w:hAnsi="Arial" w:cs="Arial"/>
        </w:rPr>
        <w:fldChar w:fldCharType="begin"/>
      </w:r>
      <w:r w:rsidR="009C417F">
        <w:rPr>
          <w:rFonts w:ascii="Arial" w:hAnsi="Arial" w:cs="Arial"/>
        </w:rPr>
        <w:instrText xml:space="preserve"> ADDIN ZOTERO_ITEM CSL_CITATION {"citationID":"QDLeyOnC","properties":{"formattedCitation":"(Carouso-Peck et al., 2021; Nowicki &amp; Searcy, 2014; Sewall et al., 2016)","plainCitation":"(Carouso-Peck et al., 2021; Nowicki &amp; Searcy, 2014; Sewall et al., 2016)","noteIndex":0},"citationItems":[{"id":510,"uris":["http://zotero.org/groups/5786507/items/52VSTK8F"],"itemData":{"id":510,"type":"article-journal","abstract":"The capacity to learn novel vocalizations has evolved convergently in a wide range of species. Courtship songs of male birds or whales are often treated as prototypical examples, implying a sexually selected context for the evolution of this ability. However, functions of learned vocalizations in different species are far more diverse than courtship, spanning a range of socio-positive contexts from individual identification, social cohesion, or advertising pair bonds, as well as agonistic contexts such as territorial defence, deceptive alarm calling or luring prey. Here, we survey the diverse usages and proposed functions of learned novel signals, to build a framework for considering the evolution of vocal learning capacities that extends beyond sexual selection. For each function that can be identified for learned signals, we provide examples of species using unlearned signals to accomplish the same goals. We use such comparisons to generate hypotheses concerning when vocal learning is adaptive, given a particular suite of socio-ecological traits. Finally, we identify areas of uncertainty where improved understanding would allow us to better test these hypotheses. Considering the broad range of potential functions of vocal learning will yield a richer appreciation of its evolution than a narrow focus on a few prototypical species.\nThis article is part of the theme issue ‘Vocal learning in animals and humans’.","container-title":"Philosophical Transactions of the Royal Society B: Biological Sciences","DOI":"10.1098/rstb.2020.0235","issue":"1836","note":"publisher: Royal Society","page":"20200235","source":"royalsocietypublishing.org (Atypon)","title":"The many functions of vocal learning","volume":"376","author":[{"family":"Carouso-Peck","given":"Samantha"},{"family":"Goldstein","given":"Michael H."},{"family":"Fitch","given":"W. Tecumseh"}],"issued":{"date-parts":[["2021",9,6]]}}},{"id":514,"uris":["http://zotero.org/groups/5786507/items/V3B289AB"],"itemData":{"id":514,"type":"article-journal","abstract":"Vocal learning, in which animals modify their vocalizations to imitate those of others, has evolved independently in scattered lineages of birds and mammals. Comparative evidence supports two hypotheses for the selective advantages leading to the origin of vocal learning. The sexual selection hypothesis proposes that vocal learning evolves to allow expansion of vocal repertoires in response to mating preferences for more complex vocalizations. The information-sharing hypothesis also proposes that vocal learning evolves to allow expansion of vocal repertoires, but in this case in response to kin selection favoring sharing of information among relatives.","collection-title":"SI: Communication and language","container-title":"Current Opinion in Neurobiology","DOI":"10.1016/j.conb.2014.06.007","ISSN":"0959-4388","journalAbbreviation":"Current Opinion in Neurobiology","page":"48-53","source":"ScienceDirect","title":"The evolution of vocal learning","volume":"28","author":[{"family":"Nowicki","given":"Stephen"},{"family":"Searcy","given":"William A"}],"issued":{"date-parts":[["2014",10,1]]}}},{"id":516,"uris":["http://zotero.org/groups/5786507/items/UDE4QNQH"],"itemData":{"id":516,"type":"article-journal","abstract":"Learned song is among the best-studied models of animal communication. In oscine songbirds, where learned song is most prevalent, it is used primarily for intrasexual selection and mate attraction. Learning of a different class of vocal signals, known as contact calls, is found in a diverse array of species, where they are used to mediate social interactions among individuals. We argue that call learning provides a taxonomically rich system for studying testable hypotheses for the evolutionary origins of vocal learning. We describe and critically evaluate four nonmutually exclusive hypotheses for the origin and current function of vocal learning of calls, which propose that call learning (1) improves auditory detection and recognition, (2) signals local knowledge, (3) signals group membership, or (4) allows for the encoding of more complex social information. We propose approaches to testing these four hypotheses but emphasize that all of them share the idea that social living, not sexual selection, is a central driver of vocal learning. Finally, we identify future areas for research on call learning that could provide new perspectives on the origins and mechanisms of vocal learning in both animals and humans.","container-title":"Animal Behaviour","DOI":"10.1016/j.anbehav.2016.07.031","ISSN":"0003-3472","journalAbbreviation":"Animal Behaviour","page":"163-172","source":"ScienceDirect","title":"Social calls provide novel insights into the evolution of vocal learning","volume":"120","author":[{"family":"Sewall","given":"Kendra B."},{"family":"Young","given":"Anna M."},{"family":"Wright","given":"Timothy F."}],"issued":{"date-parts":[["2016",10,1]]}}}],"schema":"https://github.com/citation-style-language/schema/raw/master/csl-citation.json"} </w:instrText>
      </w:r>
      <w:r w:rsidR="009C417F">
        <w:rPr>
          <w:rFonts w:ascii="Arial" w:hAnsi="Arial" w:cs="Arial"/>
        </w:rPr>
        <w:fldChar w:fldCharType="separate"/>
      </w:r>
      <w:r w:rsidR="009C417F" w:rsidRPr="009C417F">
        <w:rPr>
          <w:rFonts w:ascii="Arial" w:hAnsi="Arial" w:cs="Arial"/>
        </w:rPr>
        <w:t>(Carouso-Peck et al., 2021; Nowicki &amp; Searcy, 2014; Sewall et al., 2016)</w:t>
      </w:r>
      <w:r w:rsidR="009C417F">
        <w:rPr>
          <w:rFonts w:ascii="Arial" w:hAnsi="Arial" w:cs="Arial"/>
        </w:rPr>
        <w:fldChar w:fldCharType="end"/>
      </w:r>
      <w:r>
        <w:rPr>
          <w:rFonts w:ascii="Arial" w:hAnsi="Arial" w:cs="Arial"/>
        </w:rPr>
        <w:t xml:space="preserve">. </w:t>
      </w:r>
      <w:r w:rsidR="00391D36">
        <w:rPr>
          <w:rFonts w:ascii="Arial" w:hAnsi="Arial" w:cs="Arial"/>
        </w:rPr>
        <w:t xml:space="preserve">Vocal learning </w:t>
      </w:r>
      <w:r w:rsidR="00BF3B58">
        <w:rPr>
          <w:rFonts w:ascii="Arial" w:hAnsi="Arial" w:cs="Arial"/>
        </w:rPr>
        <w:t>can be used for the</w:t>
      </w:r>
      <w:r w:rsidR="00391D36">
        <w:rPr>
          <w:rFonts w:ascii="Arial" w:hAnsi="Arial" w:cs="Arial"/>
        </w:rPr>
        <w:t xml:space="preserve"> flexible encoding of </w:t>
      </w:r>
      <w:r w:rsidR="004779ED">
        <w:rPr>
          <w:rFonts w:ascii="Arial" w:hAnsi="Arial" w:cs="Arial"/>
        </w:rPr>
        <w:t xml:space="preserve">social or contextual information in </w:t>
      </w:r>
      <w:r w:rsidR="00391D36">
        <w:rPr>
          <w:rFonts w:ascii="Arial" w:hAnsi="Arial" w:cs="Arial"/>
        </w:rPr>
        <w:t>vocal</w:t>
      </w:r>
      <w:r w:rsidR="004779ED">
        <w:rPr>
          <w:rFonts w:ascii="Arial" w:hAnsi="Arial" w:cs="Arial"/>
        </w:rPr>
        <w:t xml:space="preserve"> signal</w:t>
      </w:r>
      <w:r w:rsidR="00391D36">
        <w:rPr>
          <w:rFonts w:ascii="Arial" w:hAnsi="Arial" w:cs="Arial"/>
        </w:rPr>
        <w:t xml:space="preserve">s </w:t>
      </w:r>
      <w:r w:rsidR="006717AB">
        <w:rPr>
          <w:rFonts w:ascii="Arial" w:hAnsi="Arial" w:cs="Arial"/>
        </w:rPr>
        <w:fldChar w:fldCharType="begin"/>
      </w:r>
      <w:r w:rsidR="00C4766C">
        <w:rPr>
          <w:rFonts w:ascii="Arial" w:hAnsi="Arial" w:cs="Arial"/>
        </w:rPr>
        <w:instrText xml:space="preserve"> ADDIN ZOTERO_ITEM CSL_CITATION {"citationID":"52ZdWyjM","properties":{"formattedCitation":"(Janik et al., 2006; Sewall et al., 2016)","plainCitation":"(Janik et al., 2006; Sewall et al., 2016)","noteIndex":0},"citationItems":[{"id":569,"uris":["http://zotero.org/groups/5786507/items/JNKBUUG2"],"itemData":{"id":569,"type":"article-journal","container-title":"PNAS","issue":"21","page":"8293-8297","title":"Signature whistle shape conveys identity information to bottlenose dolphins","volume":"103","author":[{"family":"Janik","given":"Vincent M."},{"family":"Sayigh","given":"L.S."},{"family":"Wells","given":"R.S."}],"issued":{"date-parts":[["2006"]]}}},{"id":516,"uris":["http://zotero.org/groups/5786507/items/UDE4QNQH"],"itemData":{"id":516,"type":"article-journal","abstract":"Learned song is among the best-studied models of animal communication. In oscine songbirds, where learned song is most prevalent, it is used primarily for intrasexual selection and mate attraction. Learning of a different class of vocal signals, known as contact calls, is found in a diverse array of species, where they are used to mediate social interactions among individuals. We argue that call learning provides a taxonomically rich system for studying testable hypotheses for the evolutionary origins of vocal learning. We describe and critically evaluate four nonmutually exclusive hypotheses for the origin and current function of vocal learning of calls, which propose that call learning (1) improves auditory detection and recognition, (2) signals local knowledge, (3) signals group membership, or (4) allows for the encoding of more complex social information. We propose approaches to testing these four hypotheses but emphasize that all of them share the idea that social living, not sexual selection, is a central driver of vocal learning. Finally, we identify future areas for research on call learning that could provide new perspectives on the origins and mechanisms of vocal learning in both animals and humans.","container-title":"Animal Behaviour","DOI":"10.1016/j.anbehav.2016.07.031","ISSN":"0003-3472","journalAbbreviation":"Animal Behaviour","page":"163-172","source":"ScienceDirect","title":"Social calls provide novel insights into the evolution of vocal learning","volume":"120","author":[{"family":"Sewall","given":"Kendra B."},{"family":"Young","given":"Anna M."},{"family":"Wright","given":"Timothy F."}],"issued":{"date-parts":[["2016",10,1]]}}}],"schema":"https://github.com/citation-style-language/schema/raw/master/csl-citation.json"} </w:instrText>
      </w:r>
      <w:r w:rsidR="006717AB">
        <w:rPr>
          <w:rFonts w:ascii="Arial" w:hAnsi="Arial" w:cs="Arial"/>
        </w:rPr>
        <w:fldChar w:fldCharType="separate"/>
      </w:r>
      <w:r w:rsidR="00C4766C" w:rsidRPr="00C4766C">
        <w:rPr>
          <w:rFonts w:ascii="Arial" w:hAnsi="Arial" w:cs="Arial"/>
        </w:rPr>
        <w:t>(Janik et al., 2006; Sewall et al., 2016)</w:t>
      </w:r>
      <w:r w:rsidR="006717AB">
        <w:rPr>
          <w:rFonts w:ascii="Arial" w:hAnsi="Arial" w:cs="Arial"/>
        </w:rPr>
        <w:fldChar w:fldCharType="end"/>
      </w:r>
      <w:r w:rsidR="00391D36">
        <w:rPr>
          <w:rFonts w:ascii="Arial" w:hAnsi="Arial" w:cs="Arial"/>
        </w:rPr>
        <w:t>(</w:t>
      </w:r>
      <w:commentRangeStart w:id="9"/>
      <w:r w:rsidR="00391D36">
        <w:rPr>
          <w:rFonts w:ascii="Arial" w:hAnsi="Arial" w:cs="Arial"/>
        </w:rPr>
        <w:t>CITE</w:t>
      </w:r>
      <w:commentRangeEnd w:id="9"/>
      <w:r w:rsidR="000169A5">
        <w:rPr>
          <w:rStyle w:val="CommentReference"/>
        </w:rPr>
        <w:commentReference w:id="9"/>
      </w:r>
      <w:r w:rsidR="00391D36">
        <w:rPr>
          <w:rFonts w:ascii="Arial" w:hAnsi="Arial" w:cs="Arial"/>
        </w:rPr>
        <w:t>)</w:t>
      </w:r>
      <w:r w:rsidR="0076008B">
        <w:rPr>
          <w:rFonts w:ascii="Arial" w:hAnsi="Arial" w:cs="Arial"/>
        </w:rPr>
        <w:t xml:space="preserve"> </w:t>
      </w:r>
      <w:ins w:id="10" w:author="Summer Eckhardt" w:date="2025-01-23T17:58:00Z" w16du:dateUtc="2025-01-23T22:58:00Z">
        <w:r w:rsidR="008C27BE">
          <w:rPr>
            <w:rFonts w:ascii="Arial" w:hAnsi="Arial" w:cs="Arial"/>
          </w:rPr>
          <w:t>and</w:t>
        </w:r>
      </w:ins>
      <w:ins w:id="11" w:author="Summer Eckhardt" w:date="2025-01-24T10:17:00Z" w16du:dateUtc="2025-01-24T15:17:00Z">
        <w:r w:rsidR="00CB0A3B">
          <w:rPr>
            <w:rFonts w:ascii="Arial" w:hAnsi="Arial" w:cs="Arial"/>
          </w:rPr>
          <w:t>/or</w:t>
        </w:r>
      </w:ins>
      <w:ins w:id="12" w:author="Summer Eckhardt" w:date="2025-01-23T17:58:00Z" w16du:dateUtc="2025-01-23T22:58:00Z">
        <w:r w:rsidR="008C27BE">
          <w:rPr>
            <w:rFonts w:ascii="Arial" w:hAnsi="Arial" w:cs="Arial"/>
          </w:rPr>
          <w:t xml:space="preserve"> </w:t>
        </w:r>
      </w:ins>
      <w:r w:rsidR="0076008B">
        <w:rPr>
          <w:rFonts w:ascii="Arial" w:hAnsi="Arial" w:cs="Arial"/>
        </w:rPr>
        <w:t>to</w:t>
      </w:r>
      <w:r w:rsidR="00C5630C">
        <w:rPr>
          <w:rFonts w:ascii="Arial" w:hAnsi="Arial" w:cs="Arial"/>
        </w:rPr>
        <w:t xml:space="preserve"> </w:t>
      </w:r>
      <w:r w:rsidR="00391D36">
        <w:rPr>
          <w:rFonts w:ascii="Arial" w:hAnsi="Arial" w:cs="Arial"/>
        </w:rPr>
        <w:t>facilitate recognition</w:t>
      </w:r>
      <w:r w:rsidR="008E795C">
        <w:rPr>
          <w:rFonts w:ascii="Arial" w:hAnsi="Arial" w:cs="Arial"/>
        </w:rPr>
        <w:t xml:space="preserve"> of unique individuals and familiar conspecifics</w:t>
      </w:r>
      <w:r w:rsidR="00C4766C">
        <w:rPr>
          <w:rFonts w:ascii="Arial" w:hAnsi="Arial" w:cs="Arial"/>
        </w:rPr>
        <w:t xml:space="preserve"> </w:t>
      </w:r>
      <w:r w:rsidR="00C4766C">
        <w:rPr>
          <w:rFonts w:ascii="Arial" w:hAnsi="Arial" w:cs="Arial"/>
        </w:rPr>
        <w:fldChar w:fldCharType="begin"/>
      </w:r>
      <w:r w:rsidR="00C4766C">
        <w:rPr>
          <w:rFonts w:ascii="Arial" w:hAnsi="Arial" w:cs="Arial"/>
        </w:rPr>
        <w:instrText xml:space="preserve"> ADDIN ZOTERO_ITEM CSL_CITATION {"citationID":"brTOJFXA","properties":{"formattedCitation":"(Bruck et al., 2022)","plainCitation":"(Bruck et al., 2022)","noteIndex":0},"citationItems":[{"id":572,"uris":["http://zotero.org/groups/5786507/items/GFB74DY6"],"itemData":{"id":572,"type":"article-journal","abstract":"While studies have demonstrated concept formation in animals, only humans are known to label concepts to use them in mental simulations or predictions. To investigate whether other animals use labels comparably, we studied cross-modal, individual recognition in bottlenose dolphins (Tursiops truncatus) that use signature whistles as labels for conspecifics in their own communication. First, we tested whether dolphins could use gustatory stimuli and found that they could distinguish between water and urine samples, as well as between urine from familiar and unfamiliar individuals. Then, we paired playbacks of signature whistles of known animals with urine samples from either the same dolphin or a different, familiar animal. Dolphins investigated the presentation area longer when the acoustic and gustatory sample matched than when they mismatched. This demonstrates that dolphins recognize other individuals by gustation alone and can integrate information from acoustic and taste inputs indicating a modality independent, labeled concept for known conspecifics.","container-title":"Science Advances","DOI":"10.1126/sciadv.abm7684","issue":"20","note":"publisher: American Association for the Advancement of Science","page":"eabm7684","source":"science.org (Atypon)","title":"Cross-modal perception of identity by sound and taste in bottlenose dolphins","volume":"8","author":[{"family":"Bruck","given":"Jason N."},{"family":"Walmsley","given":"Sam F."},{"family":"Janik","given":"Vincent M."}],"issued":{"date-parts":[["2022",5,18]]}}}],"schema":"https://github.com/citation-style-language/schema/raw/master/csl-citation.json"} </w:instrText>
      </w:r>
      <w:r w:rsidR="00C4766C">
        <w:rPr>
          <w:rFonts w:ascii="Arial" w:hAnsi="Arial" w:cs="Arial"/>
        </w:rPr>
        <w:fldChar w:fldCharType="separate"/>
      </w:r>
      <w:r w:rsidR="00C4766C" w:rsidRPr="00C4766C">
        <w:rPr>
          <w:rFonts w:ascii="Arial" w:hAnsi="Arial" w:cs="Arial"/>
        </w:rPr>
        <w:t>(Bruck et al., 2022)</w:t>
      </w:r>
      <w:r w:rsidR="00C4766C">
        <w:rPr>
          <w:rFonts w:ascii="Arial" w:hAnsi="Arial" w:cs="Arial"/>
        </w:rPr>
        <w:fldChar w:fldCharType="end"/>
      </w:r>
      <w:r w:rsidR="006E6E14">
        <w:rPr>
          <w:rFonts w:ascii="Arial" w:hAnsi="Arial" w:cs="Arial"/>
        </w:rPr>
        <w:t xml:space="preserve"> (</w:t>
      </w:r>
      <w:commentRangeStart w:id="13"/>
      <w:r w:rsidR="006E6E14">
        <w:rPr>
          <w:rFonts w:ascii="Arial" w:hAnsi="Arial" w:cs="Arial"/>
        </w:rPr>
        <w:t>CITE</w:t>
      </w:r>
      <w:commentRangeEnd w:id="13"/>
      <w:r w:rsidR="00C4766C">
        <w:rPr>
          <w:rStyle w:val="CommentReference"/>
        </w:rPr>
        <w:commentReference w:id="13"/>
      </w:r>
      <w:r w:rsidR="006E6E14">
        <w:rPr>
          <w:rFonts w:ascii="Arial" w:hAnsi="Arial" w:cs="Arial"/>
        </w:rPr>
        <w:t>)</w:t>
      </w:r>
      <w:r w:rsidR="00391D36">
        <w:rPr>
          <w:rFonts w:ascii="Arial" w:hAnsi="Arial" w:cs="Arial"/>
        </w:rPr>
        <w:t xml:space="preserve">. </w:t>
      </w:r>
      <w:r w:rsidR="00906167">
        <w:rPr>
          <w:rFonts w:ascii="Arial" w:hAnsi="Arial" w:cs="Arial"/>
        </w:rPr>
        <w:t>For instance, i</w:t>
      </w:r>
      <w:r w:rsidR="00FB412C">
        <w:rPr>
          <w:rFonts w:ascii="Arial" w:hAnsi="Arial" w:cs="Arial"/>
        </w:rPr>
        <w:t xml:space="preserve">ndividuals </w:t>
      </w:r>
      <w:r w:rsidR="00462CB8">
        <w:rPr>
          <w:rFonts w:ascii="Arial" w:hAnsi="Arial" w:cs="Arial"/>
        </w:rPr>
        <w:t xml:space="preserve">can encode individual identity information, group-level information, </w:t>
      </w:r>
      <w:commentRangeStart w:id="14"/>
      <w:r w:rsidR="00462CB8">
        <w:rPr>
          <w:rFonts w:ascii="Arial" w:hAnsi="Arial" w:cs="Arial"/>
        </w:rPr>
        <w:t>or both</w:t>
      </w:r>
      <w:commentRangeEnd w:id="14"/>
      <w:r w:rsidR="002B6F5F">
        <w:rPr>
          <w:rStyle w:val="CommentReference"/>
        </w:rPr>
        <w:commentReference w:id="14"/>
      </w:r>
      <w:r w:rsidR="00462CB8">
        <w:rPr>
          <w:rFonts w:ascii="Arial" w:hAnsi="Arial" w:cs="Arial"/>
        </w:rPr>
        <w:t xml:space="preserve">, </w:t>
      </w:r>
      <w:r w:rsidR="00FB412C">
        <w:rPr>
          <w:rFonts w:ascii="Arial" w:hAnsi="Arial" w:cs="Arial"/>
        </w:rPr>
        <w:t xml:space="preserve">in learned vocalizations </w:t>
      </w:r>
      <w:r w:rsidR="00462CB8">
        <w:rPr>
          <w:rFonts w:ascii="Arial" w:hAnsi="Arial" w:cs="Arial"/>
        </w:rPr>
        <w:t xml:space="preserve">via vocal convergence or divergence from social affiliates (reviewed </w:t>
      </w:r>
      <w:commentRangeStart w:id="15"/>
      <w:r w:rsidR="00462CB8">
        <w:rPr>
          <w:rFonts w:ascii="Arial" w:hAnsi="Arial" w:cs="Arial"/>
        </w:rPr>
        <w:t>in</w:t>
      </w:r>
      <w:commentRangeEnd w:id="15"/>
      <w:r w:rsidR="00462CB8">
        <w:rPr>
          <w:rStyle w:val="CommentReference"/>
        </w:rPr>
        <w:commentReference w:id="15"/>
      </w:r>
      <w:r w:rsidR="00462CB8">
        <w:rPr>
          <w:rFonts w:ascii="Arial" w:hAnsi="Arial" w:cs="Arial"/>
        </w:rPr>
        <w:t xml:space="preserve"> </w:t>
      </w:r>
      <w:r w:rsidR="00462CB8">
        <w:rPr>
          <w:rFonts w:ascii="Arial" w:hAnsi="Arial" w:cs="Arial"/>
        </w:rPr>
        <w:fldChar w:fldCharType="begin"/>
      </w:r>
      <w:r w:rsidR="001B6E3F">
        <w:rPr>
          <w:rFonts w:ascii="Arial" w:hAnsi="Arial" w:cs="Arial"/>
        </w:rPr>
        <w:instrText xml:space="preserve"> ADDIN ZOTERO_ITEM CSL_CITATION {"citationID":"AbNRBqte","properties":{"formattedCitation":"(Carouso-Peck et al., 2021; Nowicki &amp; Searcy, 2014; Sewall et al., 2016; Wright &amp; Dahlin, 2018; Wright &amp; Derryberry, 2021)","plainCitation":"(Carouso-Peck et al., 2021; Nowicki &amp; Searcy, 2014; Sewall et al., 2016; Wright &amp; Dahlin, 2018; Wright &amp; Derryberry, 2021)","noteIndex":0},"citationItems":[{"id":510,"uris":["http://zotero.org/groups/5786507/items/52VSTK8F"],"itemData":{"id":510,"type":"article-journal","abstract":"The capacity to learn novel vocalizations has evolved convergently in a wide range of species. Courtship songs of male birds or whales are often treated as prototypical examples, implying a sexually selected context for the evolution of this ability. However, functions of learned vocalizations in different species are far more diverse than courtship, spanning a range of socio-positive contexts from individual identification, social cohesion, or advertising pair bonds, as well as agonistic contexts such as territorial defence, deceptive alarm calling or luring prey. Here, we survey the diverse usages and proposed functions of learned novel signals, to build a framework for considering the evolution of vocal learning capacities that extends beyond sexual selection. For each function that can be identified for learned signals, we provide examples of species using unlearned signals to accomplish the same goals. We use such comparisons to generate hypotheses concerning when vocal learning is adaptive, given a particular suite of socio-ecological traits. Finally, we identify areas of uncertainty where improved understanding would allow us to better test these hypotheses. Considering the broad range of potential functions of vocal learning will yield a richer appreciation of its evolution than a narrow focus on a few prototypical species.\nThis article is part of the theme issue ‘Vocal learning in animals and humans’.","container-title":"Philosophical Transactions of the Royal Society B: Biological Sciences","DOI":"10.1098/rstb.2020.0235","issue":"1836","note":"publisher: Royal Society","page":"20200235","source":"royalsocietypublishing.org (Atypon)","title":"The many functions of vocal learning","volume":"376","author":[{"family":"Carouso-Peck","given":"Samantha"},{"family":"Goldstein","given":"Michael H."},{"family":"Fitch","given":"W. Tecumseh"}],"issued":{"date-parts":[["2021",9,6]]}}},{"id":514,"uris":["http://zotero.org/groups/5786507/items/V3B289AB"],"itemData":{"id":514,"type":"article-journal","abstract":"Vocal learning, in which animals modify their vocalizations to imitate those of others, has evolved independently in scattered lineages of birds and mammals. Comparative evidence supports two hypotheses for the selective advantages leading to the origin of vocal learning. The sexual selection hypothesis proposes that vocal learning evolves to allow expansion of vocal repertoires in response to mating preferences for more complex vocalizations. The information-sharing hypothesis also proposes that vocal learning evolves to allow expansion of vocal repertoires, but in this case in response to kin selection favoring sharing of information among relatives.","collection-title":"SI: Communication and language","container-title":"Current Opinion in Neurobiology","DOI":"10.1016/j.conb.2014.06.007","ISSN":"0959-4388","journalAbbreviation":"Current Opinion in Neurobiology","page":"48-53","source":"ScienceDirect","title":"The evolution of vocal learning","volume":"28","author":[{"family":"Nowicki","given":"Stephen"},{"family":"Searcy","given":"William A"}],"issued":{"date-parts":[["2014",10,1]]}}},{"id":516,"uris":["http://zotero.org/groups/5786507/items/UDE4QNQH"],"itemData":{"id":516,"type":"article-journal","abstract":"Learned song is among the best-studied models of animal communication. In oscine songbirds, where learned song is most prevalent, it is used primarily for intrasexual selection and mate attraction. Learning of a different class of vocal signals, known as contact calls, is found in a diverse array of species, where they are used to mediate social interactions among individuals. We argue that call learning provides a taxonomically rich system for studying testable hypotheses for the evolutionary origins of vocal learning. We describe and critically evaluate four nonmutually exclusive hypotheses for the origin and current function of vocal learning of calls, which propose that call learning (1) improves auditory detection and recognition, (2) signals local knowledge, (3) signals group membership, or (4) allows for the encoding of more complex social information. We propose approaches to testing these four hypotheses but emphasize that all of them share the idea that social living, not sexual selection, is a central driver of vocal learning. Finally, we identify future areas for research on call learning that could provide new perspectives on the origins and mechanisms of vocal learning in both animals and humans.","container-title":"Animal Behaviour","DOI":"10.1016/j.anbehav.2016.07.031","ISSN":"0003-3472","journalAbbreviation":"Animal Behaviour","page":"163-172","source":"ScienceDirect","title":"Social calls provide novel insights into the evolution of vocal learning","volume":"120","author":[{"family":"Sewall","given":"Kendra B."},{"family":"Young","given":"Anna M."},{"family":"Wright","given":"Timothy F."}],"issued":{"date-parts":[["2016",10,1]]}}},{"id":574,"uris":["http://zotero.org/groups/5786507/items/XNKBKWP7"],"itemData":{"id":574,"type":"article-journal","abstract":"Vocal dialects have fascinated biologists for over 50 years. This mosaic pattern of geographic variation in learned vocalisations was first described in a songbird, and since that time most studies investigating dialects have focused on songbird species. Here we examine patterns of geographic variation in the calls of a different group of vocal learning birds, the parrots (order Psittaciformes). We summarise the growing literature on vocal variation in parrots, and complement this review with a survey of variation in the genus Amazona using calls from sound libraries. We find strikingly similar patterns to those previously found in songbirds. Over 90% of parrots examined in the literature, and 69% of Amazona species surveyed, showed geographic variation consistent with a propensity to share local call types. This trait is evolutionarily labile and widespread; within Amazona most clades contained species with and without geographic variation, and most major lineages of parrots include representatives with dialects. We found little support for the long-standing hypothesis that dialects isolate populations and thus generate genetic differences among populations. Instead, most studies support the idea that dialects are maintained by social benefits of matching local call types, a finding that has implications for the management of captive and endangered populations. Considerable scope remains for studies that experimentally test hypotheses for the exact nature of these benefits, as well as studies that employ comparisons among species, to understand how the interplay between ecology, social dynamics and vocal learning capacities produces different patterns of variation across the parrots.","container-title":"Emu - Austral Ornithology","DOI":"10.1080/01584197.2017.1379356","ISSN":"0158-4197","issue":"1","note":"publisher: Taylor &amp; Francis\n_eprint: https://doi.org/10.1080/01584197.2017.1379356","page":"50-66","source":"Taylor and Francis+NEJM","title":"Vocal dialects in parrots: patterns and processes of cultural evolution","title-short":"Vocal dialects in parrots","volume":"118","author":[{"family":"Wright","given":"Timothy F."},{"family":"Dahlin","given":"Christine R."}],"issued":{"date-parts":[["2018",1,2]]}}},{"id":576,"uris":["http://zotero.org/groups/5786507/items/PMHBWC4S"],"itemData":{"id":576,"type":"article-journal","abstract":"Vocal learning has evolved independently in several lineages. This complex cognitive trait is commonly treated as binary: species either possess or lack it. This view has been a useful starting place to examine the origins of vocal learning, but is also incomplete and potentially misleading, as specific components of the vocal learning program – such as the timing, extent and nature of what is learned – vary widely among species. In our review we revive an idea first proposed by Beecher and Brenowitz (2005) by describing six dimensions of vocal learning: (1) which vocalizations are learned, (2) how much is learned, (3) when it is learned, (4) who it is learned from, (5) what is the extent of the internal template, and (6) how is the template integrated with social learning and innovation. We then highlight key examples of functional and mechanistic work on each dimension, largely from avian taxa, and discuss how a multi-dimensional framework can accelerate our understanding of why vocal learning has evolved, and how brains became capable of this important behaviour.","container-title":"Neuroscience &amp; Biobehavioral Reviews","DOI":"10.1016/j.neubiorev.2021.02.022","ISSN":"0149-7634","journalAbbreviation":"Neuroscience &amp; Biobehavioral Reviews","page":"328-338","source":"ScienceDirect","title":"Defining the multidimensional phenotype: New opportunities to integrate the behavioral ecology and behavioral neuroscience of vocal learning","title-short":"Defining the multidimensional phenotype","volume":"125","author":[{"family":"Wright","given":"Timothy F."},{"family":"Derryberry","given":"Elizabeth P."}],"issued":{"date-parts":[["2021",6,1]]}}}],"schema":"https://github.com/citation-style-language/schema/raw/master/csl-citation.json"} </w:instrText>
      </w:r>
      <w:r w:rsidR="00462CB8">
        <w:rPr>
          <w:rFonts w:ascii="Arial" w:hAnsi="Arial" w:cs="Arial"/>
        </w:rPr>
        <w:fldChar w:fldCharType="separate"/>
      </w:r>
      <w:r w:rsidR="001B6E3F" w:rsidRPr="001B6E3F">
        <w:rPr>
          <w:rFonts w:ascii="Arial" w:hAnsi="Arial" w:cs="Arial"/>
        </w:rPr>
        <w:t>(Carouso-Peck et al., 2021; Nowicki &amp; Searcy, 2014; Sewall et al., 2016; Wright &amp; Dahlin, 2018; Wright &amp; Derryberry, 2021)</w:t>
      </w:r>
      <w:r w:rsidR="00462CB8">
        <w:rPr>
          <w:rFonts w:ascii="Arial" w:hAnsi="Arial" w:cs="Arial"/>
        </w:rPr>
        <w:fldChar w:fldCharType="end"/>
      </w:r>
      <w:r w:rsidR="00462CB8">
        <w:rPr>
          <w:rFonts w:ascii="Arial" w:hAnsi="Arial" w:cs="Arial"/>
        </w:rPr>
        <w:t xml:space="preserve">. </w:t>
      </w:r>
      <w:r w:rsidR="009E011B">
        <w:rPr>
          <w:rFonts w:ascii="Arial" w:hAnsi="Arial" w:cs="Arial"/>
        </w:rPr>
        <w:t>H</w:t>
      </w:r>
      <w:r w:rsidR="00EA3D03">
        <w:rPr>
          <w:rFonts w:ascii="Arial" w:hAnsi="Arial" w:cs="Arial"/>
        </w:rPr>
        <w:t xml:space="preserve">ow vocal learners encode and perceive information in learned vocal signals is important </w:t>
      </w:r>
      <w:r w:rsidR="006C6A4D">
        <w:rPr>
          <w:rFonts w:ascii="Arial" w:hAnsi="Arial" w:cs="Arial"/>
        </w:rPr>
        <w:t>because</w:t>
      </w:r>
      <w:r w:rsidR="00EA3D03">
        <w:rPr>
          <w:rFonts w:ascii="Arial" w:hAnsi="Arial" w:cs="Arial"/>
        </w:rPr>
        <w:t xml:space="preserve"> </w:t>
      </w:r>
      <w:r w:rsidR="007C5483">
        <w:rPr>
          <w:rFonts w:ascii="Arial" w:hAnsi="Arial" w:cs="Arial"/>
        </w:rPr>
        <w:t xml:space="preserve">social recognition </w:t>
      </w:r>
      <w:r w:rsidR="00E44235">
        <w:rPr>
          <w:rFonts w:ascii="Arial" w:hAnsi="Arial" w:cs="Arial"/>
        </w:rPr>
        <w:t>ha</w:t>
      </w:r>
      <w:r>
        <w:rPr>
          <w:rFonts w:ascii="Arial" w:hAnsi="Arial" w:cs="Arial"/>
        </w:rPr>
        <w:t xml:space="preserve">s </w:t>
      </w:r>
      <w:r w:rsidR="00E44235">
        <w:rPr>
          <w:rFonts w:ascii="Arial" w:hAnsi="Arial" w:cs="Arial"/>
        </w:rPr>
        <w:t xml:space="preserve">long been </w:t>
      </w:r>
      <w:r>
        <w:rPr>
          <w:rFonts w:ascii="Arial" w:hAnsi="Arial" w:cs="Arial"/>
        </w:rPr>
        <w:t xml:space="preserve">hypothesized to </w:t>
      </w:r>
      <w:r w:rsidR="00E44235">
        <w:rPr>
          <w:rFonts w:ascii="Arial" w:hAnsi="Arial" w:cs="Arial"/>
        </w:rPr>
        <w:t>favor</w:t>
      </w:r>
      <w:r>
        <w:rPr>
          <w:rFonts w:ascii="Arial" w:hAnsi="Arial" w:cs="Arial"/>
        </w:rPr>
        <w:t xml:space="preserve"> the evolution of vocal learning </w:t>
      </w:r>
      <w:commentRangeStart w:id="16"/>
      <w:r w:rsidR="004779ED">
        <w:rPr>
          <w:rFonts w:ascii="Arial" w:hAnsi="Arial" w:cs="Arial"/>
        </w:rPr>
        <w:fldChar w:fldCharType="begin"/>
      </w:r>
      <w:r w:rsidR="00834B5D">
        <w:rPr>
          <w:rFonts w:ascii="Arial" w:hAnsi="Arial" w:cs="Arial"/>
        </w:rPr>
        <w:instrText xml:space="preserve"> ADDIN ZOTERO_ITEM CSL_CITATION {"citationID":"OXQST7BV","properties":{"formattedCitation":"(Bradbury &amp; Balsby, 2016; Nottebohm, 1972; Nowicki &amp; Searcy, 2014; Sewall et al., 2016)","plainCitation":"(Bradbury &amp; Balsby, 2016; Nottebohm, 1972; Nowicki &amp; Searcy, 2014; Sewall et al., 2016)","noteIndex":0},"citationItems":[{"id":579,"uris":["http://zotero.org/groups/5786507/items/KCHIWFKD"],"itemData":{"id":579,"type":"article-journal","container-title":"Behavioral Ecology and Sociobiology","page":"293-312","title":"The functions of vocal learning in parrots | Behavioral Ecology and Sociobiology","volume":"70","author":[{"family":"Bradbury","given":"Jack W."},{"family":"Balsby","given":"Thorsten J.S."}],"issued":{"date-parts":[["2016"]]}}},{"id":581,"uris":["http://zotero.org/groups/5786507/items/DSZPIHSQ"],"itemData":{"id":581,"type":"article-journal","abstract":"Facts and theories on the evolution of vocal learning in mammals and birds are reviewed. An attempt is made to articulate principles of general heuristic importance. Different contexts in which vocal learning occurs are evaluated. It is concluded that maximal stimulation of females and benefits accruing from formation of vocal dialects have been selective pressures leading to vocal learning. Correlations between intense speciation and vocal learning, and between long-lasting pair bonds and filial song learning, need further study. In all cases where selective pressures leading to vocal learning have been identified, females are the selective agent. Use of vocal signals to attract females is much rarer in mammals, and this is correlated with a low incidence of vocal learning. The successive steps leading from genetically determined motor ontogenies to vocal learning are discussed.","container-title":"The American Naturalist","DOI":"10.1086/282756","ISSN":"0003-0147","issue":"947","note":"publisher: The University of Chicago Press","page":"116-140","source":"journals.uchicago.edu (Atypon)","title":"The Origins of Vocal Learning","volume":"106","author":[{"family":"Nottebohm","given":"Fernando"}],"issued":{"date-parts":[["1972",1]]}}},{"id":514,"uris":["http://zotero.org/groups/5786507/items/V3B289AB"],"itemData":{"id":514,"type":"article-journal","abstract":"Vocal learning, in which animals modify their vocalizations to imitate those of others, has evolved independently in scattered lineages of birds and mammals. Comparative evidence supports two hypotheses for the selective advantages leading to the origin of vocal learning. The sexual selection hypothesis proposes that vocal learning evolves to allow expansion of vocal repertoires in response to mating preferences for more complex vocalizations. The information-sharing hypothesis also proposes that vocal learning evolves to allow expansion of vocal repertoires, but in this case in response to kin selection favoring sharing of information among relatives.","collection-title":"SI: Communication and language","container-title":"Current Opinion in Neurobiology","DOI":"10.1016/j.conb.2014.06.007","ISSN":"0959-4388","journalAbbreviation":"Current Opinion in Neurobiology","page":"48-53","source":"ScienceDirect","title":"The evolution of vocal learning","volume":"28","author":[{"family":"Nowicki","given":"Stephen"},{"family":"Searcy","given":"William A"}],"issued":{"date-parts":[["2014",10,1]]}}},{"id":516,"uris":["http://zotero.org/groups/5786507/items/UDE4QNQH"],"itemData":{"id":516,"type":"article-journal","abstract":"Learned song is among the best-studied models of animal communication. In oscine songbirds, where learned song is most prevalent, it is used primarily for intrasexual selection and mate attraction. Learning of a different class of vocal signals, known as contact calls, is found in a diverse array of species, where they are used to mediate social interactions among individuals. We argue that call learning provides a taxonomically rich system for studying testable hypotheses for the evolutionary origins of vocal learning. We describe and critically evaluate four nonmutually exclusive hypotheses for the origin and current function of vocal learning of calls, which propose that call learning (1) improves auditory detection and recognition, (2) signals local knowledge, (3) signals group membership, or (4) allows for the encoding of more complex social information. We propose approaches to testing these four hypotheses but emphasize that all of them share the idea that social living, not sexual selection, is a central driver of vocal learning. Finally, we identify future areas for research on call learning that could provide new perspectives on the origins and mechanisms of vocal learning in both animals and humans.","container-title":"Animal Behaviour","DOI":"10.1016/j.anbehav.2016.07.031","ISSN":"0003-3472","journalAbbreviation":"Animal Behaviour","page":"163-172","source":"ScienceDirect","title":"Social calls provide novel insights into the evolution of vocal learning","volume":"120","author":[{"family":"Sewall","given":"Kendra B."},{"family":"Young","given":"Anna M."},{"family":"Wright","given":"Timothy F."}],"issued":{"date-parts":[["2016",10,1]]}}}],"schema":"https://github.com/citation-style-language/schema/raw/master/csl-citation.json"} </w:instrText>
      </w:r>
      <w:r w:rsidR="004779ED">
        <w:rPr>
          <w:rFonts w:ascii="Arial" w:hAnsi="Arial" w:cs="Arial"/>
        </w:rPr>
        <w:fldChar w:fldCharType="separate"/>
      </w:r>
      <w:r w:rsidR="00834B5D" w:rsidRPr="00834B5D">
        <w:rPr>
          <w:rFonts w:ascii="Arial" w:hAnsi="Arial" w:cs="Arial"/>
        </w:rPr>
        <w:t>(Bradbury &amp; Balsby, 2016; Nottebohm, 1972; Nowicki &amp; Searcy, 2014; Sewall et al., 2016)</w:t>
      </w:r>
      <w:r w:rsidR="004779ED">
        <w:rPr>
          <w:rFonts w:ascii="Arial" w:hAnsi="Arial" w:cs="Arial"/>
        </w:rPr>
        <w:fldChar w:fldCharType="end"/>
      </w:r>
      <w:commentRangeEnd w:id="16"/>
      <w:r w:rsidR="00D90682">
        <w:rPr>
          <w:rStyle w:val="CommentReference"/>
        </w:rPr>
        <w:commentReference w:id="16"/>
      </w:r>
      <w:r w:rsidRPr="005B701B">
        <w:rPr>
          <w:rFonts w:ascii="Arial" w:hAnsi="Arial" w:cs="Arial"/>
        </w:rPr>
        <w:t>.</w:t>
      </w:r>
      <w:r w:rsidR="00927329">
        <w:rPr>
          <w:rFonts w:ascii="Arial" w:hAnsi="Arial" w:cs="Arial"/>
        </w:rPr>
        <w:t xml:space="preserve"> </w:t>
      </w:r>
      <w:r w:rsidR="009E011B">
        <w:rPr>
          <w:rFonts w:ascii="Arial" w:hAnsi="Arial" w:cs="Arial"/>
        </w:rPr>
        <w:t xml:space="preserve">Studies of </w:t>
      </w:r>
      <w:r w:rsidR="00833C08">
        <w:rPr>
          <w:rFonts w:ascii="Arial" w:hAnsi="Arial" w:cs="Arial"/>
        </w:rPr>
        <w:t>the diversity of information encoding across</w:t>
      </w:r>
      <w:r w:rsidR="00927329">
        <w:rPr>
          <w:rFonts w:ascii="Arial" w:hAnsi="Arial" w:cs="Arial"/>
        </w:rPr>
        <w:t xml:space="preserve"> vocal learning </w:t>
      </w:r>
      <w:r w:rsidR="00833C08">
        <w:rPr>
          <w:rFonts w:ascii="Arial" w:hAnsi="Arial" w:cs="Arial"/>
        </w:rPr>
        <w:t>taxa could lead to new insights into how vocal learning originated and continues to evolve.</w:t>
      </w:r>
    </w:p>
    <w:p w14:paraId="11EC2384" w14:textId="2298EEBD" w:rsidR="00A76D70" w:rsidRDefault="007C00D0" w:rsidP="00124140">
      <w:pPr>
        <w:spacing w:line="360" w:lineRule="auto"/>
        <w:rPr>
          <w:rFonts w:ascii="Arial" w:hAnsi="Arial" w:cs="Arial"/>
        </w:rPr>
      </w:pPr>
      <w:r>
        <w:rPr>
          <w:rFonts w:ascii="Arial" w:hAnsi="Arial" w:cs="Arial"/>
        </w:rPr>
        <w:tab/>
      </w:r>
      <w:r w:rsidR="00272375">
        <w:rPr>
          <w:rFonts w:ascii="Arial" w:hAnsi="Arial" w:cs="Arial"/>
        </w:rPr>
        <w:t>However, we are</w:t>
      </w:r>
      <w:r w:rsidR="000F7ACA">
        <w:rPr>
          <w:rFonts w:ascii="Arial" w:hAnsi="Arial" w:cs="Arial"/>
        </w:rPr>
        <w:t xml:space="preserve"> still missing a connection between</w:t>
      </w:r>
      <w:r w:rsidR="00E4158F">
        <w:rPr>
          <w:rFonts w:ascii="Arial" w:hAnsi="Arial" w:cs="Arial"/>
        </w:rPr>
        <w:t xml:space="preserve"> quantitative tools</w:t>
      </w:r>
      <w:r w:rsidR="00E41393">
        <w:rPr>
          <w:rFonts w:ascii="Arial" w:hAnsi="Arial" w:cs="Arial"/>
        </w:rPr>
        <w:t xml:space="preserve"> applied to bioacoustics datasets </w:t>
      </w:r>
      <w:r w:rsidR="001F5F78">
        <w:rPr>
          <w:rFonts w:ascii="Arial" w:hAnsi="Arial" w:cs="Arial"/>
        </w:rPr>
        <w:t>t</w:t>
      </w:r>
      <w:r w:rsidR="00E41393">
        <w:rPr>
          <w:rFonts w:ascii="Arial" w:hAnsi="Arial" w:cs="Arial"/>
        </w:rPr>
        <w:t>o</w:t>
      </w:r>
      <w:r w:rsidR="00E4158F">
        <w:rPr>
          <w:rFonts w:ascii="Arial" w:hAnsi="Arial" w:cs="Arial"/>
        </w:rPr>
        <w:t xml:space="preserve"> facilitate</w:t>
      </w:r>
      <w:r w:rsidR="001F5F78">
        <w:rPr>
          <w:rFonts w:ascii="Arial" w:hAnsi="Arial" w:cs="Arial"/>
        </w:rPr>
        <w:t xml:space="preserve"> inferences about </w:t>
      </w:r>
      <w:r w:rsidR="00E4158F">
        <w:rPr>
          <w:rFonts w:ascii="Arial" w:hAnsi="Arial" w:cs="Arial"/>
        </w:rPr>
        <w:t xml:space="preserve">vocal </w:t>
      </w:r>
      <w:r w:rsidR="001F5F78">
        <w:rPr>
          <w:rFonts w:ascii="Arial" w:hAnsi="Arial" w:cs="Arial"/>
        </w:rPr>
        <w:t>information encoding</w:t>
      </w:r>
      <w:del w:id="17" w:author="Summer Eckhardt" w:date="2025-01-23T18:02:00Z" w16du:dateUtc="2025-01-23T23:02:00Z">
        <w:r w:rsidR="00557BCE" w:rsidDel="008A23FF">
          <w:rPr>
            <w:rFonts w:ascii="Arial" w:hAnsi="Arial" w:cs="Arial"/>
          </w:rPr>
          <w:delText>,</w:delText>
        </w:r>
      </w:del>
      <w:r w:rsidR="000E69DB">
        <w:rPr>
          <w:rFonts w:ascii="Arial" w:hAnsi="Arial" w:cs="Arial"/>
        </w:rPr>
        <w:t xml:space="preserve"> and </w:t>
      </w:r>
      <w:r w:rsidR="00961499">
        <w:rPr>
          <w:rFonts w:ascii="Arial" w:hAnsi="Arial" w:cs="Arial"/>
        </w:rPr>
        <w:t xml:space="preserve">conceptual frameworks on </w:t>
      </w:r>
      <w:r w:rsidR="00251753">
        <w:rPr>
          <w:rFonts w:ascii="Arial" w:hAnsi="Arial" w:cs="Arial"/>
        </w:rPr>
        <w:t xml:space="preserve">how the information encoded in </w:t>
      </w:r>
      <w:r w:rsidR="00BF5610">
        <w:rPr>
          <w:rFonts w:ascii="Arial" w:hAnsi="Arial" w:cs="Arial"/>
        </w:rPr>
        <w:t>signals</w:t>
      </w:r>
      <w:r w:rsidR="00251753">
        <w:rPr>
          <w:rFonts w:ascii="Arial" w:hAnsi="Arial" w:cs="Arial"/>
        </w:rPr>
        <w:t xml:space="preserve"> can facilitate social recognition</w:t>
      </w:r>
      <w:r w:rsidR="00834B5D">
        <w:rPr>
          <w:rFonts w:ascii="Arial" w:hAnsi="Arial" w:cs="Arial"/>
        </w:rPr>
        <w:t xml:space="preserve"> </w:t>
      </w:r>
      <w:r w:rsidR="00834B5D">
        <w:rPr>
          <w:rFonts w:ascii="Arial" w:hAnsi="Arial" w:cs="Arial"/>
        </w:rPr>
        <w:fldChar w:fldCharType="begin"/>
      </w:r>
      <w:r w:rsidR="00834B5D">
        <w:rPr>
          <w:rFonts w:ascii="Arial" w:hAnsi="Arial" w:cs="Arial"/>
        </w:rPr>
        <w:instrText xml:space="preserve"> ADDIN ZOTERO_ITEM CSL_CITATION {"citationID":"rkAuhuRI","properties":{"formattedCitation":"(Beecher, 1989)","plainCitation":"(Beecher, 1989)","noteIndex":0},"citationItems":[{"id":582,"uris":["http://zotero.org/groups/5786507/items/NRMZ8YYS"],"itemData":{"id":582,"type":"article-journal","abstract":"This paper develops a quantitative method for measuring the information capacity of an animal's ‘signature system’, i.e. the set of cues by which individuals are identified. The information measure (Hs) is derived by applying Shannon's measure for the information in a continuous variable to a simple linear model. The model is essentially the analysis of variance model II (random effects), and is implicit in the many ANOVAs and discriminant function analyses that have been done on the signature systems of animals. For multivariate measurements, a principal components transformation of the data permits the information in the independent components to be added to give the total information. An analysis of illustrative data sets reveals a close correlation between Hs and the probability of a correct classification of an individual (P) obtained by discriminant function analysis. Hs has the advantage, however, that it is a population estimate whereas the value of P is tied to the number of individuals in the sample. The information analysis approach may prove valuable for comparative analyses where evolutionary hypotheses predict one species to have a better developed signature system than another.","container-title":"Animal Behaviour","DOI":"10.1016/S0003-3472(89)80087-9","ISSN":"0003-3472","issue":"2","journalAbbreviation":"Animal Behaviour","page":"248-261","source":"ScienceDirect","title":"Signalling systems for individual recognition: an information theory approach","title-short":"Signalling systems for individual recognition","volume":"38","author":[{"family":"Beecher","given":"Michael D."}],"issued":{"date-parts":[["1989",8,1]]}}}],"schema":"https://github.com/citation-style-language/schema/raw/master/csl-citation.json"} </w:instrText>
      </w:r>
      <w:r w:rsidR="00834B5D">
        <w:rPr>
          <w:rFonts w:ascii="Arial" w:hAnsi="Arial" w:cs="Arial"/>
        </w:rPr>
        <w:fldChar w:fldCharType="separate"/>
      </w:r>
      <w:r w:rsidR="00834B5D" w:rsidRPr="00834B5D">
        <w:rPr>
          <w:rFonts w:ascii="Arial" w:hAnsi="Arial" w:cs="Arial"/>
        </w:rPr>
        <w:t>(Beecher, 1989)</w:t>
      </w:r>
      <w:r w:rsidR="00834B5D">
        <w:rPr>
          <w:rFonts w:ascii="Arial" w:hAnsi="Arial" w:cs="Arial"/>
        </w:rPr>
        <w:fldChar w:fldCharType="end"/>
      </w:r>
      <w:r w:rsidR="009A121C">
        <w:rPr>
          <w:rFonts w:ascii="Arial" w:hAnsi="Arial" w:cs="Arial"/>
        </w:rPr>
        <w:t>.</w:t>
      </w:r>
      <w:r w:rsidR="00961499">
        <w:rPr>
          <w:rFonts w:ascii="Arial" w:hAnsi="Arial" w:cs="Arial"/>
        </w:rPr>
        <w:t xml:space="preserve"> </w:t>
      </w:r>
      <w:r w:rsidR="00AE1FD3">
        <w:rPr>
          <w:rFonts w:ascii="Arial" w:hAnsi="Arial" w:cs="Arial"/>
        </w:rPr>
        <w:t>R</w:t>
      </w:r>
      <w:r w:rsidR="0035565A">
        <w:rPr>
          <w:rFonts w:ascii="Arial" w:hAnsi="Arial" w:cs="Arial"/>
        </w:rPr>
        <w:t xml:space="preserve">esearchers </w:t>
      </w:r>
      <w:r w:rsidR="00961499">
        <w:rPr>
          <w:rFonts w:ascii="Arial" w:hAnsi="Arial" w:cs="Arial"/>
        </w:rPr>
        <w:t xml:space="preserve">studying the information encoded in vocal signals </w:t>
      </w:r>
      <w:r w:rsidR="0035565A">
        <w:rPr>
          <w:rFonts w:ascii="Arial" w:hAnsi="Arial" w:cs="Arial"/>
        </w:rPr>
        <w:t xml:space="preserve">have used </w:t>
      </w:r>
      <w:r w:rsidR="00806EDA">
        <w:rPr>
          <w:rFonts w:ascii="Arial" w:hAnsi="Arial" w:cs="Arial"/>
        </w:rPr>
        <w:t>a wide set of computational tools to quantify patterns of acoustic variation in learned vocalizations</w:t>
      </w:r>
      <w:r w:rsidR="00E269C3">
        <w:rPr>
          <w:rFonts w:ascii="Arial" w:hAnsi="Arial" w:cs="Arial"/>
        </w:rPr>
        <w:t>. These computational approaches</w:t>
      </w:r>
      <w:r w:rsidR="00806EDA">
        <w:rPr>
          <w:rFonts w:ascii="Arial" w:hAnsi="Arial" w:cs="Arial"/>
        </w:rPr>
        <w:t xml:space="preserve"> includ</w:t>
      </w:r>
      <w:r w:rsidR="00E269C3">
        <w:rPr>
          <w:rFonts w:ascii="Arial" w:hAnsi="Arial" w:cs="Arial"/>
        </w:rPr>
        <w:t>e</w:t>
      </w:r>
      <w:r w:rsidR="00806EDA">
        <w:rPr>
          <w:rFonts w:ascii="Arial" w:hAnsi="Arial" w:cs="Arial"/>
        </w:rPr>
        <w:t xml:space="preserve"> visual classification (McDonald et al. 2006) or </w:t>
      </w:r>
      <w:r w:rsidR="00132D46">
        <w:rPr>
          <w:rFonts w:ascii="Arial" w:hAnsi="Arial" w:cs="Arial"/>
        </w:rPr>
        <w:t>automated</w:t>
      </w:r>
      <w:r w:rsidR="00806EDA">
        <w:rPr>
          <w:rFonts w:ascii="Arial" w:hAnsi="Arial" w:cs="Arial"/>
        </w:rPr>
        <w:t xml:space="preserve"> classification </w:t>
      </w:r>
      <w:r w:rsidR="00834B5D">
        <w:rPr>
          <w:rFonts w:ascii="Arial" w:hAnsi="Arial" w:cs="Arial"/>
        </w:rPr>
        <w:fldChar w:fldCharType="begin"/>
      </w:r>
      <w:r w:rsidR="00834B5D">
        <w:rPr>
          <w:rFonts w:ascii="Arial" w:hAnsi="Arial" w:cs="Arial"/>
        </w:rPr>
        <w:instrText xml:space="preserve"> ADDIN ZOTERO_ITEM CSL_CITATION {"citationID":"IfayIE36","properties":{"formattedCitation":"(Deecke et al., 2000; Smith-Vidaurre et al., 2021)","plainCitation":"(Deecke et al., 2000; Smith-Vidaurre et al., 2021)","noteIndex":0},"citationItems":[{"id":522,"uris":["http://zotero.org/groups/5786507/items/V2UWNIJQ"],"itemData":{"id":522,"type":"article-journal","abstract":"Variation in vocal signals among populations and social groups of animals provides opportunities for the study of the mechanisms of behavioural change and their importance in generating and maintaining behavioural variation. We analysed two call types made by two matrilineal social groups of resident killer whales, Orcinus orca, over 12–13 years. We used a neural network-based index of acoustic similarity to identify mechanisms of call differentiation. A test for structural modification of the calls detected significant changes in one call type in both groups, but not in the other. For the modified call type, the rate of divergence between the two groups was significantly lower than the rate of modification within either group showing that calls were modified in a similar fashion in the two groups. An analysis of structural parameters detected no strong directionality in the change. The pattern of call modification could have been caused by maturational changes to the calls or, if killer whale dialects are learned behavioural traits, cultural drift in the structure of the calls together with horizontal transmission of modifications between the two groups. Such vocal matching between members of different matrilines would suggest that vocal learning is not limited to vertical transmission from mother to offspring, which has important implications for models of gene–culture coevolution.","container-title":"Animal Behaviour","DOI":"10.1006/anbe.2000.1454","ISSN":"0003-3472","issue":"5","journalAbbreviation":"Animal Behaviour","page":"629-638","source":"ScienceDirect","title":"Dialect change in resident killer whales: implications for vocal learning and cultural transmission","title-short":"Dialect change in resident killer whales","volume":"60","author":[{"family":"Deecke","given":"V. B"},{"family":"Ford","given":"J. K. B"},{"family":"Spong","given":"P"}],"issued":{"date-parts":[["2000",11,1]]}}},{"id":539,"uris":["http://zotero.org/groups/5786507/items/2XR78B26"],"itemData":{"id":539,"type":"article-journal","abstract":"The manner in which vocal learning is used for social recognition may be sensitive to the social environment. Biological invaders capable of vocal learning are useful for testing this possibility, as invasion alters population size. Some vocal learning species use frequency modulation patterns of acoustic signals for individual recognition. In such species, frequency modulation patterns should be more complex in larger social groups, reflecting greater selection for individual distinctiveness. We used numbers of nests and nest densities as proxies of local population sizes of native range monk parakeets, Myiopsitta monachus, in Uruguay and invasive range populations in the United States. Flock sizes were obtained to estimate maximum social group sizes per range. Supervised machine learning and frequency contours were employed to compare contact call structure between native and invasive range populations, and the effect of urban habitats on call structure was also assessed. Invasive range populations exhibited fewer nests, lower nest densities and smaller maximum flock sizes, which is consistent with a reduction in population size following invasion. Parakeets at invasive range sites also produced contact calls with simpler frequency modulation patterns. Beecher's statistic (HS) revealed reduced individual identity content and fewer possible unique individual signatures in invasive range calls. Simpler individual signatures are consistent with relaxed selection on the complexity of learned calls likely used for individual vocal recognition in the smaller local populations that we identified post-invasion. Frequency modulation patterns were simpler in urban habitats in both ranges, indicating that urban habitats could also alter the social environment and in turn influence the complexity of learned individual signatures. These findings contribute to a growing literature on the use of vocal learning for individual recognition and indicate that vocal learning can be used to produce individual vocal signatures in a manner sensitive to local population size.","container-title":"Animal Behaviour","DOI":"10.1016/j.anbehav.2021.06.020","ISSN":"0003-3472","journalAbbreviation":"Animal Behaviour","page":"15-39","source":"ScienceDirect","title":"Individual vocal signatures show reduced complexity following invasion","volume":"179","author":[{"family":"Smith-Vidaurre","given":"Grace"},{"family":"Perez-Marrufo","given":"Valeria"},{"family":"Wright","given":"Timothy F."}],"issued":{"date-parts":[["2021",9,1]]}}}],"schema":"https://github.com/citation-style-language/schema/raw/master/csl-citation.json"} </w:instrText>
      </w:r>
      <w:r w:rsidR="00834B5D">
        <w:rPr>
          <w:rFonts w:ascii="Arial" w:hAnsi="Arial" w:cs="Arial"/>
        </w:rPr>
        <w:fldChar w:fldCharType="separate"/>
      </w:r>
      <w:r w:rsidR="00834B5D" w:rsidRPr="00834B5D">
        <w:rPr>
          <w:rFonts w:ascii="Arial" w:hAnsi="Arial" w:cs="Arial"/>
        </w:rPr>
        <w:t>(Deecke et al., 2000; Smith-Vidaurre et al., 2021)</w:t>
      </w:r>
      <w:r w:rsidR="00834B5D">
        <w:rPr>
          <w:rFonts w:ascii="Arial" w:hAnsi="Arial" w:cs="Arial"/>
        </w:rPr>
        <w:fldChar w:fldCharType="end"/>
      </w:r>
      <w:commentRangeStart w:id="18"/>
      <w:commentRangeEnd w:id="18"/>
      <w:r w:rsidR="001F1E5A">
        <w:rPr>
          <w:rStyle w:val="CommentReference"/>
        </w:rPr>
        <w:commentReference w:id="18"/>
      </w:r>
      <w:r w:rsidR="00806EDA">
        <w:rPr>
          <w:rFonts w:ascii="Arial" w:hAnsi="Arial" w:cs="Arial"/>
        </w:rPr>
        <w:t xml:space="preserve"> back to unique individuals or social units</w:t>
      </w:r>
      <w:r w:rsidR="00CF4D65">
        <w:rPr>
          <w:rFonts w:ascii="Arial" w:hAnsi="Arial" w:cs="Arial"/>
        </w:rPr>
        <w:t>, as well as</w:t>
      </w:r>
      <w:r w:rsidR="0097159A">
        <w:rPr>
          <w:rFonts w:ascii="Arial" w:hAnsi="Arial" w:cs="Arial"/>
        </w:rPr>
        <w:t xml:space="preserve"> </w:t>
      </w:r>
      <w:r w:rsidR="001F456D">
        <w:rPr>
          <w:rFonts w:ascii="Arial" w:hAnsi="Arial" w:cs="Arial"/>
        </w:rPr>
        <w:t>pipelines to visualize and cluster vocalizations in low-dimensional trait spaces, or acoustic space</w:t>
      </w:r>
      <w:r w:rsidR="0069607E">
        <w:rPr>
          <w:rFonts w:ascii="Arial" w:hAnsi="Arial" w:cs="Arial"/>
        </w:rPr>
        <w:t xml:space="preserve"> </w:t>
      </w:r>
      <w:commentRangeStart w:id="19"/>
      <w:r w:rsidR="001247FA">
        <w:rPr>
          <w:rFonts w:ascii="Arial" w:hAnsi="Arial" w:cs="Arial"/>
        </w:rPr>
        <w:fldChar w:fldCharType="begin"/>
      </w:r>
      <w:r w:rsidR="00834B5D">
        <w:rPr>
          <w:rFonts w:ascii="Arial" w:hAnsi="Arial" w:cs="Arial"/>
        </w:rPr>
        <w:instrText xml:space="preserve"> ADDIN ZOTERO_ITEM CSL_CITATION {"citationID":"ypmC2vLC","properties":{"formattedCitation":"(Araya-Salas et al., 2019; Berg, Delgado, Cortopassi, et al., 2011; Berg, Delgado, Okawa, et al., 2011; Smith-Vidaurre et al., 2020, 2023; Wright, 1996)","plainCitation":"(Araya-Salas et al., 2019; Berg, Delgado, Cortopassi, et al., 2011; Berg, Delgado, Okawa, et al., 2011; Smith-Vidaurre et al., 2020, 2023; Wright, 1996)","noteIndex":0},"citationItems":[{"id":534,"uris":["http://zotero.org/groups/5786507/items/DLH8HEV6"],"itemData":{"id":534,"type":"article-journal","abstract":"Vocal learning, in which animals modify their vocalizations based on social experience, has evolved in several lineages of mammals and birds, including humans. Despite much attention, the question of how this key cognitive trait has evolved remains unanswered. The motor theory for the origin of vocal learning posits that neural centres specialized for vocal learning arose from adjacent areas in the brain devoted to general motor learning. One prediction of this hypothesis is that visual displays that rely on complex motor patterns may also be learned in taxa with vocal learning. While learning of both spoken and gestural languages is well documented in humans, the occurrence of learned visual displays has rarely been examined in non-human animals. We tested for geographical variation consistent with learning of visual displays in long-billed hermits (Phaethornis longirostris), a lek-mating hummingbird that, like humans, has both learned vocalizations and elaborate visual displays. We found lek-level signatures in both vocal parameters and visual display features, including display element proportions, sequence syntax and fine-scale parameters of elements. This variation was not associated with genetic differentiation between leks. In the absence of genetic differences, geographical variation in vocal signals at small scales is most parsimoniously attributed to learning, suggesting a significant role of social learning in visual display ontogeny. The co-occurrence of learning in vocal and visual displays would be consistent with a parallel evolution of these two signal modalities in this species.","container-title":"Proceedings of the Royal Society B: Biological Sciences","DOI":"10.1098/rspb.2019.0666","issue":"1903","note":"publisher: Royal Society","page":"20190666","source":"royalsocietypublishing.org (Atypon)","title":"Social group signatures in hummingbird displays provide evidence of co-occurrence of vocal and visual learning","volume":"286","author":[{"family":"Araya-Salas","given":"Marcelo"},{"family":"Smith-Vidaurre","given":"Grace"},{"family":"Mennill","given":"Daniel J."},{"family":"González-Gómez","given":"Paulina L."},{"family":"Cahill","given":"James"},{"family":"Wright","given":"Timothy F."}],"issued":{"date-parts":[["2019",5,29]]}}},{"id":530,"uris":["http://zotero.org/groups/5786507/items/4ILM3F4A"],"itemData":{"id":530,"type":"article-journal","abstract":"Learned birdsong is a widely used animal model for understanding the acquisition of human speech. Male songbirds often learn songs from adult males during sensitive periods early in life, and sing to attract mates and defend territories. In presumably all of the 350+ parrot species, individuals of both sexes commonly learn vocal signals throughout life to satisfy a wide variety of social functions. Despite intriguing parallels with humans, there have been no experimental studies demonstrating learned vocal production in wild parrots. We studied contact call learning in video-rigged nests of a well-known marked population of green-rumped parrotlets (Forpus passerinus) in Venezuela. Both sexes of naive nestlings developed individually unique contact calls in the nest, and we demonstrate experimentally that signature attributes are learned from both primary care-givers. This represents the first experimental evidence for the mechanisms underlying the transmission of a socially acquired trait in a wild parrot population.","container-title":"Proceedings of the Royal Society B: Biological Sciences","DOI":"10.1098/rspb.2011.0932","issue":"1728","note":"publisher: Royal Society","page":"585-591","source":"royalsocietypublishing-org.proxy2.cl.msu.edu (Atypon)","title":"Vertical transmission of learned signatures in a wild parrot","volume":"279","author":[{"family":"Berg","given":"Karl S."},{"family":"Delgado","given":"Soraya"},{"family":"Cortopassi","given":"Kathryn A."},{"family":"Beissinger","given":"Steven R."},{"family":"Bradbury","given":"Jack W."}],"issued":{"date-parts":[["2011",7,13]]}}},{"id":527,"uris":["http://zotero.org/groups/5786507/items/M5RQLYC2"],"itemData":{"id":527,"type":"article-journal","abstract":"Contact calls function to coordinate movements in a wide variety of social animals. Where population density is high, visibility is low and repeated interactions occur between known social companions, calls are often individually recognizable. Parrots are highly social and make substantial daily movements, which appear to be mediated through contact calling. However, there is little experimental evidence for how free-ranging parrots recognize social companions. We quantified intra- and interindividual variation of contact calls in a banded population of green-rumped parrotlets in Venezuela. Recordings of a sample of males were made on replicate days as they announced their return to incubating mates. Spectrographic structure of these contact calls showed significantly more variation between than within individuals, and calls could be correctly classified to individuals more often than was expected by chance. Males varied across multiple dimensions simultaneously, including duration, frequency and frequency modulation of contact calls. Playback experiments showed that free-ranging female parrotlets responded significantly more often to their mates’ calls than to calls of males of other nests. Mate recognition via contact calls may be selectively advantageous during incubation and brooding if this reduces the potential costs associated with confusing contact calls of mates with those of nonmates, including infanticidal conspecifics.","container-title":"Animal Behaviour","DOI":"10.1016/j.anbehav.2010.10.012","ISSN":"0003-3472","issue":"1","journalAbbreviation":"Animal Behaviour","page":"241-248","source":"ScienceDirect","title":"Contact calls are used for individual mate recognition in free-ranging green-rumped parrotlets, &lt;i&gt;Forpus passerinus&lt;/i&gt;","volume":"81","author":[{"family":"Berg","given":"Karl S."},{"family":"Delgado","given":"Soraya"},{"family":"Okawa","given":"Rae"},{"family":"Beissinger","given":"Steven R."},{"family":"Bradbury","given":"Jack W."}],"issued":{"date-parts":[["2011",1,1]]}}},{"id":536,"uris":["http://zotero.org/groups/5786507/items/ZNXJZAJT"],"itemData":{"id":536,"type":"article-journal","abstract":"Despite longstanding interest in the evolutionary origins and maintenance of vocal learning, we know relatively little about how social dynamics influence vocal learning processes in natural populations. The “signaling group membership” hypothesis proposes that socially learned calls evolved and are maintained as signals of group membership. However, in fission–fusion societies, individuals can interact in social groups across various social scales. For learned calls to signal group membership over multiple social scales, they must contain information about group membership over each of these scales, a concept termed “hierarchical mapping.” Monk parakeets (Myiopsitta monachus), small parrots native to South America, exhibit vocal mimicry in captivity and fission–fusion social dynamics in the wild. We examined patterns of contact call acoustic similarity in Uruguay to test the hierarchical mapping assumption of the signaling group membership hypothesis. We also asked whether geographic variation patterns matched regional dialects or geographic clines that have been documented in other vocal learning species. We used visual inspection, spectrographic cross-correlation and random forests, a machine learning approach, to evaluate contact call similarity. We compared acoustic similarity across social scales and geographic distance using Mantel tests and spatial autocorrelation. We found high similarity within individuals, and low, albeit significant, similarity within groups at the pair, flock and site social scales. Patterns of acoustic similarity over geographic distance did not match mosaic or graded patterns expected in dialectal or clinal variation. Our findings suggest that monk parakeet social interactions rely more heavily upon individual recognition than group membership at higher social scales.","container-title":"Behavioral Ecology","DOI":"10.1093/beheco/arz202","ISSN":"1045-2249","issue":"2","journalAbbreviation":"Behavioral Ecology","page":"448-458","source":"Silverchair","title":"Individual signatures outweigh social group identity in contact calls of a communally nesting parrot","volume":"31","author":[{"family":"Smith-Vidaurre","given":"Grace"},{"family":"Araya-Salas","given":"Marcelo"},{"family":"Wright","given":"Timothy F"}],"issued":{"date-parts":[["2020",3,20]]}}},{"id":542,"uris":["http://zotero.org/groups/5786507/items/E7IVATDZ"],"itemData":{"id":542,"type":"article-journal","abstract":"Animals can actively encode different types of identity information in learned communication signals, such as group membership or individual identity. The social environments in which animals interact may favor different types of information, but whether identity information conveyed in learned signals is robust or responsive to social disruption over short evolutionary timescales is not well understood. We inferred the type of identity information that was most salient in vocal signals by combining computational tools, including supervised machine learning, with a conceptual framework of “hierarchical mapping”, or patterns of relative acoustic convergence across social scales. We used populations of a vocal learning species as a natural experiment to test whether the type of identity information emphasized in learned vocalizations changed in populations that experienced the social disruption of introduction into new parts of the world. We compared the social scales with the most salient identity information among native and introduced range monk parakeet (Myiopsitta monachus) calls recorded in Uruguay and the United States, respectively. We also evaluated whether the identity information emphasized in introduced range calls changed over time. To place our findings in an evolutionary context, we compared our results with another parrot species that exhibits well-established and distinctive regional vocal dialects that are consistent with signaling group identity. We found that both native and introduced range monk parakeet calls displayed the strongest convergence at the individual scale and minimal convergence within sites. We did not identify changes in the strength of acoustic convergence within sites over time in the introduced range calls. These results indicate that the individual identity information in learned vocalizations did not change over short evolutionary timescales in populations that experienced the social disruption of introduction. Our findings point to exciting new research directions about the robustness or responsiveness of communication systems over different evolutionary timescales.","container-title":"PLOS Computational Biology","DOI":"10.1371/journal.pcbi.1011231","ISSN":"1553-7358","issue":"7","journalAbbreviation":"PLOS Computational Biology","language":"en","note":"publisher: Public Library of Science","page":"e1011231","source":"PLoS Journals","title":"Individual identity information persists in learned calls of introduced parrot populations","volume":"19","author":[{"family":"Smith-Vidaurre","given":"Grace"},{"family":"Pérez-Marrufo","given":"Valeria"},{"family":"Hobson","given":"Elizabeth A."},{"family":"Salinas-Melgoza","given":"Alejandro"},{"family":"Wright","given":"Timothy F."}],"issued":{"date-parts":[["2023",7,27]]}}},{"id":519,"uris":["http://zotero.org/groups/5786507/items/CYI2BRGH"],"itemData":{"id":519,"type":"article-journal","abstract":"This study describes a system of regional dialects in the contact call of a parrot, the yellow-naped amazon (Amazona auropalliata.) Spectrographic cross-correlation analyses of calls from multi</w:instrText>
      </w:r>
      <w:r w:rsidR="00834B5D" w:rsidRPr="008C27BE">
        <w:rPr>
          <w:rFonts w:ascii="Arial" w:hAnsi="Arial" w:cs="Arial"/>
          <w:lang w:val="es-ES"/>
        </w:rPr>
        <w:instrText xml:space="preserve">ple adults at 16 roosts in Costa Rica reveal two distinct patterns of geographic variation in call structure: first, variation in the basic structure of the call by which roosts can be classified into three distinct dialects, and second, fine-scale variation of call structure among roosts within a dialect. Some birds at roosts bordering two dialects use the calls of both neighbouring dialects interchangeably. These results suggest that there are two distinct processes governing the diffusion of call types among roosts, with dialect borders acting as barriers to the spread of foreign calls. Such a dialect system could be maintained through either reduced dispersal of birds across dialect boundaries or alternatively, by reduced diffusion of call types. These two possibilities have different implications for the genetic isolation of populations and thus for both speciation and learning. This pattern is broadly similar to those seen in some songbirds and may be maintained in a similar manner.","container-title":"Proceedings of the Royal Society of London. Series B: Biological Sciences","DOI":"10.1098/rspb.1996.0128","issue":"1372","note":"publisher: Royal Society","page":"867-872","source":"royalsocietypublishing.org (Atypon)","title":"Regional dialects in the contact call of a parrot","volume":"263","author":[{"family":"Wright","given":"Timothy F."}],"issued":{"date-parts":[["1996"]]}}}],"schema":"https://github.com/citation-style-language/schema/raw/master/csl-citation.json"} </w:instrText>
      </w:r>
      <w:r w:rsidR="001247FA">
        <w:rPr>
          <w:rFonts w:ascii="Arial" w:hAnsi="Arial" w:cs="Arial"/>
        </w:rPr>
        <w:fldChar w:fldCharType="separate"/>
      </w:r>
      <w:r w:rsidR="00834B5D" w:rsidRPr="008C27BE">
        <w:rPr>
          <w:rFonts w:ascii="Arial" w:hAnsi="Arial" w:cs="Arial"/>
          <w:lang w:val="es-ES"/>
        </w:rPr>
        <w:t>(Araya-Salas et al., 2019; Berg, Delgado, Cortopassi, et al., 2011; Berg, Delgado, Okawa, et al., 2011; Smith-Vidaurre et al., 2020, 2023; Wright, 1996)</w:t>
      </w:r>
      <w:r w:rsidR="001247FA">
        <w:rPr>
          <w:rFonts w:ascii="Arial" w:hAnsi="Arial" w:cs="Arial"/>
        </w:rPr>
        <w:fldChar w:fldCharType="end"/>
      </w:r>
      <w:commentRangeEnd w:id="19"/>
      <w:r w:rsidR="00974D1D">
        <w:rPr>
          <w:rStyle w:val="CommentReference"/>
        </w:rPr>
        <w:commentReference w:id="19"/>
      </w:r>
      <w:r w:rsidR="001247FA" w:rsidRPr="008C27BE">
        <w:rPr>
          <w:rFonts w:ascii="Arial" w:hAnsi="Arial" w:cs="Arial"/>
          <w:lang w:val="es-ES"/>
        </w:rPr>
        <w:t xml:space="preserve">. </w:t>
      </w:r>
      <w:r w:rsidR="00EA11C3">
        <w:rPr>
          <w:rFonts w:ascii="Arial" w:hAnsi="Arial" w:cs="Arial"/>
        </w:rPr>
        <w:t>Such pipelines can rely on overall measurements of acoustic similarity</w:t>
      </w:r>
      <w:r w:rsidR="000636BC">
        <w:rPr>
          <w:rFonts w:ascii="Arial" w:hAnsi="Arial" w:cs="Arial"/>
        </w:rPr>
        <w:t xml:space="preserve"> </w:t>
      </w:r>
      <w:r w:rsidR="00834B5D">
        <w:rPr>
          <w:rFonts w:ascii="Arial" w:hAnsi="Arial" w:cs="Arial"/>
        </w:rPr>
        <w:fldChar w:fldCharType="begin"/>
      </w:r>
      <w:r w:rsidR="00834B5D">
        <w:rPr>
          <w:rFonts w:ascii="Arial" w:hAnsi="Arial" w:cs="Arial"/>
        </w:rPr>
        <w:instrText xml:space="preserve"> ADDIN ZOTERO_ITEM CSL_CITATION {"citationID":"Sa9HTNBJ","properties":{"formattedCitation":"(Araya-Salas et al., 2019; Smith-Vidaurre et al., 2020; Wright, 1996)","plainCitation":"(Araya-Salas et al., 2019; Smith-Vidaurre et al., 2020; Wright, 1996)","noteIndex":0},"citationItems":[{"id":534,"uris":["http://zotero.org/groups/5786507/items/DLH8HEV6"],"itemData":{"id":534,"type":"article-journal","abstract":"Vocal learning, in which animals modify their vocalizations based on social experience, has evolved in several lineages of mammals and birds, including humans. Despite much attention, the question of how this key cognitive trait has evolved remains unanswered. The motor theory for the origin of vocal learning posits that neural centres specialized for vocal learning arose from adjacent areas in the brain devoted to general motor learning. One prediction of this hypothesis is that visual displays that rely on complex motor patterns may also be learned in taxa with vocal learning. While learning of both spoken and gestural languages is well documented in humans, the occurrence of learned visual displays has rarely been examined in non-human animals. We tested for geographical variation consistent with learning of visual displays in long-billed hermits (Phaethornis longirostris), a lek-mating hummingbird that, like humans, has both learned vocalizations and elaborate visual displays. We found lek-level signatures in both vocal parameters and visual display features, including display element proportions, sequence syntax and fine-scale parameters of elements. This variation was not associated with genetic differentiation between leks. In the absence of genetic differences, geographical variation in vocal signals at small scales is most parsimoniously attributed to learning, suggesting a significant role of social learning in visual display ontogeny. The co-occurrence of learning in vocal and visual displays would be consistent with a parallel evolution of these two signal modalities in this species.","container-title":"Proceedings of the Royal Society B: Biological Sciences","DOI":"10.1098/rspb.2019.0666","issue":"1903","note":"publisher: Royal Society","page":"20190666","source":"royalsocietypublishing.org (Atypon)","title":"Social group signatures in hummingbird displays provide evidence of co-occurrence of vocal and visual learning","volume":"286","author":[{"family":"Araya-Salas","given":"Marcelo"},{"family":"Smith-Vidaurre","given":"Grace"},{"family":"Mennill","given":"Daniel J."},{"family":"González-Gómez","given":"Paulina L."},{"family":"Cahill","given":"James"},{"family":"Wright","given":"Timothy F."}],"issued":{"date-parts":[["2019",5,29]]}}},{"id":536,"uris":["http://zotero.org/groups/5786507/items/ZNXJZAJT"],"itemData":{"id":536,"type":"article-journal","abstract":"Despite longstanding interest in the evolutionary origins and maintenance of vocal learning, we know relatively little about how social dynamics influence vocal learning processes in natural populations. The “signaling group membership” hypothesis proposes that socially learned calls evolved and are maintained as signals of group membership. However, in fission–fusion societies, individuals can interact in social groups across various social scales. For learned calls to signal group membership over multiple social scales, they must contain information about group membership over each of these scales, a concept termed “hierarchical mapping.” Monk parakeets (Myiopsitta monachus), small parrots native to South America, exhibit vocal mimicry in captivity and fission–fusion social dynamics in the wild. We examined patterns of contact call acoustic similarity in Uruguay to test the hierarchical mapping assumption of the signaling group membership hypothesis. We also asked whether geographic variation patterns matched regional dialects or geographic clines that have been documented in other vocal learning species. We used visual inspection, spectrographic cross-correlation and random forests, a machine learning approach, to evaluate contact call similarity. We compared acoustic similarity across social scales and geographic distance using Mantel tests and spatial autocorrelation. We found high similarity within individuals, and low, albeit significant, similarity within groups at the pair, flock and site social scales. Patterns of acoustic similarity over geographic distance did not match mosaic or graded patterns expected in dialectal or clinal variation. Our findings suggest that monk parakeet social interactions rely more heavily upon individual recognition than group membership at higher social scales.","container-title":"Behavioral Ecology","DOI":"10.1093/beheco/arz202","ISSN":"1045-2249","issue":"2","journalAbbreviation":"Behavioral Ecology","page":"448-458","source":"Silverchair","title":"Individual signatures outweigh social group identity in contact calls of a communally nesting parrot","volume":"31","author":[{"family":"Smith-Vidaurre","given":"Grace"},{"family":"Araya-Salas","given":"Marcelo"},{"family":"Wright","given":"Timothy F"}],"issued":{"date-parts":[["2020",3,20]]}}},{"id":519,"uris":["http://zotero.org/groups/5786507/items/CYI2BRGH"],"itemData":{"id":519,"type":"article-journal","abstract":"This study describes a system of regional dialects in the contact call of a parrot, the yellow-naped amazon (Amazona auropalliata.) Spectrographic cross-correlation analyses of calls from multiple adults at 16 roosts in Costa Rica reveal two distinct patterns of geographic variation in call structure: first, variation in the basic structure of the call by which roosts can be classified into three distinct dialects, and second, fine-scale variation of call structure among roosts within a dialect. Some birds at roosts bordering two dialects use the calls of both neighbouring dialects interchangeably. These results suggest that there are two distinct processes governing the diffusion of call types among roosts, with dialect borders acting as barriers to the spread of foreign calls. Such a dialect system could be maintained through either reduced dispersal of birds across dialect boundaries or alternatively, by reduced diffusion of call types. These two possibilities have different implications for the genetic isolation of populations and thus for both speciation and learning. This pattern is broadly similar to those seen in some songbirds and may be maintained in a similar manner.","container-title":"Proceedings of the Royal Society of London. Series B: Biological Sciences","DOI":"10.1098/rspb.1996.0128","issue":"1372","note":"publisher: Royal Society","page":"867-872","source":"royalsocietypublishing.org (Atypon)","title":"Regional dialects in the contact call of a parrot","volume":"263","author":[{"family":"Wright","given":"Timothy F."}],"issued":{"date-parts":[["1996"]]}}}],"schema":"https://github.com/citation-style-language/schema/raw/master/csl-citation.json"} </w:instrText>
      </w:r>
      <w:r w:rsidR="00834B5D">
        <w:rPr>
          <w:rFonts w:ascii="Arial" w:hAnsi="Arial" w:cs="Arial"/>
        </w:rPr>
        <w:fldChar w:fldCharType="separate"/>
      </w:r>
      <w:r w:rsidR="00834B5D" w:rsidRPr="00834B5D">
        <w:rPr>
          <w:rFonts w:ascii="Arial" w:hAnsi="Arial" w:cs="Arial"/>
        </w:rPr>
        <w:t>(Araya-Salas et al., 2019; Smith-Vidaurre et al., 2020; Wright, 1996)</w:t>
      </w:r>
      <w:r w:rsidR="00834B5D">
        <w:rPr>
          <w:rFonts w:ascii="Arial" w:hAnsi="Arial" w:cs="Arial"/>
        </w:rPr>
        <w:fldChar w:fldCharType="end"/>
      </w:r>
      <w:r w:rsidR="00BD66C3">
        <w:rPr>
          <w:rFonts w:ascii="Arial" w:hAnsi="Arial" w:cs="Arial"/>
        </w:rPr>
        <w:t xml:space="preserve"> </w:t>
      </w:r>
      <w:r w:rsidR="004B284F">
        <w:rPr>
          <w:rFonts w:ascii="Arial" w:hAnsi="Arial" w:cs="Arial"/>
        </w:rPr>
        <w:t>distance matrices built from vocal element categorization (</w:t>
      </w:r>
      <w:r w:rsidR="003810D3" w:rsidRPr="00834B5D">
        <w:rPr>
          <w:rFonts w:ascii="Arial" w:hAnsi="Arial" w:cs="Arial"/>
          <w:highlight w:val="yellow"/>
        </w:rPr>
        <w:t>MacDougall-</w:t>
      </w:r>
      <w:proofErr w:type="spellStart"/>
      <w:r w:rsidR="003810D3" w:rsidRPr="00834B5D">
        <w:rPr>
          <w:rFonts w:ascii="Arial" w:hAnsi="Arial" w:cs="Arial"/>
          <w:highlight w:val="yellow"/>
        </w:rPr>
        <w:t>Shackletons</w:t>
      </w:r>
      <w:proofErr w:type="spellEnd"/>
      <w:r w:rsidR="003810D3" w:rsidRPr="00834B5D">
        <w:rPr>
          <w:rFonts w:ascii="Arial" w:hAnsi="Arial" w:cs="Arial"/>
          <w:highlight w:val="yellow"/>
        </w:rPr>
        <w:t>?</w:t>
      </w:r>
      <w:r w:rsidR="004B284F">
        <w:rPr>
          <w:rFonts w:ascii="Arial" w:hAnsi="Arial" w:cs="Arial"/>
        </w:rPr>
        <w:t xml:space="preserve">), </w:t>
      </w:r>
      <w:r w:rsidR="00BD66C3">
        <w:rPr>
          <w:rFonts w:ascii="Arial" w:hAnsi="Arial" w:cs="Arial"/>
        </w:rPr>
        <w:t xml:space="preserve">hand-picked acoustic measurements </w:t>
      </w:r>
      <w:r w:rsidR="00834B5D">
        <w:rPr>
          <w:rFonts w:ascii="Arial" w:hAnsi="Arial" w:cs="Arial"/>
        </w:rPr>
        <w:fldChar w:fldCharType="begin"/>
      </w:r>
      <w:r w:rsidR="00834B5D">
        <w:rPr>
          <w:rFonts w:ascii="Arial" w:hAnsi="Arial" w:cs="Arial"/>
        </w:rPr>
        <w:instrText xml:space="preserve"> ADDIN ZOTERO_ITEM CSL_CITATION {"citationID":"QExVee5W","properties":{"formattedCitation":"(Berg, Delgado, Okawa, et al., 2011; Smeele et al., 2023)","plainCitation":"(Berg, Delgado, Okawa, et al., 2011; Smeele et al., 2023)","noteIndex":0},"citationItems":[{"id":527,"uris":["http://zotero.org/groups/5786507/items/M5RQLYC2"],"itemData":{"id":527,"type":"article-journal","abstract":"Contact calls function to coordinate movements in a wide variety of social animals. Where population density is high, visibility is low and repeated interactions occur between known social companions, calls are often individually recognizable. Parrots are highly social and make substantial daily movements, which appear to be mediated through contact calling. However, there is little experimental evidence for how free-ranging parrots recognize social companions. We quantified intra- and interindividual variation of contact calls in a banded population of green-rumped parrotlets in Venezuela. Recordings of a sample of males were made on replicate days as they announced their return to incubating mates. Spectrographic structure of these contact calls showed significantly more variation between than within individuals, and calls could be correctly classified to individuals more often than was expected by chance. Males varied across multiple dimensions simultaneously, including duration, frequency and frequency modulation of contact calls. Playback experiments showed that free-ranging female parrotlets responded significantly more often to their mates’ calls than to calls of males of other nests. Mate recognition via contact calls may be selectively advantageous during incubation and brooding if this reduces the potential costs associated with confusing contact calls of mates with those of nonmates, including infanticidal conspecifics.","container-title":"Animal Behaviour","DOI":"10.1016/j.anbehav.2010.10.012","ISSN":"0003-3472","issue":"1","journalAbbreviation":"Animal Behaviour","page":"241-248","source":"ScienceDirect","title":"Contact calls are used for individual mate recognition in free-ranging green-rumped parrotlets, &lt;i&gt;Forpus passerinus&lt;/i&gt;","volume":"81","author":[{"family":"Berg","given":"Karl S."},{"family":"Delgado","given":"Soraya"},{"family":"Okawa","given":"Rae"},{"family":"Beissinger","given":"Steven R."},{"family":"Bradbury","given":"Jack W."}],"issued":{"date-parts":[["2011",1,1]]}}},{"id":457,"uris":["http://zotero.org/users/6722993/items/YUE44IAR"],"itemData":{"id":457,"type":"article-journal","abstract":"In humans, identity is partly encoded in a voice-print that is carried across multiple vocalizations. Other species also signal vocal identity in calls, such as shown in the contact call of parrots. However, it remains unclear to what extent other call types in parrots are individually distinct, and whether there is an analogous voice-print across calls. Here we test if an individual signature is present in other call types, how stable this signature is, and if parrots exhibit voice-prints across call types. We recorded 5599 vocalizations from 229 individually marked monk parakeets (\n              Myiopsitta monachus\n              ) over a 2-year period in Barcelona, Spain. We examined five distinct call types, finding evidence for an individual signature in three. We further show that in the contact call, while birds are individually distinct, the calls are more variable than previously assumed, changing over short time scales (seconds to minutes). Finally, we provide evidence for voice-prints across multiple call types, with a discriminant function being able to predict caller identity across call types. This suggests that monk parakeets may be able to use vocal cues to recognize conspecifics, even across vocalization types and without necessarily needing active vocal signatures of identity.","container-title":"Royal Society Open Science","DOI":"10.1098/rsos.230835","ISSN":"2054-5703","issue":"10","journalAbbreviation":"R. Soc. open sci.","language":"en","page":"230835","source":"DOI.org (Crossref)","title":"Evidence for vocal signatures and voice-prints in a wild parrot","volume":"10","author":[{"family":"Smeele","given":"Simeon Q."},{"family":"Senar","given":"Juan Carlos"},{"family":"Aplin","given":"Lucy M."},{"family":"McElreath","given":"Mary Brooke"}],"issued":{"date-parts":[["2023",10]]}}}],"schema":"https://github.com/citation-style-language/schema/raw/master/csl-citation.json"} </w:instrText>
      </w:r>
      <w:r w:rsidR="00834B5D">
        <w:rPr>
          <w:rFonts w:ascii="Arial" w:hAnsi="Arial" w:cs="Arial"/>
        </w:rPr>
        <w:fldChar w:fldCharType="separate"/>
      </w:r>
      <w:r w:rsidR="00834B5D" w:rsidRPr="00834B5D">
        <w:rPr>
          <w:rFonts w:ascii="Arial" w:hAnsi="Arial" w:cs="Arial"/>
        </w:rPr>
        <w:t>(Berg, Delgado, Okawa, et al., 2011; Smeele et al., 2023)</w:t>
      </w:r>
      <w:r w:rsidR="00834B5D">
        <w:rPr>
          <w:rFonts w:ascii="Arial" w:hAnsi="Arial" w:cs="Arial"/>
        </w:rPr>
        <w:fldChar w:fldCharType="end"/>
      </w:r>
      <w:r w:rsidR="0094180A">
        <w:rPr>
          <w:rFonts w:ascii="Arial" w:hAnsi="Arial" w:cs="Arial"/>
        </w:rPr>
        <w:t xml:space="preserve">, </w:t>
      </w:r>
      <w:r w:rsidR="007F09EE">
        <w:rPr>
          <w:rFonts w:ascii="Arial" w:hAnsi="Arial" w:cs="Arial"/>
        </w:rPr>
        <w:t xml:space="preserve">automatically </w:t>
      </w:r>
      <w:r w:rsidR="007F09EE">
        <w:rPr>
          <w:rFonts w:ascii="Arial" w:hAnsi="Arial" w:cs="Arial"/>
        </w:rPr>
        <w:lastRenderedPageBreak/>
        <w:t>extracted acoustic features (</w:t>
      </w:r>
      <w:r w:rsidR="002B1E31" w:rsidRPr="00834B5D">
        <w:rPr>
          <w:rFonts w:ascii="Arial" w:hAnsi="Arial" w:cs="Arial"/>
          <w:highlight w:val="yellow"/>
        </w:rPr>
        <w:t>CITE</w:t>
      </w:r>
      <w:r w:rsidR="007F09EE">
        <w:rPr>
          <w:rFonts w:ascii="Arial" w:hAnsi="Arial" w:cs="Arial"/>
        </w:rPr>
        <w:t>)</w:t>
      </w:r>
      <w:r w:rsidR="002B1E31">
        <w:rPr>
          <w:rFonts w:ascii="Arial" w:hAnsi="Arial" w:cs="Arial"/>
        </w:rPr>
        <w:t>.</w:t>
      </w:r>
      <w:r w:rsidR="00636532">
        <w:rPr>
          <w:rFonts w:ascii="Arial" w:hAnsi="Arial" w:cs="Arial"/>
        </w:rPr>
        <w:t xml:space="preserve"> Researchers</w:t>
      </w:r>
      <w:r w:rsidR="00FD7FD4">
        <w:rPr>
          <w:rFonts w:ascii="Arial" w:hAnsi="Arial" w:cs="Arial"/>
        </w:rPr>
        <w:t xml:space="preserve"> can then compare signals via </w:t>
      </w:r>
      <w:r w:rsidR="00872259">
        <w:rPr>
          <w:rFonts w:ascii="Arial" w:hAnsi="Arial" w:cs="Arial"/>
        </w:rPr>
        <w:t xml:space="preserve">permuted </w:t>
      </w:r>
      <w:r w:rsidR="00FD7FD4">
        <w:rPr>
          <w:rFonts w:ascii="Arial" w:hAnsi="Arial" w:cs="Arial"/>
        </w:rPr>
        <w:t xml:space="preserve">matrix correlation </w:t>
      </w:r>
      <w:r w:rsidR="00872259">
        <w:rPr>
          <w:rFonts w:ascii="Arial" w:hAnsi="Arial" w:cs="Arial"/>
        </w:rPr>
        <w:t>approaches</w:t>
      </w:r>
      <w:r w:rsidR="00FD42D5">
        <w:rPr>
          <w:rFonts w:ascii="Arial" w:hAnsi="Arial" w:cs="Arial"/>
        </w:rPr>
        <w:t>,</w:t>
      </w:r>
      <w:r w:rsidR="00E801F3">
        <w:rPr>
          <w:rFonts w:ascii="Arial" w:hAnsi="Arial" w:cs="Arial"/>
        </w:rPr>
        <w:t xml:space="preserve"> Bayesian </w:t>
      </w:r>
      <w:r w:rsidR="00B95D96">
        <w:rPr>
          <w:rFonts w:ascii="Arial" w:hAnsi="Arial" w:cs="Arial"/>
        </w:rPr>
        <w:t xml:space="preserve">multi-level </w:t>
      </w:r>
      <w:r w:rsidR="00E801F3">
        <w:rPr>
          <w:rFonts w:ascii="Arial" w:hAnsi="Arial" w:cs="Arial"/>
        </w:rPr>
        <w:t>model</w:t>
      </w:r>
      <w:r w:rsidR="00B95D96">
        <w:rPr>
          <w:rFonts w:ascii="Arial" w:hAnsi="Arial" w:cs="Arial"/>
        </w:rPr>
        <w:t>s</w:t>
      </w:r>
      <w:r w:rsidR="00F66011">
        <w:rPr>
          <w:rFonts w:ascii="Arial" w:hAnsi="Arial" w:cs="Arial"/>
        </w:rPr>
        <w:t xml:space="preserve">, </w:t>
      </w:r>
      <w:r w:rsidR="00F66011" w:rsidRPr="00834B5D">
        <w:rPr>
          <w:rFonts w:ascii="Arial" w:hAnsi="Arial" w:cs="Arial"/>
          <w:highlight w:val="yellow"/>
        </w:rPr>
        <w:t>or others</w:t>
      </w:r>
      <w:r w:rsidR="00C47A39" w:rsidRPr="00834B5D">
        <w:rPr>
          <w:rFonts w:ascii="Arial" w:hAnsi="Arial" w:cs="Arial"/>
          <w:highlight w:val="yellow"/>
        </w:rPr>
        <w:t xml:space="preserve"> in the current citation list</w:t>
      </w:r>
      <w:r w:rsidR="00F66011" w:rsidRPr="00834B5D">
        <w:rPr>
          <w:rFonts w:ascii="Arial" w:hAnsi="Arial" w:cs="Arial"/>
          <w:highlight w:val="yellow"/>
        </w:rPr>
        <w:t>?</w:t>
      </w:r>
      <w:r w:rsidR="00E801F3">
        <w:rPr>
          <w:rFonts w:ascii="Arial" w:hAnsi="Arial" w:cs="Arial"/>
        </w:rPr>
        <w:t xml:space="preserve"> </w:t>
      </w:r>
      <w:commentRangeStart w:id="20"/>
      <w:r w:rsidR="00FD7FD4">
        <w:rPr>
          <w:rFonts w:ascii="Arial" w:hAnsi="Arial" w:cs="Arial"/>
        </w:rPr>
        <w:fldChar w:fldCharType="begin"/>
      </w:r>
      <w:r w:rsidR="00AE34AC">
        <w:rPr>
          <w:rFonts w:ascii="Arial" w:hAnsi="Arial" w:cs="Arial"/>
        </w:rPr>
        <w:instrText xml:space="preserve"> ADDIN ZOTERO_ITEM CSL_CITATION {"citationID":"s1eocdJz","properties":{"formattedCitation":"(Araya-Salas et al., 2019; Hile et al., 2000; Kershenbaum et al., 2012; MacDougall-Shackleton &amp; MacDougall-Shackleton, 2001; Smeele et al., 2023; Smith-Vidaurre et al., 2023; Wright, 1996)","plainCitation":"(Araya-Salas et al., 2019; Hile et al., 2000; Kershenbaum et al., 2012; MacDougall-Shackleton &amp; MacDougall-Shackleton, 2001; Smeele et al., 2023; Smith-Vidaurre et al., 2023; Wright, 1996)","noteIndex":0},"citationItems":[{"id":534,"uris":["http://zotero.org/groups/5786507/items/DLH8HEV6"],"itemData":{"id":534,"type":"article-journal","abstract":"Vocal learning, in which animals modify their vocalizations based on social experience, has evolved in several lineages of mammals and birds, including humans. Despite much attention, the question of how this key cognitive trait has evolved remains unanswered. The motor theory for the origin of vocal learning posits that neural centres specialized for vocal learning arose from adjacent areas in the brain devoted to general motor learning. One prediction of this hypothesis is that visual displays that rely on complex motor patterns may also be learned in taxa with vocal learning. While learning of both spoken and gestural languages is well documented in humans, the occurrence of learned visual displays has rarely been examined in non-human animals. We tested for geographical variation consistent with learning of visual displays in long-billed hermits (Phaethornis longirostris), a lek-mating hummingbird that, like humans, has both learned vocalizations and elaborate visual displays. We found lek-level signatures in both vocal parameters and visual display features, including display element proportions, sequence syntax and fine-scale parameters of elements. This variation was not associated with genetic differentiation between leks. In the absence of genetic differences, geographical variation in vocal signals at small scales is most parsimoniously attributed to learning, suggesting a significant role of social learning in visual display ontogeny. The co-occurrence of learning in vocal and visual displays would be consistent with a parallel evolution of these two signal modalities in this species.","container-title":"Proceedings of the Royal Society B: Biological Sciences","DOI":"10.1098/rspb.2019.0666","issue":"1903","note":"publisher: Royal Society","page":"20190666","source":"royalsocietypublishing.org (Atypon)","title":"Social group signatures in hummingbird displays provide evidence of co-occurrence of vocal and visual learning","volume":"286","author":[{"family":"Araya-Salas","given":"Marcelo"},{"family":"Smith-Vidaurre","given":"Grace"},{"family":"Mennill","given":"Daniel J."},{"family":"González-Gómez","given":"Paulina L."},{"family":"Cahill","given":"James"},{"family":"Wright","given":"Timothy F."}],"issued":{"date-parts":[["2019",5,29]]}}},{"id":532,"uris":["http://zotero.org/groups/5786507/items/LRNJKMW3"],"itemData":{"id":532,"type":"article-journal","abstract":"The budgerigar, a small species of parrot, can learn new vocalizations throughout life and is therefore widely used as a model system for studying various aspects of vocal learning. It is not known, however, why parrots imitate sounds. To test the hypothesis that vocal imitation in budgerigars is related to pair bonding, we recorded approximately 100 contact calls from each of nine male and nine female adult budgerigars that were unfamiliar with one another and then placed them into pairs. We sampled their contact call repertoire weekly and conducted twice-weekly behavioural observation sessions. We compared contact calls by sonagram cross-correlation and classified them by means of a hierarchical clustering algorithm. This analysis showed that all pairs developed a shared call within an average of 2.1 weeks. Further analysis revealed that eight of the nine male budgerigars imitated the contact calls of their assigned mates, while none of the females imitated the calls of their males. We conclude that contact call imitation in adult budgerigars probably contributes to pair bond formation and maintenance. Prior studies on budgerigars were limited by the lack of a behavioural paradigm to elicit vocal imitation reliably. Our study remedies this and thereby serves as a foundation for future studies on vocal learning in adult animals.","container-title":"Animal Behaviour","DOI":"10.1006/anbe.1999.1438","ISSN":"0003-3472","issue":"6","journalAbbreviation":"Animal Behaviour","page":"1209-1218","source":"ScienceDirect","title":"Male vocal imitation produces call convergence during pair bonding in budgerigars, &lt;i&gt;Melopsittacus undulatus&lt;/i&gt;","volume":"59","author":[{"family":"Hile","given":"Arla G."},{"family":"Plummer","given":"Thane K."},{"family":"Striedter","given":"Georg F."}],"issued":{"date-parts":[["2000",6,1]]}}},{"id":549,"uris":["http://zotero.org/groups/5786507/items/2IUAEEP4"],"itemData":{"id":549,"type":"article-journal","abstract":"Few mammalian species produce vocalizations that are as richly structured as bird songs, and this greatly restricts the capacity for information transfer. Syntactically complex mammalian vocalizations have been previously studied only in primates, ...","container-title":"Proceedings of the Royal Society B: Biological Sciences","DOI":"10.1098/rspb.2012.0322","issue":"1740","language":"en","note":"PMID: 22513862","page":"2974","source":"pmc.ncbi.nlm.nih.gov","title":"Syntactic structure and geographical dialects in the songs of male rock hyraxes","volume":"279","author":[{"family":"Kershenbaum","given":"Arik"},{"family":"Ilany","given":"Amiyaal"},{"family":"Blaustein","given":"Leon"},{"family":"Geffen","given":"Eli"}],"issued":{"date-parts":[["2012",4,18]]}}},{"id":524,"uris":["http://zotero.org/groups/5786507/items/Y6Z8SCP6"],"itemData":{"id":524,"type":"article-journal","abstract":"Bird song often varies geographically within a species; when this geographic variation has distinct boundaries, the shared song types are referred to as song dialects. How dialects are produced and their adaptive significance are longstanding problems in biology, with implications for the role of culture in the evolution and ecology of diverse organisms, including humans. Here we test the hypothesis that song dialect, a culturally transmitted trait, is related to the population genetic structure of mountain white-crowned sparrows (Zonotrichia leucophrys oriantha). To address this, we compared microsatellite allele frequencies from 18 sample sites representing eight dialect regions in the Sierra Nevada. Pairwise genetic distances were not significantly correlated with geographic distances either within or between dialects, nor did dialect groups form distinct genetic groups according to neighbor-joining or UPGMA analysis, and most variation in allele frequencies occurred among individuals rather than at higher levels. However, most of the remaining variation was attributable to differences among, rather than within, dialect regions, and this among-dialect component of variance was statistically significant. Moreover, when controlling for the effect of geographic distance, song dissimilarity and genetic distance between site pairs were significantly correlated. Thus, song dialects appear to be associated with reductions in, but not strict barriers to, gene flow among dialect regions.","container-title":"Evolution","DOI":"10.1111/j.0014-3820.2001.tb00769.x","ISSN":"1558-5646","issue":"12","language":"en","note":"_eprint: https://onlinelibrary.wiley.com/doi/pdf/10.1111/j.0014-3820.2001.tb00769.x","page":"2568-2575","source":"Wiley Online Library","title":"Cultural and Genetic Evolution in Mountain White-Crowned Sparrows: Song Dialects Are Associated with Population Structure","title-short":"Cultural and Genetic Evolution in Mountain White-Crowned Sparrows","volume":"55","author":[{"family":"MacDougall-Shackleton","given":"Elizabeth A."},{"family":"MacDougall-Shackleton","given":"Scott A."}],"issued":{"date-parts":[["2001"]]}}},{"id":457,"uris":["http://zotero.org/users/6722993/items/YUE44IAR"],"itemData":{"id":457,"type":"article-journal","abstract":"In humans, identity is partly encoded in a voice-print that is carried across multiple vocalizations. Other species also signal vocal identity in calls, such as shown in the contact call of parrots. However, it remains unclear to what extent other call types in parrots are individually distinct, and whether there is an analogous voice-print across calls. Here we test if an individual signature is present in other call types, how stable this signature is, and if parrots exhibit voice-prints across call types. We recorded 5599 vocalizations from 229 individually marked monk parakeets (\n              Myiopsitta monachus\n              ) over a 2-year period in Barcelona, Spain. We examined five distinct call types, finding evidence for an individual signature in three. We further show that in the contact call, while birds are individually distinct, the calls are more variable than previously assumed, changing over short time scales (seconds to minutes). Finally, we provide evidence for voice-prints across multiple call types, with a discriminant function being able to predict caller identity across call types. This suggests that monk parakeets may be able to use vocal cues to recognize conspecifics, even across vocalization types and without necessarily needing active vocal signatures of identity.","container-title":"Royal Society Open Science","DOI":"10.1098/rsos.230835","ISSN":"2054-5703","issue":"10","journalAbbreviation":"R. Soc. open sci.","language":"en","page":"230835","source":"DOI.org (Crossref)","title":"Evidence for vocal signatures and voice-prints in a wild parrot","volume":"10","author":[{"family":"Smeele","given":"Simeon Q."},{"family":"Senar","given":"Juan Carlos"},{"family":"Aplin","given":"Lucy M."},{"family":"McElreath","given":"Mary Brooke"}],"issued":{"date-parts":[["2023",10]]}}},{"id":542,"uris":["http://zotero.org/groups/5786507/items/E7IVATDZ"],"itemData":{"id":542,"type":"article-journal","abstract":"Animals can actively encode different types of identity information in learned communication signals, such as group membership or individual identity. The social environments in which animals interact may favor different types of information, but whether identity information conveyed in learned signals is robust or responsive to social disruption over short evolutionary timescales is not well understood. We inferred the type of identity information that was most salient in vocal signals by combining computational tools, including supervised machine learning, with a conceptual framework of “hierarchical mapping”, or patterns of relative acoustic convergence across social scales. We used populations of a vocal learning species as a natural experiment to test whether the type of identity information emphasized in learned vocalizations changed in populations that experienced the social disruption of introduction into new parts of the world. We compared the social scales with the most salient identity information among native and introduced range monk parakeet (Myiopsitta monachus) calls recorded in Uruguay and the United States, respectively. We also evaluated whether the identity information emphasized in introduced range calls changed over time. To place our findings in an evolutionary context, we compared our results with another parrot species that exhibits well-established and distinctive regional vocal dialects that are consistent with signaling group identity. We found that both native and introduced range monk parakeet calls displayed the strongest convergence at the individual scale and minimal convergence within sites. We did not identify changes in the strength of acoustic convergence within sites over time in the introduced range calls. These results indicate that the individual identity information in learned vocalizations did not change over short evolutionary timescales in populations that experienced the social disruption of introduction. Our findings point to exciting new research directions about the robustness or responsiveness of communication systems over different evolutionary timescales.","container-title":"PLOS Computational Biology","DOI":"10.1371/journal.pcbi.1011231","ISSN":"1553-7358","issue":"7","journalAbbreviation":"PLOS Computational Biology","language":"en","note":"publisher: Public Library of Science","page":"e1011231","source":"PLoS Journals","title":"Individual identity information persists in learned calls of introduced parrot populations","volume":"19","author":[{"family":"Smith-Vidaurre","given":"Grace"},{"family":"Pérez-Marrufo","given":"Valeria"},{"family":"Hobson","given":"Elizabeth A."},{"family":"Salinas-Melgoza","given":"Alejandro"},{"family":"Wright","given":"Timothy F."}],"issued":{"date-parts":[["2023",7,27]]}}},{"id":519,"uris":["http://zotero.org/groups/5786507/items/CYI2BRGH"],"itemData":{"id":519,"type":"article-journal","abstract":"This study describes a system of regional dialects in the contact call of a parrot, the yellow-naped amazon (Amazona auropalliata.) Spectrographic cross-correlation analyses of calls from multiple adults at 16 roosts in Costa Rica reveal two distinct patterns of geographic variation in call structure: first, variation in the basic structure of the call by which roosts can be classified into three distinct dialects, and second, fine-scale variation of call structure among roosts within a dialect. Some birds at roosts bordering two dialects use the calls of both neighbouring dialects interchangeably. These results suggest that there are two distinct processes governing the diffusion of call types among roosts, with dialect borders acting as barriers to the spread of foreign calls. Such a dialect system could be maintained through either reduced dispersal of birds across dialect boundaries or alternatively, by reduced diffusion of call types. These two possibilities have different implications for the genetic isolation of populations and thus for both speciation and learning. This pattern is broadly similar to those seen in some songbirds and may be maintained in a similar manner.","container-title":"Proceedings of the Royal Society of London. Series B: Biological Sciences","DOI":"10.1098/rspb.1996.0128","issue":"1372","note":"publisher: Royal Society","page":"867-872","source":"royalsocietypublishing.org (Atypon)","title":"Regional dialects in the contact call of a parrot","volume":"263","author":[{"family":"Wright","given":"Timothy F."}],"issued":{"date-parts":[["1996"]]}}}],"schema":"https://github.com/citation-style-language/schema/raw/master/csl-citation.json"} </w:instrText>
      </w:r>
      <w:r w:rsidR="00FD7FD4">
        <w:rPr>
          <w:rFonts w:ascii="Arial" w:hAnsi="Arial" w:cs="Arial"/>
        </w:rPr>
        <w:fldChar w:fldCharType="separate"/>
      </w:r>
      <w:r w:rsidR="00AE34AC" w:rsidRPr="00AE34AC">
        <w:rPr>
          <w:rFonts w:ascii="Arial" w:hAnsi="Arial" w:cs="Arial"/>
        </w:rPr>
        <w:t>(Araya-Salas et al., 2019; Hile et al., 2000; Kershenbaum et al., 2012; MacDougall-Shackleton &amp; MacDougall-Shackleton, 2001; Smeele et al., 2023; Smith-Vidaurre et al., 2023; Wright, 1996)</w:t>
      </w:r>
      <w:r w:rsidR="00FD7FD4">
        <w:rPr>
          <w:rFonts w:ascii="Arial" w:hAnsi="Arial" w:cs="Arial"/>
        </w:rPr>
        <w:fldChar w:fldCharType="end"/>
      </w:r>
      <w:commentRangeEnd w:id="20"/>
      <w:r w:rsidR="00E801F3">
        <w:rPr>
          <w:rStyle w:val="CommentReference"/>
        </w:rPr>
        <w:commentReference w:id="20"/>
      </w:r>
      <w:r w:rsidR="00C54672">
        <w:rPr>
          <w:rFonts w:ascii="Arial" w:hAnsi="Arial" w:cs="Arial"/>
        </w:rPr>
        <w:t xml:space="preserve">. </w:t>
      </w:r>
      <w:r w:rsidR="00F94979">
        <w:rPr>
          <w:rFonts w:ascii="Arial" w:hAnsi="Arial" w:cs="Arial"/>
        </w:rPr>
        <w:t xml:space="preserve">When vocal </w:t>
      </w:r>
      <w:r w:rsidR="00C54672">
        <w:rPr>
          <w:rFonts w:ascii="Arial" w:hAnsi="Arial" w:cs="Arial"/>
        </w:rPr>
        <w:t>signals</w:t>
      </w:r>
      <w:r w:rsidR="00485143">
        <w:rPr>
          <w:rFonts w:ascii="Arial" w:hAnsi="Arial" w:cs="Arial"/>
        </w:rPr>
        <w:t xml:space="preserve"> are</w:t>
      </w:r>
      <w:r w:rsidR="00C54672">
        <w:rPr>
          <w:rFonts w:ascii="Arial" w:hAnsi="Arial" w:cs="Arial"/>
        </w:rPr>
        <w:t xml:space="preserve"> com</w:t>
      </w:r>
      <w:r w:rsidR="00485143">
        <w:rPr>
          <w:rFonts w:ascii="Arial" w:hAnsi="Arial" w:cs="Arial"/>
        </w:rPr>
        <w:t>posed</w:t>
      </w:r>
      <w:r w:rsidR="00C54672">
        <w:rPr>
          <w:rFonts w:ascii="Arial" w:hAnsi="Arial" w:cs="Arial"/>
        </w:rPr>
        <w:t xml:space="preserve"> of several different discrete subunits, research</w:t>
      </w:r>
      <w:r w:rsidR="0071370C">
        <w:rPr>
          <w:rFonts w:ascii="Arial" w:hAnsi="Arial" w:cs="Arial"/>
        </w:rPr>
        <w:t>ers</w:t>
      </w:r>
      <w:r w:rsidR="00C54672">
        <w:rPr>
          <w:rFonts w:ascii="Arial" w:hAnsi="Arial" w:cs="Arial"/>
        </w:rPr>
        <w:t xml:space="preserve"> </w:t>
      </w:r>
      <w:r w:rsidR="0071370C">
        <w:rPr>
          <w:rFonts w:ascii="Arial" w:hAnsi="Arial" w:cs="Arial"/>
        </w:rPr>
        <w:t>have</w:t>
      </w:r>
      <w:r w:rsidR="00C54672">
        <w:rPr>
          <w:rFonts w:ascii="Arial" w:hAnsi="Arial" w:cs="Arial"/>
        </w:rPr>
        <w:t xml:space="preserve"> use</w:t>
      </w:r>
      <w:r w:rsidR="0071370C">
        <w:rPr>
          <w:rFonts w:ascii="Arial" w:hAnsi="Arial" w:cs="Arial"/>
        </w:rPr>
        <w:t>d</w:t>
      </w:r>
      <w:r w:rsidR="00C54672">
        <w:rPr>
          <w:rFonts w:ascii="Arial" w:hAnsi="Arial" w:cs="Arial"/>
        </w:rPr>
        <w:t xml:space="preserve"> methods that reconstruct information encoded in sequences </w:t>
      </w:r>
      <w:r w:rsidR="00375B6A">
        <w:rPr>
          <w:rFonts w:ascii="Arial" w:hAnsi="Arial" w:cs="Arial"/>
        </w:rPr>
        <w:t xml:space="preserve">following the categorization of units </w:t>
      </w:r>
      <w:r w:rsidR="00C54672">
        <w:rPr>
          <w:rFonts w:ascii="Arial" w:hAnsi="Arial" w:cs="Arial"/>
        </w:rPr>
        <w:fldChar w:fldCharType="begin"/>
      </w:r>
      <w:r w:rsidR="00C54672">
        <w:rPr>
          <w:rFonts w:ascii="Arial" w:hAnsi="Arial" w:cs="Arial"/>
        </w:rPr>
        <w:instrText xml:space="preserve"> ADDIN ZOTERO_ITEM CSL_CITATION {"citationID":"2snwsYTn","properties":{"formattedCitation":"(Kershenbaum &amp; Garland, 2015)","plainCitation":"(Kershenbaum &amp; Garland, 2015)","noteIndex":0},"citationItems":[{"id":544,"uris":["http://zotero.org/groups/5786507/items/WJJ2WCSZ"],"itemData":{"id":544,"type":"article-journal","abstract":"Many animals communicate using sequences of discrete acoustic elements which can be complex, vary in their degree of stereotypy, and are potentially open-ended. Variation in sequences can provide important ecological, behavioural or evolutionary information about the structure and connectivity of populations, mechanisms for vocal cultural evolution and the underlying drivers responsible for these processes. Various mathematical techniques have been used to form a realistic approximation of sequence similarity for such tasks. Here, we use both simulated and empirical data sets from animal vocal sequences (rock hyrax, Procavia capensis; humpback whale, Megaptera novaeangliae; bottlenose dolphin, Tursiops truncatus; and Carolina chickadee, Poecile carolinensis) to test which of eight sequence analysis metrics are more likely to reconstruct the information encoded in the sequences, and to test the fidelity of estimation of model parameters, when the sequences are assumed to conform to particular statistical models. Results from the simulated data indicated that multiple metrics were equally successful in reconstructing the information encoded in the sequences of simulated individuals (Markov chains, n-gram models, repeat distribution and edit distance) and data generated by different stochastic processes (entropy rate and n-grams). However, the string edit (Levenshtein) distance performed consistently and significantly better than all other tested metrics (including entropy, Markov chains, n-grams, mutual information) for all empirical data sets, despite being less commonly used in the field of animal acoustic communication. The Levenshtein distance metric provides a robust analytical approach that should be considered in the comparison of animal acoustic sequences in preference to other commonly employed techniques (such as Markov chains, hidden Markov models or Shannon entropy). The recent discovery that non-Markovian vocal sequences may be more common in animal communication than previously thought provides a rich area for future research that requires non-Markovian-based analysis techniques to investigate animal grammars and potentially the origin of human language.","container-title":"Methods in Ecology and Evolution","DOI":"10.1111/2041-210X.12433","ISSN":"2041-210X","issue":"12","language":"en","license":"© 2015 The Authors. Methods in Ecology and Evolution © 2015 British Ecological Society","note":"_eprint: https://onlinelibrary.wiley.com/doi/pdf/10.1111/2041-210X.12433","page":"1452-1461","source":"Wiley Online Library","title":"Quantifying similarity in animal vocal sequences: which metric performs best?","title-short":"Quantifying similarity in animal vocal sequences","volume":"6","author":[{"family":"Kershenbaum","given":"Arik"},{"family":"Garland","given":"Ellen C."}],"issued":{"date-parts":[["2015"]]}}}],"schema":"https://github.com/citation-style-language/schema/raw/master/csl-citation.json"} </w:instrText>
      </w:r>
      <w:r w:rsidR="00C54672">
        <w:rPr>
          <w:rFonts w:ascii="Arial" w:hAnsi="Arial" w:cs="Arial"/>
        </w:rPr>
        <w:fldChar w:fldCharType="separate"/>
      </w:r>
      <w:r w:rsidR="00C54672" w:rsidRPr="00C54672">
        <w:rPr>
          <w:rFonts w:ascii="Arial" w:hAnsi="Arial" w:cs="Arial"/>
        </w:rPr>
        <w:t>(Kershenbaum &amp; Garland, 2015)</w:t>
      </w:r>
      <w:r w:rsidR="00C54672">
        <w:rPr>
          <w:rFonts w:ascii="Arial" w:hAnsi="Arial" w:cs="Arial"/>
        </w:rPr>
        <w:fldChar w:fldCharType="end"/>
      </w:r>
      <w:r w:rsidR="00C54672">
        <w:rPr>
          <w:rFonts w:ascii="Arial" w:hAnsi="Arial" w:cs="Arial"/>
        </w:rPr>
        <w:t xml:space="preserve"> </w:t>
      </w:r>
      <w:r w:rsidR="00FF74AD">
        <w:rPr>
          <w:rFonts w:ascii="Arial" w:hAnsi="Arial" w:cs="Arial"/>
        </w:rPr>
        <w:t>such as</w:t>
      </w:r>
      <w:r w:rsidR="00C54672">
        <w:rPr>
          <w:rFonts w:ascii="Arial" w:hAnsi="Arial" w:cs="Arial"/>
        </w:rPr>
        <w:t xml:space="preserve"> Shannon Information</w:t>
      </w:r>
      <w:r w:rsidR="00030375">
        <w:rPr>
          <w:rFonts w:ascii="Arial" w:hAnsi="Arial" w:cs="Arial"/>
        </w:rPr>
        <w:t xml:space="preserve"> </w:t>
      </w:r>
      <w:r w:rsidR="00030375">
        <w:rPr>
          <w:rFonts w:ascii="Arial" w:hAnsi="Arial" w:cs="Arial"/>
        </w:rPr>
        <w:fldChar w:fldCharType="begin"/>
      </w:r>
      <w:r w:rsidR="002733D3">
        <w:rPr>
          <w:rFonts w:ascii="Arial" w:hAnsi="Arial" w:cs="Arial"/>
        </w:rPr>
        <w:instrText xml:space="preserve"> ADDIN ZOTERO_ITEM CSL_CITATION {"citationID":"6lLKLqvW","properties":{"formattedCitation":"(Coppinger et al., 2019; Freeberg, 2006; Selman &amp; Freeberg, 2024)","plainCitation":"(Coppinger et al., 2019; Freeberg, 2006; Selman &amp; Freeberg, 2024)","noteIndex":0},"citationItems":[{"id":557,"uris":["http://zotero.org/groups/5786507/items/P6GI7R7M"],"itemData":{"id":557,"type":"article-journal","abstract":"Recent theory in animal communication predicts that a group’s communicative complexity is connected to its social complexity. Social complexity has typically been measured using group size as an index, with larger groups thought to be more complex than smaller groups. However, group size alone does not account for other social differences that could influence the diversity of interactions within a group that may influence communication. In this study, we asked if other social factors could influence communicative behavior in groups by testing the influence of group composition in the Carolina chickadees, Poecile carolinensis. We recorded the vocal behavior of four wild-caught captive groups of familiar chickadees (birds caught from the same naturally occurring flock) and four wild-caught captive groups of unfamiliar chickadees (birds caught from all different naturally occurring flocks) and then analyzed vocalizations by assessing the note types birds used in their chickadee calls. Flocks of familiar chickadees used fewer introductory notes, more C notes, and fewer hybrid notes in their calls compared to flocks of unfamiliar chickadees. Communicative complexity, measured by zero- and first-order uncertainty, did not differ between conditions. We conclude that note composition of call, but not call complexity, varies with flock-mate familiarity.","container-title":"acta ethologica","DOI":"10.1007/s10211-019-00308-8","ISSN":"1437-9546","issue":"1","journalAbbreviation":"acta ethol","language":"en","page":"73-77","source":"Springer Link","title":"Flock-mate familiarity affects note composition of chickadee calls","volume":"22","author":[{"family":"Coppinger","given":"Brittany A."},{"family":"Davis","given":"Jordon E."},{"family":"Freeberg","given":"Todd M."}],"issued":{"date-parts":[["2019",2,1]]}}},{"id":552,"uris":["http://zotero.org/groups/5786507/items/HWTLRMW5"],"itemData":{"id":552,"type":"article-journal","abstract":"One hypothesis to explain variation in vocal communication in animal species is that the complexity of the social group influences the group's vocal complexity. This social-complexity hypothesis for communication is also central to recent arguments regarding the origins of human language, but experimental tests of the hypothesis are lacking. This study investigated whether group size, a fundamental component of social complexity, influences the complexity of a call functioning in the social organization of Carolina chickadees, Poecile carolinensis. In unmanipulated field settings, calls of individuals in larger groups had greater complexity (more information) than calls of individuals in smaller groups. In aviary settings manipulating group size, individuals in larger groups used calls with greater complexity than individuals in smaller groups. These results indicate that social complexity can influence communicative complexity in this species.","container-title":"Psychological Science","DOI":"10.1111/j.1467-9280.2006.01743.x","ISSN":"0956-7976","issue":"7","journalAbbreviation":"Psychol Sci","language":"en","note":"publisher: SAGE Publications Inc","page":"557-561","source":"SAGE Journals","title":"Social Complexity Can Drive Vocal Complexity: Group Size Influences Vocal Information in Carolina Chickadees","title-short":"Social Complexity Can Drive Vocal Complexity","volume":"17","author":[{"family":"Freeberg","given":"Todd M."}],"issued":{"date-parts":[["2006",7,1]]}}},{"id":553,"uris":["http://zotero.org/groups/5786507/items/RZJC7U4H"],"itemData":{"id":553,"type":"article-journal","abstract":"The chick-a-dee call of chickadees, tits, and titmice is a vocal system used in a wide range of social contexts by both sexes throughout the year and is one of the more structurally complicated vocal systems outside of human language. Relatively little is known about the chick-a-dee calls of mountain chickadees, Poecile gambeli, however. This is an important species for increasing our comparative understanding of variation in chick-a-dee calls as they are one of the chickadee species with the largest naturally occurring flock sizes. Flock size relates to the social complexity of flocks, and the social complexity hypothesis for communication predicts that individuals in more complex social groups should communicate with greater complexity than individuals in simpler social groups. Correlational and experimental evidence in support of the hypothesis has been found in the calls of a wide range of species, including Carolina chickadees, P. carolinensis. Here, we provide the first description of the variation in note composition and note-ordering rules in calls from mountain chickadee flocks in California and Colorado. California flocks were found to be significantly larger than Colorado flocks. Analysis of note-type usage and transition probabilities between note types found that calls of California birds were more complex than calls of Colorado birds, supporting a key prediction of the social complexity hypothesis for communication. We also found relatively high rates of reversals of note-ordering rules in mountain chickadee calls, which might help explain the complexity of the chick-a-dee calls of this species. Additionally, birds in flight produced calls with different note compositions when compared to perched birds. Generally, the note-type ordering and transition probabilities of calls of mountain chickadees seem comparable to other better-studied chickadee species, although their frequent note-type order rule reversals suggest potential syntax-like properties in this call system.","container-title":"Ethology","DOI":"10.1111/eth.13523","ISSN":"1439-0310","issue":"n/a","language":"en","license":"© 2024 Wiley-VCH GmbH.","note":"_eprint: https://onlinelibrary.wiley.com/doi/pdf/10.1111/eth.13523","page":"e13523","source":"Wiley Online Library","title":"Complexity in Chick-a-Dee Calls of Mountain Chickadees (Poecile gambeli): Call Variation Associated With Flock Size and Flight","title-short":"Complexity in Chick-a-Dee Calls of Mountain Chickadees (Poecile gambeli)","volume":"n/a","author":[{"family":"Selman","given":"Zaharia A."},{"family":"Freeberg","given":"Todd M."}],"issued":{"date-parts":[["2024"]]}}}],"schema":"https://github.com/citation-style-language/schema/raw/master/csl-citation.json"} </w:instrText>
      </w:r>
      <w:r w:rsidR="00030375">
        <w:rPr>
          <w:rFonts w:ascii="Arial" w:hAnsi="Arial" w:cs="Arial"/>
        </w:rPr>
        <w:fldChar w:fldCharType="separate"/>
      </w:r>
      <w:r w:rsidR="002733D3" w:rsidRPr="002733D3">
        <w:rPr>
          <w:rFonts w:ascii="Arial" w:hAnsi="Arial" w:cs="Arial"/>
        </w:rPr>
        <w:t>(Coppinger et al., 2019; Freeberg, 2006; Selman &amp; Freeberg, 2024)</w:t>
      </w:r>
      <w:r w:rsidR="00030375">
        <w:rPr>
          <w:rFonts w:ascii="Arial" w:hAnsi="Arial" w:cs="Arial"/>
        </w:rPr>
        <w:fldChar w:fldCharType="end"/>
      </w:r>
      <w:r w:rsidR="00C54672">
        <w:rPr>
          <w:rFonts w:ascii="Arial" w:hAnsi="Arial" w:cs="Arial"/>
        </w:rPr>
        <w:t xml:space="preserve"> or Markov entropy rate </w:t>
      </w:r>
      <w:r w:rsidR="00C54672">
        <w:rPr>
          <w:rFonts w:ascii="Arial" w:hAnsi="Arial" w:cs="Arial"/>
        </w:rPr>
        <w:fldChar w:fldCharType="begin"/>
      </w:r>
      <w:r w:rsidR="00C54672">
        <w:rPr>
          <w:rFonts w:ascii="Arial" w:hAnsi="Arial" w:cs="Arial"/>
        </w:rPr>
        <w:instrText xml:space="preserve"> ADDIN ZOTERO_ITEM CSL_CITATION {"citationID":"lezW3oo8","properties":{"formattedCitation":"(Kershenbaum, 2014)","plainCitation":"(Kershenbaum, 2014)","noteIndex":0},"citationItems":[{"id":548,"uris":["http://zotero.org/groups/5786507/items/A5VUHZAH"],"itemData":{"id":548,"type":"article-journal","container-title":"Bioacoustics","DOI":"10.1080/09524622.2013.850040","ISSN":"0952-4622","issue":"3","note":"publisher: Taylor &amp; Francis","page":"195-208","source":"tandfonline.com (Atypon)","title":"Entropy rate as a measure of animal vocal complexity","volume":"23","author":[{"family":"Kershenbaum","given":"Arik"}],"issued":{"date-parts":[["2014",9,2]]}}}],"schema":"https://github.com/citation-style-language/schema/raw/master/csl-citation.json"} </w:instrText>
      </w:r>
      <w:r w:rsidR="00C54672">
        <w:rPr>
          <w:rFonts w:ascii="Arial" w:hAnsi="Arial" w:cs="Arial"/>
        </w:rPr>
        <w:fldChar w:fldCharType="separate"/>
      </w:r>
      <w:r w:rsidR="00C54672" w:rsidRPr="00C54672">
        <w:rPr>
          <w:rFonts w:ascii="Arial" w:hAnsi="Arial" w:cs="Arial"/>
        </w:rPr>
        <w:t>(Kershenbaum, 2014)</w:t>
      </w:r>
      <w:r w:rsidR="00C54672">
        <w:rPr>
          <w:rFonts w:ascii="Arial" w:hAnsi="Arial" w:cs="Arial"/>
        </w:rPr>
        <w:fldChar w:fldCharType="end"/>
      </w:r>
      <w:r w:rsidR="00030375">
        <w:rPr>
          <w:rFonts w:ascii="Arial" w:hAnsi="Arial" w:cs="Arial"/>
        </w:rPr>
        <w:t xml:space="preserve">. </w:t>
      </w:r>
    </w:p>
    <w:p w14:paraId="55D17F2B" w14:textId="46867C07" w:rsidR="007C00D0" w:rsidRDefault="00C27F7B" w:rsidP="00124140">
      <w:pPr>
        <w:spacing w:line="360" w:lineRule="auto"/>
        <w:rPr>
          <w:rFonts w:ascii="Arial" w:hAnsi="Arial" w:cs="Arial"/>
        </w:rPr>
      </w:pPr>
      <w:r>
        <w:rPr>
          <w:rFonts w:ascii="Arial" w:hAnsi="Arial" w:cs="Arial"/>
        </w:rPr>
        <w:tab/>
      </w:r>
      <w:r w:rsidR="00792003">
        <w:rPr>
          <w:rFonts w:ascii="Arial" w:hAnsi="Arial" w:cs="Arial"/>
        </w:rPr>
        <w:t>These</w:t>
      </w:r>
      <w:r w:rsidR="007077AE">
        <w:rPr>
          <w:rFonts w:ascii="Arial" w:hAnsi="Arial" w:cs="Arial"/>
        </w:rPr>
        <w:t xml:space="preserve"> computational </w:t>
      </w:r>
      <w:r w:rsidR="00792003">
        <w:rPr>
          <w:rFonts w:ascii="Arial" w:hAnsi="Arial" w:cs="Arial"/>
        </w:rPr>
        <w:t xml:space="preserve">tools provide a diversity of approaches that researchers can apply to bioacoustics </w:t>
      </w:r>
      <w:r w:rsidR="00AE34AC">
        <w:rPr>
          <w:rFonts w:ascii="Arial" w:hAnsi="Arial" w:cs="Arial"/>
        </w:rPr>
        <w:t>datasets and</w:t>
      </w:r>
      <w:r w:rsidR="00AD6A30">
        <w:rPr>
          <w:rFonts w:ascii="Arial" w:hAnsi="Arial" w:cs="Arial"/>
        </w:rPr>
        <w:t xml:space="preserve"> </w:t>
      </w:r>
      <w:r w:rsidR="009A042C">
        <w:rPr>
          <w:rFonts w:ascii="Arial" w:hAnsi="Arial" w:cs="Arial"/>
        </w:rPr>
        <w:t>can</w:t>
      </w:r>
      <w:r w:rsidR="00AD6A30">
        <w:rPr>
          <w:rFonts w:ascii="Arial" w:hAnsi="Arial" w:cs="Arial"/>
        </w:rPr>
        <w:t xml:space="preserve"> </w:t>
      </w:r>
      <w:r w:rsidR="006B399C">
        <w:rPr>
          <w:rFonts w:ascii="Arial" w:hAnsi="Arial" w:cs="Arial"/>
        </w:rPr>
        <w:t>support</w:t>
      </w:r>
      <w:r w:rsidR="00AD6A30">
        <w:rPr>
          <w:rFonts w:ascii="Arial" w:hAnsi="Arial" w:cs="Arial"/>
        </w:rPr>
        <w:t xml:space="preserve"> </w:t>
      </w:r>
      <w:r w:rsidR="003F0922">
        <w:rPr>
          <w:rFonts w:ascii="Arial" w:hAnsi="Arial" w:cs="Arial"/>
        </w:rPr>
        <w:t>the same inferences</w:t>
      </w:r>
      <w:r w:rsidR="00AD6A30">
        <w:rPr>
          <w:rFonts w:ascii="Arial" w:hAnsi="Arial" w:cs="Arial"/>
        </w:rPr>
        <w:t xml:space="preserve"> when applied to the same datasets</w:t>
      </w:r>
      <w:commentRangeStart w:id="21"/>
      <w:r w:rsidR="00AD6A30">
        <w:rPr>
          <w:rFonts w:ascii="Arial" w:hAnsi="Arial" w:cs="Arial"/>
        </w:rPr>
        <w:t xml:space="preserve"> </w:t>
      </w:r>
      <w:r w:rsidR="00AE34AC">
        <w:rPr>
          <w:rFonts w:ascii="Arial" w:hAnsi="Arial" w:cs="Arial"/>
        </w:rPr>
        <w:fldChar w:fldCharType="begin"/>
      </w:r>
      <w:r w:rsidR="00AE34AC">
        <w:rPr>
          <w:rFonts w:ascii="Arial" w:hAnsi="Arial" w:cs="Arial"/>
        </w:rPr>
        <w:instrText xml:space="preserve"> ADDIN ZOTERO_ITEM CSL_CITATION {"citationID":"6lG7P9r4","properties":{"formattedCitation":"(Smith-Vidaurre et al., 2020)","plainCitation":"(Smith-Vidaurre et al., 2020)","noteIndex":0},"citationItems":[{"id":536,"uris":["http://zotero.org/groups/5786507/items/ZNXJZAJT"],"itemData":{"id":536,"type":"article-journal","abstract":"Despite longstanding interest in the evolutionary origins and maintenance of vocal learning, we know relatively little about how social dynamics influence vocal learning processes in natural populations. The “signaling group membership” hypothesis proposes that socially learned calls evolved and are maintained as signals of group membership. However, in fission–fusion societies, individuals can interact in social groups across various social scales. For learned calls to signal group membership over multiple social scales, they must contain information about group membership over each of these scales, a concept termed “hierarchical mapping.” Monk parakeets (Myiopsitta monachus), small parrots native to South America, exhibit vocal mimicry in captivity and fission–fusion social dynamics in the wild. We examined patterns of contact call acoustic similarity in Uruguay to test the hierarchical mapping assumption of the signaling group membership hypothesis. We also asked whether geographic variation patterns matched regional dialects or geographic clines that have been documented in other vocal learning species. We used visual inspection, spectrographic cross-correlation and random forests, a machine learning approach, to evaluate contact call similarity. We compared acoustic similarity across social scales and geographic distance using Mantel tests and spatial autocorrelation. We found high similarity within individuals, and low, albeit significant, similarity within groups at the pair, flock and site social scales. Patterns of acoustic similarity over geographic distance did not match mosaic or graded patterns expected in dialectal or clinal variation. Our findings suggest that monk parakeet social interactions rely more heavily upon individual recognition than group membership at higher social scales.","container-title":"Behavioral Ecology","DOI":"10.1093/beheco/arz202","ISSN":"1045-2249","issue":"2","journalAbbreviation":"Behavioral Ecology","page":"448-458","source":"Silverchair","title":"Individual signatures outweigh social group identity in contact calls of a communally nesting parrot","volume":"31","author":[{"family":"Smith-Vidaurre","given":"Grace"},{"family":"Araya-Salas","given":"Marcelo"},{"family":"Wright","given":"Timothy F"}],"issued":{"date-parts":[["2020",3,20]]}}}],"schema":"https://github.com/citation-style-language/schema/raw/master/csl-citation.json"} </w:instrText>
      </w:r>
      <w:r w:rsidR="00AE34AC">
        <w:rPr>
          <w:rFonts w:ascii="Arial" w:hAnsi="Arial" w:cs="Arial"/>
        </w:rPr>
        <w:fldChar w:fldCharType="separate"/>
      </w:r>
      <w:r w:rsidR="00AE34AC" w:rsidRPr="00AE34AC">
        <w:rPr>
          <w:rFonts w:ascii="Arial" w:hAnsi="Arial" w:cs="Arial"/>
        </w:rPr>
        <w:t>(Smith-Vidaurre et al., 2020)</w:t>
      </w:r>
      <w:r w:rsidR="00AE34AC">
        <w:rPr>
          <w:rFonts w:ascii="Arial" w:hAnsi="Arial" w:cs="Arial"/>
        </w:rPr>
        <w:fldChar w:fldCharType="end"/>
      </w:r>
      <w:commentRangeEnd w:id="21"/>
      <w:r w:rsidR="00AE34AC">
        <w:rPr>
          <w:rStyle w:val="CommentReference"/>
        </w:rPr>
        <w:commentReference w:id="21"/>
      </w:r>
      <w:r w:rsidR="00CE081C">
        <w:rPr>
          <w:rFonts w:ascii="Arial" w:hAnsi="Arial" w:cs="Arial"/>
        </w:rPr>
        <w:t xml:space="preserve">. However, </w:t>
      </w:r>
      <w:r w:rsidR="004A365F">
        <w:rPr>
          <w:rFonts w:ascii="Arial" w:hAnsi="Arial" w:cs="Arial"/>
        </w:rPr>
        <w:t xml:space="preserve">these methods </w:t>
      </w:r>
      <w:r w:rsidR="00EB014E">
        <w:rPr>
          <w:rFonts w:ascii="Arial" w:hAnsi="Arial" w:cs="Arial"/>
        </w:rPr>
        <w:t>can</w:t>
      </w:r>
      <w:r w:rsidR="004A365F">
        <w:rPr>
          <w:rFonts w:ascii="Arial" w:hAnsi="Arial" w:cs="Arial"/>
        </w:rPr>
        <w:t>not address</w:t>
      </w:r>
      <w:r w:rsidR="002413F8">
        <w:rPr>
          <w:rFonts w:ascii="Arial" w:hAnsi="Arial" w:cs="Arial"/>
        </w:rPr>
        <w:t xml:space="preserve"> </w:t>
      </w:r>
      <w:r w:rsidR="002C5DA4">
        <w:rPr>
          <w:rFonts w:ascii="Arial" w:hAnsi="Arial" w:cs="Arial"/>
        </w:rPr>
        <w:t xml:space="preserve">how the information quantified </w:t>
      </w:r>
      <w:r w:rsidR="003F1DDB">
        <w:rPr>
          <w:rFonts w:ascii="Arial" w:hAnsi="Arial" w:cs="Arial"/>
        </w:rPr>
        <w:t xml:space="preserve">is directly related to information </w:t>
      </w:r>
      <w:r w:rsidR="006977AF">
        <w:rPr>
          <w:rFonts w:ascii="Arial" w:hAnsi="Arial" w:cs="Arial"/>
        </w:rPr>
        <w:t xml:space="preserve">that animals may </w:t>
      </w:r>
      <w:r w:rsidR="003F1DDB">
        <w:rPr>
          <w:rFonts w:ascii="Arial" w:hAnsi="Arial" w:cs="Arial"/>
        </w:rPr>
        <w:t>use</w:t>
      </w:r>
      <w:r w:rsidR="006977AF">
        <w:rPr>
          <w:rFonts w:ascii="Arial" w:hAnsi="Arial" w:cs="Arial"/>
        </w:rPr>
        <w:t xml:space="preserve"> </w:t>
      </w:r>
      <w:r w:rsidR="003F1DDB">
        <w:rPr>
          <w:rFonts w:ascii="Arial" w:hAnsi="Arial" w:cs="Arial"/>
        </w:rPr>
        <w:t>for social recognition.</w:t>
      </w:r>
      <w:r w:rsidR="0093097F">
        <w:rPr>
          <w:rFonts w:ascii="Arial" w:hAnsi="Arial" w:cs="Arial"/>
        </w:rPr>
        <w:t xml:space="preserve"> Indeed, for species that are mobile, difficult to mark and track, and/or endangered, which encompasses many vocal learning taxa, </w:t>
      </w:r>
      <w:r w:rsidR="00A00601">
        <w:rPr>
          <w:rFonts w:ascii="Arial" w:hAnsi="Arial" w:cs="Arial"/>
        </w:rPr>
        <w:t>performing experiments to ask the animals which information the</w:t>
      </w:r>
      <w:r w:rsidR="00942D66">
        <w:rPr>
          <w:rFonts w:ascii="Arial" w:hAnsi="Arial" w:cs="Arial"/>
        </w:rPr>
        <w:t>y find important in signals can be prohibitively challenging</w:t>
      </w:r>
      <w:r w:rsidR="00FF28E5">
        <w:rPr>
          <w:rFonts w:ascii="Arial" w:hAnsi="Arial" w:cs="Arial"/>
        </w:rPr>
        <w:t xml:space="preserve">, which </w:t>
      </w:r>
      <w:r w:rsidR="00954484">
        <w:rPr>
          <w:rFonts w:ascii="Arial" w:hAnsi="Arial" w:cs="Arial"/>
        </w:rPr>
        <w:t>creat</w:t>
      </w:r>
      <w:r w:rsidR="00FF28E5">
        <w:rPr>
          <w:rFonts w:ascii="Arial" w:hAnsi="Arial" w:cs="Arial"/>
        </w:rPr>
        <w:t>es</w:t>
      </w:r>
      <w:r w:rsidR="00954484">
        <w:rPr>
          <w:rFonts w:ascii="Arial" w:hAnsi="Arial" w:cs="Arial"/>
        </w:rPr>
        <w:t xml:space="preserve"> a potential mismatch between the salient information that we can quantify</w:t>
      </w:r>
      <w:r w:rsidR="009B359C">
        <w:rPr>
          <w:rFonts w:ascii="Arial" w:hAnsi="Arial" w:cs="Arial"/>
        </w:rPr>
        <w:t xml:space="preserve"> with computational tools</w:t>
      </w:r>
      <w:r w:rsidR="00954484">
        <w:rPr>
          <w:rFonts w:ascii="Arial" w:hAnsi="Arial" w:cs="Arial"/>
        </w:rPr>
        <w:t xml:space="preserve"> and the information that is salient </w:t>
      </w:r>
      <w:r w:rsidR="003E12A4">
        <w:rPr>
          <w:rFonts w:ascii="Arial" w:hAnsi="Arial" w:cs="Arial"/>
        </w:rPr>
        <w:t xml:space="preserve">and important </w:t>
      </w:r>
      <w:r w:rsidR="00954484">
        <w:rPr>
          <w:rFonts w:ascii="Arial" w:hAnsi="Arial" w:cs="Arial"/>
        </w:rPr>
        <w:t xml:space="preserve">to receivers. </w:t>
      </w:r>
      <w:r w:rsidR="00042B2F">
        <w:rPr>
          <w:rFonts w:ascii="Arial" w:hAnsi="Arial" w:cs="Arial"/>
        </w:rPr>
        <w:t xml:space="preserve">Using quantitative tools that can </w:t>
      </w:r>
      <w:r w:rsidR="00E06575">
        <w:rPr>
          <w:rFonts w:ascii="Arial" w:hAnsi="Arial" w:cs="Arial"/>
        </w:rPr>
        <w:t>detect all of the information that may be important for social recognition</w:t>
      </w:r>
      <w:r w:rsidR="00495892">
        <w:rPr>
          <w:rFonts w:ascii="Arial" w:hAnsi="Arial" w:cs="Arial"/>
        </w:rPr>
        <w:t xml:space="preserve"> becomes especially </w:t>
      </w:r>
      <w:r w:rsidR="008A4C2E">
        <w:rPr>
          <w:rFonts w:ascii="Arial" w:hAnsi="Arial" w:cs="Arial"/>
        </w:rPr>
        <w:t>necessary</w:t>
      </w:r>
      <w:r w:rsidR="00495892">
        <w:rPr>
          <w:rFonts w:ascii="Arial" w:hAnsi="Arial" w:cs="Arial"/>
        </w:rPr>
        <w:t xml:space="preserve"> when </w:t>
      </w:r>
      <w:r w:rsidR="00C8631B">
        <w:rPr>
          <w:rFonts w:ascii="Arial" w:hAnsi="Arial" w:cs="Arial"/>
        </w:rPr>
        <w:t>animals</w:t>
      </w:r>
      <w:r w:rsidR="006168DC">
        <w:rPr>
          <w:rFonts w:ascii="Arial" w:hAnsi="Arial" w:cs="Arial"/>
        </w:rPr>
        <w:t xml:space="preserve"> encode multiple types of information in the same discrete vocalization</w:t>
      </w:r>
      <w:r w:rsidR="007B2D80">
        <w:rPr>
          <w:rFonts w:ascii="Arial" w:hAnsi="Arial" w:cs="Arial"/>
        </w:rPr>
        <w:t>,</w:t>
      </w:r>
      <w:r w:rsidR="006168DC">
        <w:rPr>
          <w:rFonts w:ascii="Arial" w:hAnsi="Arial" w:cs="Arial"/>
        </w:rPr>
        <w:t xml:space="preserve"> </w:t>
      </w:r>
      <w:r w:rsidR="00064B3A">
        <w:rPr>
          <w:rFonts w:ascii="Arial" w:hAnsi="Arial" w:cs="Arial"/>
        </w:rPr>
        <w:t xml:space="preserve">also known as </w:t>
      </w:r>
      <w:r w:rsidR="006168DC">
        <w:rPr>
          <w:rFonts w:ascii="Arial" w:hAnsi="Arial" w:cs="Arial"/>
        </w:rPr>
        <w:t>“</w:t>
      </w:r>
      <w:r w:rsidR="00917F9B">
        <w:rPr>
          <w:rFonts w:ascii="Arial" w:hAnsi="Arial" w:cs="Arial"/>
        </w:rPr>
        <w:t xml:space="preserve">hierarchical </w:t>
      </w:r>
      <w:r w:rsidR="006168DC">
        <w:rPr>
          <w:rFonts w:ascii="Arial" w:hAnsi="Arial" w:cs="Arial"/>
        </w:rPr>
        <w:t>mapping”</w:t>
      </w:r>
      <w:r w:rsidR="00AE34AC">
        <w:rPr>
          <w:rFonts w:ascii="Arial" w:hAnsi="Arial" w:cs="Arial"/>
        </w:rPr>
        <w:t xml:space="preserve"> </w:t>
      </w:r>
      <w:r w:rsidR="00AE34AC">
        <w:rPr>
          <w:rFonts w:ascii="Arial" w:hAnsi="Arial" w:cs="Arial"/>
        </w:rPr>
        <w:fldChar w:fldCharType="begin"/>
      </w:r>
      <w:r w:rsidR="00AE34AC">
        <w:rPr>
          <w:rFonts w:ascii="Arial" w:hAnsi="Arial" w:cs="Arial"/>
        </w:rPr>
        <w:instrText xml:space="preserve"> ADDIN ZOTERO_ITEM CSL_CITATION {"citationID":"pSuBAH10","properties":{"formattedCitation":"(Bradbury &amp; Vehrencamp, 1998)","plainCitation":"(Bradbury &amp; Vehrencamp, 1998)","noteIndex":0},"citationItems":[{"id":584,"uris":["http://zotero.org/groups/5786507/items/5EL8H9XA"],"itemData":{"id":584,"type":"book","edition":"1","event-place":"Sunderland, MA, USA","publisher":"Sinauer Associates, Inc","publisher-place":"Sunderland, MA, USA","title":"Principles of animal communication","author":[{"family":"Bradbury","given":"Jack W."},{"family":"Vehrencamp","given":"S.L."}],"issued":{"date-parts":[["1998"]]}}}],"schema":"https://github.com/citation-style-language/schema/raw/master/csl-citation.json"} </w:instrText>
      </w:r>
      <w:r w:rsidR="00AE34AC">
        <w:rPr>
          <w:rFonts w:ascii="Arial" w:hAnsi="Arial" w:cs="Arial"/>
        </w:rPr>
        <w:fldChar w:fldCharType="separate"/>
      </w:r>
      <w:r w:rsidR="00AE34AC" w:rsidRPr="00AE34AC">
        <w:rPr>
          <w:rFonts w:ascii="Arial" w:hAnsi="Arial" w:cs="Arial"/>
        </w:rPr>
        <w:t>(Bradbury &amp; Vehrencamp, 1998)</w:t>
      </w:r>
      <w:r w:rsidR="00AE34AC">
        <w:rPr>
          <w:rFonts w:ascii="Arial" w:hAnsi="Arial" w:cs="Arial"/>
        </w:rPr>
        <w:fldChar w:fldCharType="end"/>
      </w:r>
      <w:r w:rsidR="00FC5E01">
        <w:rPr>
          <w:rFonts w:ascii="Arial" w:hAnsi="Arial" w:cs="Arial"/>
        </w:rPr>
        <w:t>. For instance,</w:t>
      </w:r>
      <w:r w:rsidR="005C6804">
        <w:rPr>
          <w:rFonts w:ascii="Arial" w:hAnsi="Arial" w:cs="Arial"/>
        </w:rPr>
        <w:t xml:space="preserve"> </w:t>
      </w:r>
      <w:r w:rsidR="00DC2128">
        <w:rPr>
          <w:rFonts w:ascii="Arial" w:hAnsi="Arial" w:cs="Arial"/>
        </w:rPr>
        <w:t xml:space="preserve">killer whales </w:t>
      </w:r>
      <w:r w:rsidR="0086185D">
        <w:rPr>
          <w:rFonts w:ascii="Arial" w:hAnsi="Arial" w:cs="Arial"/>
        </w:rPr>
        <w:t>(</w:t>
      </w:r>
      <w:r w:rsidR="00AE34AC" w:rsidRPr="00AE34AC">
        <w:rPr>
          <w:rFonts w:ascii="Arial" w:hAnsi="Arial" w:cs="Arial"/>
          <w:i/>
          <w:iCs/>
        </w:rPr>
        <w:t>Orcinus orca</w:t>
      </w:r>
      <w:r w:rsidR="0086185D">
        <w:rPr>
          <w:rFonts w:ascii="Arial" w:hAnsi="Arial" w:cs="Arial"/>
        </w:rPr>
        <w:t xml:space="preserve">) produce vocalizations </w:t>
      </w:r>
      <w:r w:rsidR="00DC2128">
        <w:rPr>
          <w:rFonts w:ascii="Arial" w:hAnsi="Arial" w:cs="Arial"/>
        </w:rPr>
        <w:t>that contain both group and individual identity information</w:t>
      </w:r>
      <w:r w:rsidR="008771A5">
        <w:rPr>
          <w:rFonts w:ascii="Arial" w:hAnsi="Arial" w:cs="Arial"/>
        </w:rPr>
        <w:t xml:space="preserve"> </w:t>
      </w:r>
      <w:r w:rsidR="008771A5">
        <w:rPr>
          <w:rFonts w:ascii="Arial" w:hAnsi="Arial" w:cs="Arial"/>
        </w:rPr>
        <w:fldChar w:fldCharType="begin"/>
      </w:r>
      <w:r w:rsidR="008771A5">
        <w:rPr>
          <w:rFonts w:ascii="Arial" w:hAnsi="Arial" w:cs="Arial"/>
        </w:rPr>
        <w:instrText xml:space="preserve"> ADDIN ZOTERO_ITEM CSL_CITATION {"citationID":"x7Fmgayb","properties":{"formattedCitation":"(Deecke et al., 2010; Ford, 1991; Nousek et al., 2006; Strager, 1995; Yurk et al., 2002)","plainCitation":"(Deecke et al., 2010; Ford, 1991; Nousek et al., 2006; Strager, 1995; Yurk et al., 2002)","noteIndex":0},"citationItems":[{"id":593,"uris":["http://zotero.org/groups/5786507/items/XMES5DEE"],"itemData":{"id":593,"type":"article-journal","abstract":"A few species of mammals produce group-specific vocalisations that are passed on by learning, but the function of learned vocal variation remains poorly understood. Resident killer whales live in stable matrilineal groups with repertoires of seven to 17 stereotyped call types. Some types are shared among matrilines, but their structure typically shows matriline-specific differences. Our objective was to analyse calls of nine killer whale matrilines in British Columbia to test whether call similarity primarily reflects social or genetic relationships. Recordings were made in 1985–1995 in the presence of focal matrilines that were either alone or with groups with non-overlapping repertoires. We used neural network discrimination performance to measure the similarity of call types produced by different matrilines and determined matriline association rates from 757 encounters with one or more focal matrilines. Relatedness was measured by comparing variation at 11 microsatellite loci for the oldest female in each group. Call similarity was positively correlated with association rates for two of the three call types analysed. Similarity of the N4 call type was also correlated with matriarch relatedness. No relationship between relatedness and association frequency was detected. These results show that call structure reflects relatedness and social affiliation, but not because related groups spend more time together. Instead, call structure appears to play a role in kin recognition and shapes the association behaviour of killer whale groups. Our results therefore support the hypothesis that increasing social complexity plays a role in the evolution of learned vocalisations in some mammalian species.","container-title":"Naturwissenschaften","DOI":"10.1007/s00114-010-0657-z","ISSN":"1432-1904","issue":"5","journalAbbreviation":"Naturwissenschaften","language":"en","page":"513-518","source":"Springer Link","title":"The structure of stereotyped calls reflects kinship and social affiliation in resident killer whales (Orcinus orca)","volume":"97","author":[{"family":"Deecke","given":"Volker B."},{"family":"Barrett-Lennard","given":"Lance G."},{"family":"Spong","given":"Paul"},{"family":"Ford","given":"John K. B."}],"issued":{"date-parts":[["2010",5,1]]}}},{"id":585,"uris":["http://zotero.org/groups/5786507/items/7VG6SI5P"],"itemData":{"id":585,"type":"article-journal","abstract":"Underwater vocalizations were recorded during repeated encounters with 16 pods, or stable kin groups, of resident killer whales (Orcinus orca) off the coast of British Columbia. Pods were identified from unique natural markings on individuals. Vocal exchanges within pods were dominated by repetitious, discrete calls. Pods each produced 7–17 (mean 10.7) types of discrete calls. Individuals appear to acquire their pod's call repertoire by learning, and repertoires can persist with little change for over 25 years. Call repertoires differed significantly among pods in the resident population. The 16 pods formed four distinct acoustic associations, or clans, each having a unique repertoire of discrete calls, or vocal tradition. Pods within a clan shared several call types, but no sharing took place among clans. Shared calls often contained structural variations specific to each pod or group of pods in the clan. These variants and other differences in acoustic behaviour formed a system of related pod-specific dialects within the vocal tradition of each clan. Pods from different clans often travelled together, but observed patterns of social associations were often independent of acoustic relationships. It is proposed that each clan comprises related pods that have descended from a common ancestral group. New pods formed from this ancestral group through growth and matrilineal division of the lineage. The formation of new pods was accompanied by divergence of the call repertoire of the founding group. Such divergence resulted from the accumulation of errors in call learning across generations, call innovation, and call extinction. Pod-specific repertoires probably serve to enhance the efficiency of vocal communication within the group and act as behavioural indicators of pod affiliation. The striking differences among the vocal traditions of different clans suggest that each is an independent matriline.","container-title":"Canadian Journal of Zoology","DOI":"10.1139/z91-206","ISSN":"0008-4301","issue":"6","journalAbbreviation":"Can. J. Zool.","note":"publisher: NRC Research Press","page":"1454-1483","source":"cdnsciencepub.com (Atypon)","title":"Vocal traditions among resident killer whales (Orcinus orca) in coastal waters of British Columbia","volume":"69","author":[{"family":"Ford","given":"John K. B."}],"issued":{"date-parts":[["1991",6]]}}},{"id":591,"uris":["http://zotero.org/groups/5786507/items/64YUWDQH"],"itemData":{"id":591,"type":"article-journal","abstract":"Northern resident killer whales (Orcinus orca) live in highly stable groups and use group-specific vocal signals, but individual variation in calls has not been described previously. A towed beam-forming array was used to ascribe stereotyped pulsed calls with two independently modulated frequency contours to visually identified individual killer whales in Johnstone Strait, British Columbia. Overall, call similarity determined using neural networks differed significantly between different affiliation levels for both frequency components of all the call types analysed. This method distinguished calls from individuals within the same matriline better than different calls produced by a single individual and better than by chance. The calls of individuals from different matrilines were more distinctive than those within the same matriline, confirming previous studies based on group recordings. These results show that frequency contours of stereotyped calls differ among the individuals that are constantly associated with each other and use group-specific vocalizations, though across-group differences were substantially more pronounced.","container-title":"Biology Letters","DOI":"10.1098/rsbl.2006.0517","issue":"4","note":"publisher: Royal Society","page":"481-484","source":"royalsocietypublishing.org (Atypon)","title":"The influence of social affiliation on individual vocal signatures of northern resident killer whales (Orcinus orca)","volume":"2","author":[{"family":"Nousek","given":"Anna E"},{"family":"Slater","given":"Peter J.B"},{"family":"Wang","given":"Chao"},{"family":"Miller","given":"Patrick J.O"}],"issued":{"date-parts":[["2006",8,8]]}}},{"id":587,"uris":["http://zotero.org/groups/5786507/items/TYFK5VVW"],"itemData":{"id":587,"type":"article-journal","abstract":"Underwater vocalizations of 9 photoidentified pods of killer whales (Orcinus orca) were recorded in northern Norway from 1986 to 1992. In total, 34 call types and 20 subtypes were identified from the recordings. The pods had repertoire sizes ranging from 3 to 16 call types (average 9.0 call types). Pod-specific calls were found in 6 of the 9 pods. All pods had a unique repertoire combination. This study thus supports the hypothesis that vocal traditions are characteristic of killer whales. Some calls were combined, forming a total of 21 different syntactically organized compound calls. The function of this was not known, but it was suggested that adding size and flexibility to a small and rigid vocal repertoire may be advantageous.","container-title":"Canadian Journal of Zoology","DOI":"10.1139/z95-124","ISSN":"0008-4301","issue":"6","journalAbbreviation":"Can. J. Zool.","note":"publisher: NRC Research Press","page":"1037-1047","source":"cdnsciencepub.com (Atypon)","title":"Pod-specific call repertoires and compound calls of killer whales, Orcinus orca Linnaeus, 1758, in the waters of northern Norway","volume":"73","author":[{"family":"Strager","given":"Hanne"}],"issued":{"date-parts":[["1995",6]]}}},{"id":589,"uris":["http://zotero.org/groups/5786507/items/S93CZS4J"],"itemData":{"id":589,"type":"article-journal","abstract":"Cultural lineages are based on learned social traditions that are stable for several generations. When cultural lineages also reflect common ancestry and/or are shared by individuals that live together they are called clans. The existence of clans among killer whales has been previously proposed but has not been confirmed. Here, we show that clans exist among resident type killer whales, Orcinus orca, in southern Alaska. Resident killer whales live in stable matrilines from which emigration of either sex has not been observed. Matrilines that associate regularly (≥50% observation time) are called pods. Pods are believed to consist of closely related matrilines and share a unique repertoire of discrete call types. Pods that share parts of their repertoire form what Ford (1991, Canadian Journal of Zoology,69, 1454–1483) called an acoustic clan. Here, we identified discrete call types of seven pods from southern Alaska, using a method based on human discrimination of distinct aural and visual (spectrogram) differences. Mitochondrial DNA of members of each pod was also analysed. The repertoires of the seven pods were compared and two acoustically distinct groups of pods were identified. Each group was monomorphic for a different mitochondrial D-loop haplotype. Nevertheless, pods from different clans associated frequently. It thus appears that the acoustic similarities within groups, which we presume to be cultural, reflect common ancestry, and that these groups therefore meet the above definition of clans. We also argue that a combination of cultural drift and selection are the main mechanisms for the maintenance of clans. Copyright 2002 The Association for the Study of Animal Behaviour. Published by Elsevier Science Ltd. All rights reserved.","container-title":"Animal Behaviour","DOI":"10.1006/anbe.2002.3012","ISSN":"0003-3472","issue":"6","journalAbbreviation":"Animal Behaviour","page":"1103-1119","source":"ScienceDirect","title":"Cultural transmission within maternal lineages: vocal clans in resident killer whales in southern Alaska","title-short":"Cultural transmission within maternal lineages","volume":"63","author":[{"family":"Yurk","given":"H"},{"family":"Barrett-Lennard","given":"L"},{"family":"Ford","given":"J. K. B"},{"family":"Matkin","given":"C. O"}],"issued":{"date-parts":[["2002",6,1]]}}}],"schema":"https://github.com/citation-style-language/schema/raw/master/csl-citation.json"} </w:instrText>
      </w:r>
      <w:r w:rsidR="008771A5">
        <w:rPr>
          <w:rFonts w:ascii="Arial" w:hAnsi="Arial" w:cs="Arial"/>
        </w:rPr>
        <w:fldChar w:fldCharType="separate"/>
      </w:r>
      <w:r w:rsidR="008771A5" w:rsidRPr="008771A5">
        <w:rPr>
          <w:rFonts w:ascii="Arial" w:hAnsi="Arial" w:cs="Arial"/>
        </w:rPr>
        <w:t>(Deecke et al., 2010; Ford, 1991; Nousek et al., 2006; Strager, 1995; Yurk et al., 2002)</w:t>
      </w:r>
      <w:r w:rsidR="008771A5">
        <w:rPr>
          <w:rFonts w:ascii="Arial" w:hAnsi="Arial" w:cs="Arial"/>
        </w:rPr>
        <w:fldChar w:fldCharType="end"/>
      </w:r>
      <w:r w:rsidR="0030375B">
        <w:rPr>
          <w:rFonts w:ascii="Arial" w:hAnsi="Arial" w:cs="Arial"/>
        </w:rPr>
        <w:t>. M</w:t>
      </w:r>
      <w:r w:rsidR="00F71C86">
        <w:rPr>
          <w:rFonts w:ascii="Arial" w:hAnsi="Arial" w:cs="Arial"/>
        </w:rPr>
        <w:t>onk parakeets (</w:t>
      </w:r>
      <w:proofErr w:type="spellStart"/>
      <w:r w:rsidR="00F71C86" w:rsidRPr="00AE34AC">
        <w:rPr>
          <w:rFonts w:ascii="Arial" w:hAnsi="Arial" w:cs="Arial"/>
          <w:i/>
          <w:iCs/>
        </w:rPr>
        <w:t>Myiopsitta</w:t>
      </w:r>
      <w:proofErr w:type="spellEnd"/>
      <w:r w:rsidR="00F71C86" w:rsidRPr="00AE34AC">
        <w:rPr>
          <w:rFonts w:ascii="Arial" w:hAnsi="Arial" w:cs="Arial"/>
          <w:i/>
          <w:iCs/>
        </w:rPr>
        <w:t xml:space="preserve"> monachus</w:t>
      </w:r>
      <w:r w:rsidR="00F71C86">
        <w:rPr>
          <w:rFonts w:ascii="Arial" w:hAnsi="Arial" w:cs="Arial"/>
        </w:rPr>
        <w:t>)</w:t>
      </w:r>
      <w:r w:rsidR="006B4BDC">
        <w:rPr>
          <w:rFonts w:ascii="Arial" w:hAnsi="Arial" w:cs="Arial"/>
        </w:rPr>
        <w:t xml:space="preserve"> </w:t>
      </w:r>
      <w:r w:rsidR="001D343A">
        <w:rPr>
          <w:rFonts w:ascii="Arial" w:hAnsi="Arial" w:cs="Arial"/>
        </w:rPr>
        <w:t>in</w:t>
      </w:r>
      <w:r w:rsidR="004B3DE3">
        <w:rPr>
          <w:rFonts w:ascii="Arial" w:hAnsi="Arial" w:cs="Arial"/>
        </w:rPr>
        <w:t xml:space="preserve"> their native and introduced ranges </w:t>
      </w:r>
      <w:r w:rsidR="006B4BDC">
        <w:rPr>
          <w:rFonts w:ascii="Arial" w:hAnsi="Arial" w:cs="Arial"/>
        </w:rPr>
        <w:t>produce</w:t>
      </w:r>
      <w:r w:rsidR="004B2A03">
        <w:rPr>
          <w:rFonts w:ascii="Arial" w:hAnsi="Arial" w:cs="Arial"/>
        </w:rPr>
        <w:t xml:space="preserve"> </w:t>
      </w:r>
      <w:r w:rsidR="00787649">
        <w:rPr>
          <w:rFonts w:ascii="Arial" w:hAnsi="Arial" w:cs="Arial"/>
        </w:rPr>
        <w:t>social calls</w:t>
      </w:r>
      <w:r w:rsidR="00B60AA0">
        <w:rPr>
          <w:rFonts w:ascii="Arial" w:hAnsi="Arial" w:cs="Arial"/>
        </w:rPr>
        <w:t xml:space="preserve"> </w:t>
      </w:r>
      <w:r w:rsidR="00C06E29">
        <w:rPr>
          <w:rFonts w:ascii="Arial" w:hAnsi="Arial" w:cs="Arial"/>
        </w:rPr>
        <w:t xml:space="preserve">that are individually distinctive but still display statistically significant </w:t>
      </w:r>
      <w:r w:rsidR="00EC54AE">
        <w:rPr>
          <w:rFonts w:ascii="Arial" w:hAnsi="Arial" w:cs="Arial"/>
        </w:rPr>
        <w:t>similarity within nesting sites</w:t>
      </w:r>
      <w:r w:rsidR="008771A5">
        <w:rPr>
          <w:rFonts w:ascii="Arial" w:hAnsi="Arial" w:cs="Arial"/>
        </w:rPr>
        <w:t xml:space="preserve"> </w:t>
      </w:r>
      <w:r w:rsidR="008771A5">
        <w:rPr>
          <w:rFonts w:ascii="Arial" w:hAnsi="Arial" w:cs="Arial"/>
        </w:rPr>
        <w:fldChar w:fldCharType="begin"/>
      </w:r>
      <w:r w:rsidR="008771A5">
        <w:rPr>
          <w:rFonts w:ascii="Arial" w:hAnsi="Arial" w:cs="Arial"/>
        </w:rPr>
        <w:instrText xml:space="preserve"> ADDIN ZOTERO_ITEM CSL_CITATION {"citationID":"sOTi377T","properties":{"formattedCitation":"(Smith-Vidaurre et al., 2020, 2023)","plainCitation":"(Smith-Vidaurre et al., 2020, 2023)","noteIndex":0},"citationItems":[{"id":536,"uris":["http://zotero.org/groups/5786507/items/ZNXJZAJT"],"itemData":{"id":536,"type":"article-journal","abstract":"Despite longstanding interest in the evolutionary origins and maintenance of vocal learning, we know relatively little about how social dynamics influence vocal learning processes in natural populations. The “signaling group membership” hypothesis proposes that socially learned calls evolved and are maintained as signals of group membership. However, in fission–fusion societies, individuals can interact in social groups across various social scales. For learned calls to signal group membership over multiple social scales, they must contain information about group membership over each of these scales, a concept termed “hierarchical mapping.” Monk parakeets (Myiopsitta monachus), small parrots native to South America, exhibit vocal mimicry in captivity and fission–fusion social dynamics in the wild. We examined patterns of contact call acoustic similarity in Uruguay to test the hierarchical mapping assumption of the signaling group membership hypothesis. We also asked whether geographic variation patterns matched regional dialects or geographic clines that have been documented in other vocal learning species. We used visual inspection, spectrographic cross-correlation and random forests, a machine learning approach, to evaluate contact call similarity. We compared acoustic similarity across social scales and geographic distance using Mantel tests and spatial autocorrelation. We found high similarity within individuals, and low, albeit significant, similarity within groups at the pair, flock and site social scales. Patterns of acoustic similarity over geographic distance did not match mosaic or graded patterns expected in dialectal or clinal variation. Our findings suggest that monk parakeet social interactions rely more heavily upon individual recognition than group membership at higher social scales.","container-title":"Behavioral Ecology","DOI":"10.1093/beheco/arz202","ISSN":"1045-2249","issue":"2","journalAbbreviation":"Behavioral Ecology","page":"448-458","source":"Silverchair","title":"Individual signatures outweigh social group identity in contact calls of a communally nesting parrot","volume":"31","author":[{"family":"Smith-Vidaurre","given":"Grace"},{"family":"Araya-Salas","given":"Marcelo"},{"family":"Wright","given":"Timothy F"}],"issued":{"date-parts":[["2020",3,20]]}}},{"id":542,"uris":["http://zotero.org/groups/5786507/items/E7IVATDZ"],"itemData":{"id":542,"type":"article-journal","abstract":"Animals can actively encode different types of identity information in learned communication signals, such as group membership or individual identity. The social environments in which animals interact may favor different types of information, but whether identity information conveyed in learned signals is robust or responsive to social disruption over short evolutionary timescales is not well understood. We inferred the type of identity information that was most salient in vocal signals by combining computational tools, including supervised machine learning, with a conceptual framework of “hierarchical mapping”, or patterns of relative acoustic convergence across social scales. We used populations of a vocal learning species as a natural experiment to test whether the type of identity information emphasized in learned vocalizations changed in populations that experienced the social disruption of introduction into new parts of the world. We compared the social scales with the most salient identity information among native and introduced range monk parakeet (Myiopsitta monachus) calls recorded in Uruguay and the United States, respectively. We also evaluated whether the identity information emphasized in introduced range calls changed over time. To place our findings in an evolutionary context, we compared our results with another parrot species that exhibits well-established and distinctive regional vocal dialects that are consistent with signaling group identity. We found that both native and introduced range monk parakeet calls displayed the strongest convergence at the individual scale and minimal convergence within sites. We did not identify changes in the strength of acoustic convergence within sites over time in the introduced range calls. These results indicate that the individual identity information in learned vocalizations did not change over short evolutionary timescales in populations that experienced the social disruption of introduction. Our findings point to exciting new research directions about the robustness or responsiveness of communication systems over different evolutionary timescales.","container-title":"PLOS Computational Biology","DOI":"10.1371/journal.pcbi.1011231","ISSN":"1553-7358","issue":"7","journalAbbreviation":"PLOS Computational Biology","language":"en","note":"publisher: Public Library of Science","page":"e1011231","source":"PLoS Journals","title":"Individual identity information persists in learned calls of introduced parrot populations","volume":"19","author":[{"family":"Smith-Vidaurre","given":"Grace"},{"family":"Pérez-Marrufo","given":"Valeria"},{"family":"Hobson","given":"Elizabeth A."},{"family":"Salinas-Melgoza","given":"Alejandro"},{"family":"Wright","given":"Timothy F."}],"issued":{"date-parts":[["2023",7,27]]}}}],"schema":"https://github.com/citation-style-language/schema/raw/master/csl-citation.json"} </w:instrText>
      </w:r>
      <w:r w:rsidR="008771A5">
        <w:rPr>
          <w:rFonts w:ascii="Arial" w:hAnsi="Arial" w:cs="Arial"/>
        </w:rPr>
        <w:fldChar w:fldCharType="separate"/>
      </w:r>
      <w:r w:rsidR="008771A5" w:rsidRPr="008771A5">
        <w:rPr>
          <w:rFonts w:ascii="Arial" w:hAnsi="Arial" w:cs="Arial"/>
        </w:rPr>
        <w:t>(Smith-Vidaurre et al., 2020, 2023)</w:t>
      </w:r>
      <w:r w:rsidR="008771A5">
        <w:rPr>
          <w:rFonts w:ascii="Arial" w:hAnsi="Arial" w:cs="Arial"/>
        </w:rPr>
        <w:fldChar w:fldCharType="end"/>
      </w:r>
      <w:r w:rsidR="00EC54AE">
        <w:rPr>
          <w:rFonts w:ascii="Arial" w:hAnsi="Arial" w:cs="Arial"/>
        </w:rPr>
        <w:t xml:space="preserve"> and even regional populations </w:t>
      </w:r>
      <w:r w:rsidR="008771A5">
        <w:rPr>
          <w:rFonts w:ascii="Arial" w:hAnsi="Arial" w:cs="Arial"/>
        </w:rPr>
        <w:fldChar w:fldCharType="begin"/>
      </w:r>
      <w:r w:rsidR="008771A5">
        <w:rPr>
          <w:rFonts w:ascii="Arial" w:hAnsi="Arial" w:cs="Arial"/>
        </w:rPr>
        <w:instrText xml:space="preserve"> ADDIN ZOTERO_ITEM CSL_CITATION {"citationID":"eXbjAbkv","properties":{"formattedCitation":"(Buhrman-Deever et al., 2007; Smeele et al., 2023)","plainCitation":"(Buhrman-Deever et al., 2007; Smeele et al., 2023)","noteIndex":0},"citationItems":[{"id":595,"uris":["http://zotero.org/groups/5786507/items/WW5ZK4KD"],"itemData":{"id":595,"type":"article-journal","abstract":"Introduced feral populations offer a unique opportunity to study the effects of social interaction and founder effects on the development of geographic variation in learned vocalizations. Introduced populations of Monk Parakeets (Myiopsitta monachus) have been growing in number since the 1970s, with a mixture of isolated and potentially interacting populations. We surveyed diversity in contact calls of Monk Parakeet populations in Connecticut, Texas, Florida, and Louisiana. Contact call structure differed significantly among the isolated populations in each state. Contact call structure also differed significantly among potentially interacting nest colonies in coastal Connecticut, and these differences did not follow a geographic gradient. Limited dispersal distances, founder effects, and social learning preferences may play a role in call structure differences.","container-title":"The Condor","DOI":"10.1093/condor/109.2.389","ISSN":"1938-5129","issue":"2","journalAbbreviation":"The Condor","page":"389-398","source":"Silverchair","title":"Geographic Variation in Contact Calls of Feral North American Populations of the Monk Parakeet","volume":"109","author":[{"family":"Buhrman-Deever","given":"Susannah C."},{"family":"Rappaport","given":"Amy R."},{"family":"Bradbury","given":"Jack W."}],"issued":{"date-parts":[["2007",5,1]]}}},{"id":457,"uris":["http://zotero.org/users/6722993/items/YUE44IAR"],"itemData":{"id":457,"type":"article-journal","abstract":"In humans, identity is partly encoded in a voice-print that is carried across multiple vocalizations. Other species also signal vocal identity in calls, such as shown in the contact call of parrots. However, it remains unclear to what extent other call types in parrots are individually distinct, and whether there is an analogous voice-print across calls. Here we test if an individual signature is present in other call types, how stable this signature is, and if parrots exhibit voice-prints across call types. We recorded 5599 vocalizations from 229 individually marked monk parakeets (\n              Myiopsitta monachus\n              ) over a 2-year period in Barcelona, Spain. We examined five distinct call types, finding evidence for an individual signature in three. We further show that in the contact call, while birds are individually distinct, the calls are more variable than previously assumed, changing over short time scales (seconds to minutes). Finally, we provide evidence for voice-prints across multiple call types, with a discriminant function being able to predict caller identity across call types. This suggests that monk parakeets may be able to use vocal cues to recognize conspecifics, even across vocalization types and without necessarily needing active vocal signatures of identity.","container-title":"Royal Society Open Science","DOI":"10.1098/rsos.230835","ISSN":"2054-5703","issue":"10","journalAbbreviation":"R. Soc. open sci.","language":"en","page":"230835","source":"DOI.org (Crossref)","title":"Evidence for vocal signatures and voice-prints in a wild parrot","volume":"10","author":[{"family":"Smeele","given":"Simeon Q."},{"family":"Senar","given":"Juan Carlos"},{"family":"Aplin","given":"Lucy M."},{"family":"McElreath","given":"Mary Brooke"}],"issued":{"date-parts":[["2023",10]]}}}],"schema":"https://github.com/citation-style-language/schema/raw/master/csl-citation.json"} </w:instrText>
      </w:r>
      <w:r w:rsidR="008771A5">
        <w:rPr>
          <w:rFonts w:ascii="Arial" w:hAnsi="Arial" w:cs="Arial"/>
        </w:rPr>
        <w:fldChar w:fldCharType="separate"/>
      </w:r>
      <w:r w:rsidR="008771A5" w:rsidRPr="008771A5">
        <w:rPr>
          <w:rFonts w:ascii="Arial" w:hAnsi="Arial" w:cs="Arial"/>
        </w:rPr>
        <w:t>(Buhrman-Deever et al., 2007; Smeele et al., 2023)</w:t>
      </w:r>
      <w:r w:rsidR="008771A5">
        <w:rPr>
          <w:rFonts w:ascii="Arial" w:hAnsi="Arial" w:cs="Arial"/>
        </w:rPr>
        <w:fldChar w:fldCharType="end"/>
      </w:r>
      <w:r w:rsidR="00EC54AE">
        <w:rPr>
          <w:rFonts w:ascii="Arial" w:hAnsi="Arial" w:cs="Arial"/>
        </w:rPr>
        <w:t>.</w:t>
      </w:r>
      <w:r w:rsidR="006B4BDC">
        <w:rPr>
          <w:rFonts w:ascii="Arial" w:hAnsi="Arial" w:cs="Arial"/>
        </w:rPr>
        <w:t xml:space="preserve"> </w:t>
      </w:r>
    </w:p>
    <w:p w14:paraId="66F37FEE" w14:textId="4762E2AA" w:rsidR="00782927" w:rsidRDefault="009B3027" w:rsidP="00124140">
      <w:pPr>
        <w:spacing w:line="360" w:lineRule="auto"/>
        <w:rPr>
          <w:rFonts w:ascii="Arial" w:hAnsi="Arial" w:cs="Arial"/>
        </w:rPr>
      </w:pPr>
      <w:r>
        <w:rPr>
          <w:rFonts w:ascii="Arial" w:hAnsi="Arial" w:cs="Arial"/>
        </w:rPr>
        <w:tab/>
      </w:r>
      <w:r w:rsidR="00616BD5">
        <w:rPr>
          <w:rFonts w:ascii="Arial" w:hAnsi="Arial" w:cs="Arial"/>
        </w:rPr>
        <w:t>Here, we</w:t>
      </w:r>
      <w:r w:rsidR="00800971">
        <w:rPr>
          <w:rFonts w:ascii="Arial" w:hAnsi="Arial" w:cs="Arial"/>
        </w:rPr>
        <w:t xml:space="preserve"> use an information theoretic approach</w:t>
      </w:r>
      <w:r w:rsidR="00A05E72">
        <w:rPr>
          <w:rFonts w:ascii="Arial" w:hAnsi="Arial" w:cs="Arial"/>
        </w:rPr>
        <w:t xml:space="preserve"> to encode information </w:t>
      </w:r>
      <w:r w:rsidR="0019574E">
        <w:rPr>
          <w:rFonts w:ascii="Arial" w:hAnsi="Arial" w:cs="Arial"/>
        </w:rPr>
        <w:t xml:space="preserve">over two social levels in </w:t>
      </w:r>
      <w:r w:rsidR="005372CE">
        <w:rPr>
          <w:rFonts w:ascii="Arial" w:hAnsi="Arial" w:cs="Arial"/>
        </w:rPr>
        <w:t xml:space="preserve">frequency modulation patterns of </w:t>
      </w:r>
      <w:r w:rsidR="00A05E72">
        <w:rPr>
          <w:rFonts w:ascii="Arial" w:hAnsi="Arial" w:cs="Arial"/>
        </w:rPr>
        <w:t>synthetic</w:t>
      </w:r>
      <w:r w:rsidR="00403BAD">
        <w:rPr>
          <w:rFonts w:ascii="Arial" w:hAnsi="Arial" w:cs="Arial"/>
        </w:rPr>
        <w:t xml:space="preserve"> discrete</w:t>
      </w:r>
      <w:r w:rsidR="00A05E72">
        <w:rPr>
          <w:rFonts w:ascii="Arial" w:hAnsi="Arial" w:cs="Arial"/>
        </w:rPr>
        <w:t xml:space="preserve"> vocaliza</w:t>
      </w:r>
      <w:r w:rsidR="004E1ADC">
        <w:rPr>
          <w:rFonts w:ascii="Arial" w:hAnsi="Arial" w:cs="Arial"/>
        </w:rPr>
        <w:t xml:space="preserve">tions. </w:t>
      </w:r>
      <w:r w:rsidR="00AF6A88">
        <w:rPr>
          <w:rFonts w:ascii="Arial" w:hAnsi="Arial" w:cs="Arial"/>
        </w:rPr>
        <w:t xml:space="preserve">We then use computational methods that have traditionally been applied to bioacoustics </w:t>
      </w:r>
      <w:r w:rsidR="00AF6A88">
        <w:rPr>
          <w:rFonts w:ascii="Arial" w:hAnsi="Arial" w:cs="Arial"/>
        </w:rPr>
        <w:lastRenderedPageBreak/>
        <w:t xml:space="preserve">datasets to create an “information recovery pipeline” to address the fidelity of these approaches in </w:t>
      </w:r>
      <w:r w:rsidR="00AE05E8">
        <w:rPr>
          <w:rFonts w:ascii="Arial" w:hAnsi="Arial" w:cs="Arial"/>
        </w:rPr>
        <w:t xml:space="preserve">detecting </w:t>
      </w:r>
      <w:r w:rsidR="00AF6A88">
        <w:rPr>
          <w:rFonts w:ascii="Arial" w:hAnsi="Arial" w:cs="Arial"/>
        </w:rPr>
        <w:t xml:space="preserve">information that was originally encoded in </w:t>
      </w:r>
      <w:r w:rsidR="005009CD">
        <w:rPr>
          <w:rFonts w:ascii="Arial" w:hAnsi="Arial" w:cs="Arial"/>
        </w:rPr>
        <w:t xml:space="preserve">synthetic </w:t>
      </w:r>
      <w:r w:rsidR="00AF6A88">
        <w:rPr>
          <w:rFonts w:ascii="Arial" w:hAnsi="Arial" w:cs="Arial"/>
        </w:rPr>
        <w:t>signal</w:t>
      </w:r>
      <w:r w:rsidR="005009CD">
        <w:rPr>
          <w:rFonts w:ascii="Arial" w:hAnsi="Arial" w:cs="Arial"/>
        </w:rPr>
        <w:t>s</w:t>
      </w:r>
      <w:r w:rsidR="00AF6A88">
        <w:rPr>
          <w:rFonts w:ascii="Arial" w:hAnsi="Arial" w:cs="Arial"/>
        </w:rPr>
        <w:t xml:space="preserve">. </w:t>
      </w:r>
      <w:r w:rsidR="00896EDC">
        <w:rPr>
          <w:rFonts w:ascii="Arial" w:hAnsi="Arial" w:cs="Arial"/>
        </w:rPr>
        <w:t>G</w:t>
      </w:r>
      <w:r w:rsidR="00291EB1">
        <w:rPr>
          <w:rFonts w:ascii="Arial" w:hAnsi="Arial" w:cs="Arial"/>
        </w:rPr>
        <w:t xml:space="preserve">enerating synthetic vocalizations with identity information encoded in frequency modulation patterns </w:t>
      </w:r>
      <w:r w:rsidR="00BF409D">
        <w:rPr>
          <w:rFonts w:ascii="Arial" w:hAnsi="Arial" w:cs="Arial"/>
        </w:rPr>
        <w:t xml:space="preserve">is supported by conceptual frameworks on learned vocal production (Janik &amp; Slater 2000), as well as empirical evidence consistent with information encoding </w:t>
      </w:r>
      <w:r w:rsidR="00AE6747">
        <w:rPr>
          <w:rFonts w:ascii="Arial" w:hAnsi="Arial" w:cs="Arial"/>
        </w:rPr>
        <w:t>in</w:t>
      </w:r>
      <w:r w:rsidR="00881784">
        <w:rPr>
          <w:rFonts w:ascii="Arial" w:hAnsi="Arial" w:cs="Arial"/>
        </w:rPr>
        <w:t xml:space="preserve"> t</w:t>
      </w:r>
      <w:r w:rsidR="00950872">
        <w:rPr>
          <w:rFonts w:ascii="Arial" w:hAnsi="Arial" w:cs="Arial"/>
        </w:rPr>
        <w:t xml:space="preserve">hese patterns of frequency modulation that </w:t>
      </w:r>
      <w:r w:rsidR="00402C2D">
        <w:rPr>
          <w:rFonts w:ascii="Arial" w:hAnsi="Arial" w:cs="Arial"/>
        </w:rPr>
        <w:t>manifest as the</w:t>
      </w:r>
      <w:r w:rsidR="00950872">
        <w:rPr>
          <w:rFonts w:ascii="Arial" w:hAnsi="Arial" w:cs="Arial"/>
        </w:rPr>
        <w:t xml:space="preserve"> overall “shape”</w:t>
      </w:r>
      <w:r w:rsidR="00291EB1">
        <w:rPr>
          <w:rFonts w:ascii="Arial" w:hAnsi="Arial" w:cs="Arial"/>
        </w:rPr>
        <w:t xml:space="preserve"> </w:t>
      </w:r>
      <w:r w:rsidR="00E41693">
        <w:rPr>
          <w:rFonts w:ascii="Arial" w:hAnsi="Arial" w:cs="Arial"/>
        </w:rPr>
        <w:t>of vocalizations</w:t>
      </w:r>
      <w:r w:rsidR="00291EB1">
        <w:rPr>
          <w:rFonts w:ascii="Arial" w:hAnsi="Arial" w:cs="Arial"/>
        </w:rPr>
        <w:t xml:space="preserve"> </w:t>
      </w:r>
      <w:r w:rsidR="007D1F34">
        <w:rPr>
          <w:rFonts w:ascii="Arial" w:hAnsi="Arial" w:cs="Arial"/>
        </w:rPr>
        <w:t xml:space="preserve">that receivers may use for social recognition </w:t>
      </w:r>
      <w:commentRangeStart w:id="22"/>
      <w:r w:rsidR="00291EB1">
        <w:rPr>
          <w:rFonts w:ascii="Arial" w:hAnsi="Arial" w:cs="Arial"/>
        </w:rPr>
        <w:fldChar w:fldCharType="begin"/>
      </w:r>
      <w:r w:rsidR="008771A5">
        <w:rPr>
          <w:rFonts w:ascii="Arial" w:hAnsi="Arial" w:cs="Arial"/>
        </w:rPr>
        <w:instrText xml:space="preserve"> ADDIN ZOTERO_ITEM CSL_CITATION {"citationID":"7UUrcQ7x","properties":{"formattedCitation":"(Berg, Delgado, Okawa, et al., 2011; Janik et al., 2006; Janik &amp; Sayigh, 2013; Wright, 1996)","plainCitation":"(Berg, Delgado, Okawa, et al., 2011; Janik et al., 2006; Janik &amp; Sayigh, 2013; Wright, 1996)","noteIndex":0},"citationItems":[{"id":527,"uris":["http://zotero.org/groups/5786507/items/M5RQLYC2"],"itemData":{"id":527,"type":"article-journal","abstract":"Contact calls function to coordinate movements in a wide variety of social animals. Where population density is high, visibility is low and repeated interactions occur between known social companions, calls are often individually recognizable. Parrots are highly social and make substantial daily movements, which appear to be mediated through contact calling. However, there is little experimental evidence for how free-ranging parrots recognize social companions. We quantified intra- and interindividual variation of contact calls in a banded population of green-rumped parrotlets in Venezuela. Recordings of a sample of males were made on replicate days as they announced their return to incubating mates. Spectrographic structure of these contact calls showed significantly more variation between than within individuals, and calls could be correctly classified to individuals more often than was expected by chance. Males varied across multiple dimensions simultaneously, including duration, frequency and frequency modulation of contact calls. Playback experiments showed that free-ranging female parrotlets responded significantly more often to their mates’ calls than to calls of males of other nests. Mate recognition via contact calls may be selectively advantageous during incubation and brooding if this reduces the potential costs associated with confusing contact calls of mates with those of nonmates, including infanticidal conspecifics.","container-title":"Animal Behaviour","DOI":"10.1016/j.anbehav.2010.10.012","ISSN":"0003-3472","issue":"1","journalAbbreviation":"Animal Behaviour","page":"241-248","source":"ScienceDirect","title":"Contact calls are used for individual mate recognition in free-ranging green-rumped parrotlets, &lt;i&gt;Forpus passerinus&lt;/i&gt;","volume":"81","author":[{"family":"Berg","given":"Karl S."},{"family":"Delgado","given":"Soraya"},{"family":"Okawa","given":"Rae"},{"family":"Beissinger","given":"Steven R."},{"family":"Bradbury","given":"Jack W."}],"issued":{"date-parts":[["2011",1,1]]}}},{"id":569,"uris":["http://zotero.org/groups/5786507/items/JNKBUUG2"],"itemData":{"id":569,"type":"article-journal","container-title":"PNAS","issue":"21","page":"8293-8297","title":"Signature whistle shape conveys identity information to bottlenose dolphins","volume":"103","author":[{"family":"Janik","given":"Vincent M."},{"family":"Sayigh","given":"L.S."},{"family":"Wells","given":"R.S."}],"issued":{"date-parts":[["2006"]]}}},{"id":571,"uris":["http://zotero.org/groups/5786507/items/8JR8VHHB"],"itemData":{"id":571,"type":"article-journal","abstract":"Bottlenose dolphins (Tursiops truncatus) produce individually distinctive signature whistles that broadcast the identity of the caller. Unlike voice cues that affect all calls of an animal, signature whistles are distinct whistle types carrying identity information in their frequency modulation pattern. Signature whistle development is influenced by vocal production learning. Animals use a whistle from their environment as a model, but modify it, and thus invent a novel signal. Dolphins also copy signature whistles of others, effectively addressing the whistle owner. This copying occurs at low rates and the resulting copies are recognizable as such by parameter variations in the copy. Captive dolphins can learn to associate novel whistles with objects and use these whistles to report on the presence or absence of the object. If applied to signature whistles, this ability would make the signature whistle a rare example of a learned referential signal in animals. Here, we review the history of signature whistle research, covering definitions, acoustic features, information content, contextual use, developmental aspects, and species comparisons with mammals and birds. We show how these signals stand out amongst recognition calls in animals and how they contribute to our understanding of complexity in animal communication.","container-title":"Journal of Comparative Physiology A","DOI":"10.1007/s00359-013-0817-7","ISSN":"1432-1351","issue":"6","journalAbbreviation":"J Comp Physiol A","language":"en","page":"479-489","source":"Springer Link","title":"Communication in bottlenose dolphins: 50 years of signature whistle research","title-short":"Communication in bottlenose dolphins","volume":"199","author":[{"family":"Janik","given":"Vincent M."},{"family":"Sayigh","given":"Laela S."}],"issued":{"date-parts":[["2013",6,1]]}}},{"id":519,"uris":["http://zotero.org/groups/5786507/items/CYI2BRGH"],"itemData":{"id":519,"type":"article-journal","abstract":"This study describes a system of regional dialects in the contact call of a parrot, the yellow-naped amazon (Amazona auropalliata.) Spectrographic cross-correlation analyses of calls from multiple adults at 16 roosts in Costa Rica reveal two distinct patterns of geographic variation in call structure: first, variation in the basic structure of the call by which roosts can be classified into three distinct dialects, and second, fine-scale variation of call structure among roosts within a dialect. Some birds at roosts bordering two dialects use the calls of both neighbouring dialects interchangeably. These results suggest that there are two distinct processes governing the diffusion of call types among roosts, with dialect borders acting as barriers to the spread of foreign calls. Such a dialect system could be maintained through either reduced dispersal of birds across dialect boundaries or alternatively, by reduced diffusion of call types. These two possibilities have different implications for the genetic isolation of populations and thus for both speciation and learning. This pattern is broadly similar to those seen in some songbirds and may be maintained in a similar manner.","container-title":"Proceedings of the Royal Society of London. Series B: Biological Sciences","DOI":"10.1098/rspb.1996.0128","issue":"1372","note":"publisher: Royal Society","page":"867-872","source":"royalsocietypublishing.org (Atypon)","title":"Regional dialects in the contact call of a parrot","volume":"263","author":[{"family":"Wright","given":"Timothy F."}],"issued":{"date-parts":[["1996"]]}}}],"schema":"https://github.com/citation-style-language/schema/raw/master/csl-citation.json"} </w:instrText>
      </w:r>
      <w:r w:rsidR="00291EB1">
        <w:rPr>
          <w:rFonts w:ascii="Arial" w:hAnsi="Arial" w:cs="Arial"/>
        </w:rPr>
        <w:fldChar w:fldCharType="separate"/>
      </w:r>
      <w:r w:rsidR="008771A5" w:rsidRPr="008771A5">
        <w:rPr>
          <w:rFonts w:ascii="Arial" w:hAnsi="Arial" w:cs="Arial"/>
        </w:rPr>
        <w:t>(Berg, Delgado, Okawa, et al., 2011; Janik et al., 2006; Janik &amp; Sayigh, 2013; Wright, 1996)</w:t>
      </w:r>
      <w:r w:rsidR="00291EB1">
        <w:rPr>
          <w:rFonts w:ascii="Arial" w:hAnsi="Arial" w:cs="Arial"/>
        </w:rPr>
        <w:fldChar w:fldCharType="end"/>
      </w:r>
      <w:commentRangeEnd w:id="22"/>
      <w:r w:rsidR="002774D9">
        <w:rPr>
          <w:rStyle w:val="CommentReference"/>
        </w:rPr>
        <w:commentReference w:id="22"/>
      </w:r>
      <w:r w:rsidR="00291EB1">
        <w:rPr>
          <w:rFonts w:ascii="Arial" w:hAnsi="Arial" w:cs="Arial"/>
        </w:rPr>
        <w:t>.</w:t>
      </w:r>
      <w:r w:rsidR="00360199">
        <w:rPr>
          <w:rFonts w:ascii="Arial" w:hAnsi="Arial" w:cs="Arial"/>
        </w:rPr>
        <w:t xml:space="preserve"> </w:t>
      </w:r>
      <w:r w:rsidR="005705D9">
        <w:rPr>
          <w:rFonts w:ascii="Arial" w:hAnsi="Arial" w:cs="Arial"/>
        </w:rPr>
        <w:t xml:space="preserve">Taken together, our dual-step </w:t>
      </w:r>
      <w:r w:rsidR="000C6EE1">
        <w:rPr>
          <w:rFonts w:ascii="Arial" w:hAnsi="Arial" w:cs="Arial"/>
        </w:rPr>
        <w:t xml:space="preserve">approach </w:t>
      </w:r>
      <w:r w:rsidR="00F244B2">
        <w:rPr>
          <w:rFonts w:ascii="Arial" w:hAnsi="Arial" w:cs="Arial"/>
        </w:rPr>
        <w:t xml:space="preserve">with synthetic signals and an information theory perspective </w:t>
      </w:r>
      <w:r w:rsidR="000C6EE1">
        <w:rPr>
          <w:rFonts w:ascii="Arial" w:hAnsi="Arial" w:cs="Arial"/>
        </w:rPr>
        <w:t>allows us to</w:t>
      </w:r>
      <w:r w:rsidR="00DF793A">
        <w:rPr>
          <w:rFonts w:ascii="Arial" w:hAnsi="Arial" w:cs="Arial"/>
        </w:rPr>
        <w:t xml:space="preserve"> </w:t>
      </w:r>
      <w:r w:rsidR="007A1CC0">
        <w:rPr>
          <w:rFonts w:ascii="Arial" w:hAnsi="Arial" w:cs="Arial"/>
        </w:rPr>
        <w:t xml:space="preserve">simplify and control the complex organic process </w:t>
      </w:r>
      <w:r w:rsidR="009E55EA">
        <w:rPr>
          <w:rFonts w:ascii="Arial" w:hAnsi="Arial" w:cs="Arial"/>
        </w:rPr>
        <w:t>of</w:t>
      </w:r>
      <w:r w:rsidR="007A1CC0">
        <w:rPr>
          <w:rFonts w:ascii="Arial" w:hAnsi="Arial" w:cs="Arial"/>
        </w:rPr>
        <w:t xml:space="preserve"> signaler</w:t>
      </w:r>
      <w:r w:rsidR="002A587B">
        <w:rPr>
          <w:rFonts w:ascii="Arial" w:hAnsi="Arial" w:cs="Arial"/>
        </w:rPr>
        <w:t xml:space="preserve"> encoding</w:t>
      </w:r>
      <w:r w:rsidR="00C14AE9">
        <w:rPr>
          <w:rFonts w:ascii="Arial" w:hAnsi="Arial" w:cs="Arial"/>
        </w:rPr>
        <w:t xml:space="preserve"> and receiver decoding</w:t>
      </w:r>
      <w:r w:rsidR="002A587B">
        <w:rPr>
          <w:rFonts w:ascii="Arial" w:hAnsi="Arial" w:cs="Arial"/>
        </w:rPr>
        <w:t xml:space="preserve"> </w:t>
      </w:r>
      <w:r w:rsidR="00491708">
        <w:rPr>
          <w:rFonts w:ascii="Arial" w:hAnsi="Arial" w:cs="Arial"/>
        </w:rPr>
        <w:t xml:space="preserve">of </w:t>
      </w:r>
      <w:r w:rsidR="00C14AE9">
        <w:rPr>
          <w:rFonts w:ascii="Arial" w:hAnsi="Arial" w:cs="Arial"/>
        </w:rPr>
        <w:t xml:space="preserve">hierarchical </w:t>
      </w:r>
      <w:r w:rsidR="00491708">
        <w:rPr>
          <w:rFonts w:ascii="Arial" w:hAnsi="Arial" w:cs="Arial"/>
        </w:rPr>
        <w:t>information</w:t>
      </w:r>
      <w:r w:rsidR="00C739B8">
        <w:rPr>
          <w:rFonts w:ascii="Arial" w:hAnsi="Arial" w:cs="Arial"/>
        </w:rPr>
        <w:t xml:space="preserve">. Our approach also </w:t>
      </w:r>
      <w:r w:rsidR="00C14AE9">
        <w:rPr>
          <w:rFonts w:ascii="Arial" w:hAnsi="Arial" w:cs="Arial"/>
        </w:rPr>
        <w:t>facilitates</w:t>
      </w:r>
      <w:r w:rsidR="00106720">
        <w:rPr>
          <w:rFonts w:ascii="Arial" w:hAnsi="Arial" w:cs="Arial"/>
        </w:rPr>
        <w:t xml:space="preserve"> </w:t>
      </w:r>
      <w:r w:rsidR="000A6A15">
        <w:rPr>
          <w:rFonts w:ascii="Arial" w:hAnsi="Arial" w:cs="Arial"/>
        </w:rPr>
        <w:t>validating</w:t>
      </w:r>
      <w:r w:rsidR="004A58AF">
        <w:rPr>
          <w:rFonts w:ascii="Arial" w:hAnsi="Arial" w:cs="Arial"/>
        </w:rPr>
        <w:t xml:space="preserve"> </w:t>
      </w:r>
      <w:r w:rsidR="002748EF">
        <w:rPr>
          <w:rFonts w:ascii="Arial" w:hAnsi="Arial" w:cs="Arial"/>
        </w:rPr>
        <w:t xml:space="preserve">the rigor of </w:t>
      </w:r>
      <w:r w:rsidR="00982523">
        <w:rPr>
          <w:rFonts w:ascii="Arial" w:hAnsi="Arial" w:cs="Arial"/>
        </w:rPr>
        <w:t xml:space="preserve">computational tools traditionally used </w:t>
      </w:r>
      <w:r w:rsidR="00D04F62">
        <w:rPr>
          <w:rFonts w:ascii="Arial" w:hAnsi="Arial" w:cs="Arial"/>
        </w:rPr>
        <w:t>for</w:t>
      </w:r>
      <w:r w:rsidR="00982523">
        <w:rPr>
          <w:rFonts w:ascii="Arial" w:hAnsi="Arial" w:cs="Arial"/>
        </w:rPr>
        <w:t xml:space="preserve"> functional inferences about </w:t>
      </w:r>
      <w:r w:rsidR="00E55F63">
        <w:rPr>
          <w:rFonts w:ascii="Arial" w:hAnsi="Arial" w:cs="Arial"/>
        </w:rPr>
        <w:t xml:space="preserve">vocal </w:t>
      </w:r>
      <w:r w:rsidR="00982523">
        <w:rPr>
          <w:rFonts w:ascii="Arial" w:hAnsi="Arial" w:cs="Arial"/>
        </w:rPr>
        <w:t>information encoding</w:t>
      </w:r>
      <w:r w:rsidR="004077C7">
        <w:rPr>
          <w:rFonts w:ascii="Arial" w:hAnsi="Arial" w:cs="Arial"/>
        </w:rPr>
        <w:t>.</w:t>
      </w:r>
    </w:p>
    <w:p w14:paraId="2F5858D5" w14:textId="77777777" w:rsidR="00C25AE8" w:rsidRDefault="00C25AE8" w:rsidP="00124140">
      <w:pPr>
        <w:spacing w:line="360" w:lineRule="auto"/>
        <w:rPr>
          <w:rFonts w:ascii="Arial" w:hAnsi="Arial" w:cs="Arial"/>
        </w:rPr>
      </w:pPr>
    </w:p>
    <w:p w14:paraId="2A4E1D26" w14:textId="397081FC" w:rsidR="00C25AE8" w:rsidRDefault="00C25AE8" w:rsidP="00124140">
      <w:pPr>
        <w:spacing w:line="360" w:lineRule="auto"/>
        <w:rPr>
          <w:rFonts w:ascii="Arial" w:hAnsi="Arial" w:cs="Arial"/>
        </w:rPr>
      </w:pPr>
      <w:r w:rsidRPr="002F070A">
        <w:rPr>
          <w:rFonts w:ascii="Arial" w:hAnsi="Arial" w:cs="Arial"/>
          <w:b/>
          <w:bCs/>
        </w:rPr>
        <w:t>Methods</w:t>
      </w:r>
      <w:r w:rsidR="002F070A">
        <w:rPr>
          <w:rFonts w:ascii="Arial" w:hAnsi="Arial" w:cs="Arial"/>
        </w:rPr>
        <w:t>:</w:t>
      </w:r>
    </w:p>
    <w:p w14:paraId="171C61FB" w14:textId="6175E443" w:rsidR="00124140" w:rsidRDefault="00124140" w:rsidP="00124140">
      <w:pPr>
        <w:spacing w:line="360" w:lineRule="auto"/>
        <w:rPr>
          <w:rFonts w:ascii="Arial" w:hAnsi="Arial" w:cs="Arial"/>
          <w:i/>
          <w:iCs/>
        </w:rPr>
      </w:pPr>
      <w:r>
        <w:rPr>
          <w:rFonts w:ascii="Arial" w:hAnsi="Arial" w:cs="Arial"/>
          <w:i/>
          <w:iCs/>
        </w:rPr>
        <w:t>Encoding Group and Individual Identity Information in Signals</w:t>
      </w:r>
    </w:p>
    <w:p w14:paraId="76A5A140" w14:textId="2A035422" w:rsidR="002F5B92" w:rsidRDefault="00556DA4" w:rsidP="000006BE">
      <w:pPr>
        <w:spacing w:line="360" w:lineRule="auto"/>
        <w:rPr>
          <w:rFonts w:ascii="Arial" w:hAnsi="Arial" w:cs="Arial"/>
        </w:rPr>
      </w:pPr>
      <w:r>
        <w:rPr>
          <w:rFonts w:ascii="Arial" w:hAnsi="Arial" w:cs="Arial"/>
        </w:rPr>
        <w:tab/>
      </w:r>
      <w:r w:rsidR="002F5B92">
        <w:rPr>
          <w:rFonts w:ascii="Arial" w:hAnsi="Arial" w:cs="Arial"/>
        </w:rPr>
        <w:t>First</w:t>
      </w:r>
      <w:r w:rsidR="00000093">
        <w:rPr>
          <w:rFonts w:ascii="Arial" w:hAnsi="Arial" w:cs="Arial"/>
        </w:rPr>
        <w:t>,</w:t>
      </w:r>
      <w:r w:rsidR="002F5B92">
        <w:rPr>
          <w:rFonts w:ascii="Arial" w:hAnsi="Arial" w:cs="Arial"/>
        </w:rPr>
        <w:t xml:space="preserve"> w</w:t>
      </w:r>
      <w:r w:rsidR="00000093">
        <w:rPr>
          <w:rFonts w:ascii="Arial" w:hAnsi="Arial" w:cs="Arial"/>
        </w:rPr>
        <w:t xml:space="preserve">e generated character strings to represent synthetic </w:t>
      </w:r>
      <w:r w:rsidR="00A120E4">
        <w:rPr>
          <w:rFonts w:ascii="Arial" w:hAnsi="Arial" w:cs="Arial"/>
        </w:rPr>
        <w:t>vocal identity signals</w:t>
      </w:r>
      <w:r w:rsidR="00000093">
        <w:rPr>
          <w:rFonts w:ascii="Arial" w:hAnsi="Arial" w:cs="Arial"/>
        </w:rPr>
        <w:t>.</w:t>
      </w:r>
      <w:r w:rsidR="00A120E4">
        <w:rPr>
          <w:rFonts w:ascii="Arial" w:hAnsi="Arial" w:cs="Arial"/>
        </w:rPr>
        <w:t xml:space="preserve"> Using character strings to represent vocal information is computationally efficient for many purposes, including simulations, like agent</w:t>
      </w:r>
      <w:r w:rsidR="005F13C3">
        <w:rPr>
          <w:rFonts w:ascii="Arial" w:hAnsi="Arial" w:cs="Arial"/>
        </w:rPr>
        <w:t>-based modeling</w:t>
      </w:r>
      <w:r w:rsidR="00A120E4">
        <w:rPr>
          <w:rFonts w:ascii="Arial" w:hAnsi="Arial" w:cs="Arial"/>
        </w:rPr>
        <w:t>.</w:t>
      </w:r>
      <w:r w:rsidR="00000093">
        <w:rPr>
          <w:rFonts w:ascii="Arial" w:hAnsi="Arial" w:cs="Arial"/>
        </w:rPr>
        <w:t xml:space="preserve"> Character strings comprised </w:t>
      </w:r>
      <w:commentRangeStart w:id="23"/>
      <w:commentRangeStart w:id="24"/>
      <w:r w:rsidR="00000093">
        <w:rPr>
          <w:rFonts w:ascii="Arial" w:hAnsi="Arial" w:cs="Arial"/>
        </w:rPr>
        <w:t xml:space="preserve">5 components: </w:t>
      </w:r>
      <w:commentRangeEnd w:id="23"/>
      <w:r w:rsidR="0024605A">
        <w:rPr>
          <w:rStyle w:val="CommentReference"/>
        </w:rPr>
        <w:commentReference w:id="23"/>
      </w:r>
      <w:commentRangeEnd w:id="24"/>
      <w:r w:rsidR="00D66EA3">
        <w:rPr>
          <w:rStyle w:val="CommentReference"/>
        </w:rPr>
        <w:commentReference w:id="24"/>
      </w:r>
      <w:r w:rsidR="00000093">
        <w:rPr>
          <w:rFonts w:ascii="Arial" w:hAnsi="Arial" w:cs="Arial"/>
        </w:rPr>
        <w:t xml:space="preserve">a global head </w:t>
      </w:r>
      <w:r w:rsidR="00221909">
        <w:rPr>
          <w:rFonts w:ascii="Arial" w:hAnsi="Arial" w:cs="Arial"/>
        </w:rPr>
        <w:t xml:space="preserve">(a string of characters shared across all individuals; </w:t>
      </w:r>
      <w:r w:rsidR="0020211E">
        <w:rPr>
          <w:rFonts w:ascii="Arial" w:hAnsi="Arial" w:cs="Arial"/>
        </w:rPr>
        <w:t>TKTK character length)</w:t>
      </w:r>
      <w:r w:rsidR="00000093">
        <w:rPr>
          <w:rFonts w:ascii="Arial" w:hAnsi="Arial" w:cs="Arial"/>
        </w:rPr>
        <w:t>, a section of group information, a section of individual information, another section of group information, and a global tail</w:t>
      </w:r>
      <w:r w:rsidR="0020211E">
        <w:rPr>
          <w:rFonts w:ascii="Arial" w:hAnsi="Arial" w:cs="Arial"/>
        </w:rPr>
        <w:t xml:space="preserve"> (</w:t>
      </w:r>
      <w:r w:rsidR="00221909">
        <w:rPr>
          <w:rFonts w:ascii="Arial" w:hAnsi="Arial" w:cs="Arial"/>
        </w:rPr>
        <w:t xml:space="preserve">a string of characters shared across all individuals; </w:t>
      </w:r>
      <w:r w:rsidR="0020211E">
        <w:rPr>
          <w:rFonts w:ascii="Arial" w:hAnsi="Arial" w:cs="Arial"/>
        </w:rPr>
        <w:t>TKTK character length)</w:t>
      </w:r>
      <w:r w:rsidR="00000093">
        <w:rPr>
          <w:rFonts w:ascii="Arial" w:hAnsi="Arial" w:cs="Arial"/>
        </w:rPr>
        <w:t xml:space="preserve">. </w:t>
      </w:r>
      <w:r w:rsidR="005F13C3">
        <w:rPr>
          <w:rFonts w:ascii="Arial" w:hAnsi="Arial" w:cs="Arial"/>
        </w:rPr>
        <w:t xml:space="preserve">Later versions of our code will allow users to choose where and how much information is encoded in the signal. </w:t>
      </w:r>
      <w:r w:rsidR="0020211E">
        <w:rPr>
          <w:rFonts w:ascii="Arial" w:hAnsi="Arial" w:cs="Arial"/>
        </w:rPr>
        <w:t xml:space="preserve">We varied </w:t>
      </w:r>
      <w:r w:rsidR="00221909">
        <w:rPr>
          <w:rFonts w:ascii="Arial" w:hAnsi="Arial" w:cs="Arial"/>
        </w:rPr>
        <w:t>the character length of</w:t>
      </w:r>
      <w:r w:rsidR="0020211E">
        <w:rPr>
          <w:rFonts w:ascii="Arial" w:hAnsi="Arial" w:cs="Arial"/>
        </w:rPr>
        <w:t xml:space="preserve"> </w:t>
      </w:r>
      <w:r w:rsidR="00221909">
        <w:rPr>
          <w:rFonts w:ascii="Arial" w:hAnsi="Arial" w:cs="Arial"/>
        </w:rPr>
        <w:t xml:space="preserve">the group and individual </w:t>
      </w:r>
      <w:r w:rsidR="0020211E">
        <w:rPr>
          <w:rFonts w:ascii="Arial" w:hAnsi="Arial" w:cs="Arial"/>
        </w:rPr>
        <w:t>section</w:t>
      </w:r>
      <w:r w:rsidR="00221909">
        <w:rPr>
          <w:rFonts w:ascii="Arial" w:hAnsi="Arial" w:cs="Arial"/>
        </w:rPr>
        <w:t xml:space="preserve">s </w:t>
      </w:r>
      <w:r w:rsidR="0020211E">
        <w:rPr>
          <w:rFonts w:ascii="Arial" w:hAnsi="Arial" w:cs="Arial"/>
        </w:rPr>
        <w:t xml:space="preserve">depending on treatment, discussed </w:t>
      </w:r>
      <w:r w:rsidR="00221909">
        <w:rPr>
          <w:rFonts w:ascii="Arial" w:hAnsi="Arial" w:cs="Arial"/>
        </w:rPr>
        <w:t>below. We</w:t>
      </w:r>
      <w:r w:rsidR="00000093">
        <w:rPr>
          <w:rFonts w:ascii="Arial" w:hAnsi="Arial" w:cs="Arial"/>
        </w:rPr>
        <w:t xml:space="preserve"> used three unique characters in the string: A, B, and C.</w:t>
      </w:r>
      <w:r w:rsidR="00221909">
        <w:rPr>
          <w:rFonts w:ascii="Arial" w:hAnsi="Arial" w:cs="Arial"/>
        </w:rPr>
        <w:t xml:space="preserve"> </w:t>
      </w:r>
      <w:commentRangeStart w:id="25"/>
      <w:r w:rsidR="00221909">
        <w:rPr>
          <w:rFonts w:ascii="Arial" w:hAnsi="Arial" w:cs="Arial"/>
        </w:rPr>
        <w:t xml:space="preserve">Once character strings were generated, we </w:t>
      </w:r>
      <w:proofErr w:type="gramStart"/>
      <w:r w:rsidR="009E385C">
        <w:rPr>
          <w:rFonts w:ascii="Arial" w:hAnsi="Arial" w:cs="Arial"/>
        </w:rPr>
        <w:t>added</w:t>
      </w:r>
      <w:proofErr w:type="gramEnd"/>
      <w:r w:rsidR="009E385C">
        <w:rPr>
          <w:rFonts w:ascii="Arial" w:hAnsi="Arial" w:cs="Arial"/>
        </w:rPr>
        <w:t xml:space="preserve"> random variation</w:t>
      </w:r>
      <w:r w:rsidR="00221909">
        <w:rPr>
          <w:rFonts w:ascii="Arial" w:hAnsi="Arial" w:cs="Arial"/>
        </w:rPr>
        <w:t xml:space="preserve"> in each call to represent variation within an individual’s call repertoires</w:t>
      </w:r>
      <w:commentRangeEnd w:id="25"/>
      <w:r w:rsidR="008C2D38">
        <w:rPr>
          <w:rStyle w:val="CommentReference"/>
        </w:rPr>
        <w:commentReference w:id="25"/>
      </w:r>
      <w:r w:rsidR="00221909">
        <w:rPr>
          <w:rFonts w:ascii="Arial" w:hAnsi="Arial" w:cs="Arial"/>
        </w:rPr>
        <w:t>.</w:t>
      </w:r>
      <w:r w:rsidR="00000093">
        <w:rPr>
          <w:rFonts w:ascii="Arial" w:hAnsi="Arial" w:cs="Arial"/>
        </w:rPr>
        <w:t xml:space="preserve"> </w:t>
      </w:r>
      <w:r w:rsidR="00221909">
        <w:rPr>
          <w:rFonts w:ascii="Arial" w:hAnsi="Arial" w:cs="Arial"/>
        </w:rPr>
        <w:t>Total string length remained constant across individuals (</w:t>
      </w:r>
      <w:commentRangeStart w:id="26"/>
      <w:r w:rsidR="00221909">
        <w:rPr>
          <w:rFonts w:ascii="Arial" w:hAnsi="Arial" w:cs="Arial"/>
        </w:rPr>
        <w:t>TKTK</w:t>
      </w:r>
      <w:commentRangeEnd w:id="26"/>
      <w:r w:rsidR="00221909">
        <w:rPr>
          <w:rStyle w:val="CommentReference"/>
        </w:rPr>
        <w:commentReference w:id="26"/>
      </w:r>
      <w:r w:rsidR="00221909">
        <w:rPr>
          <w:rFonts w:ascii="Arial" w:hAnsi="Arial" w:cs="Arial"/>
        </w:rPr>
        <w:t xml:space="preserve">). </w:t>
      </w:r>
    </w:p>
    <w:p w14:paraId="787F7BD7" w14:textId="77777777" w:rsidR="00A664B3" w:rsidRDefault="00A664B3" w:rsidP="000006BE">
      <w:pPr>
        <w:spacing w:line="360" w:lineRule="auto"/>
        <w:rPr>
          <w:rFonts w:ascii="Arial" w:hAnsi="Arial" w:cs="Arial"/>
        </w:rPr>
      </w:pPr>
    </w:p>
    <w:p w14:paraId="2ED69DCB" w14:textId="77777777" w:rsidR="00A664B3" w:rsidRDefault="00A664B3" w:rsidP="000006BE">
      <w:pPr>
        <w:spacing w:line="360" w:lineRule="auto"/>
        <w:rPr>
          <w:rFonts w:ascii="Arial" w:hAnsi="Arial" w:cs="Arial"/>
        </w:rPr>
      </w:pPr>
    </w:p>
    <w:p w14:paraId="4027D1D0" w14:textId="05FB4732" w:rsidR="00A664B3" w:rsidRDefault="00DB1D76" w:rsidP="000006BE">
      <w:pPr>
        <w:spacing w:line="360" w:lineRule="auto"/>
        <w:rPr>
          <w:rFonts w:ascii="Arial" w:hAnsi="Arial" w:cs="Arial"/>
        </w:rPr>
      </w:pPr>
      <w:r>
        <w:rPr>
          <w:noProof/>
        </w:rPr>
        <w:lastRenderedPageBreak/>
        <w:drawing>
          <wp:anchor distT="0" distB="0" distL="114300" distR="114300" simplePos="0" relativeHeight="251659264" behindDoc="0" locked="0" layoutInCell="1" allowOverlap="1" wp14:anchorId="6663A63B" wp14:editId="7C344352">
            <wp:simplePos x="0" y="0"/>
            <wp:positionH relativeFrom="column">
              <wp:posOffset>0</wp:posOffset>
            </wp:positionH>
            <wp:positionV relativeFrom="paragraph">
              <wp:posOffset>0</wp:posOffset>
            </wp:positionV>
            <wp:extent cx="2908300" cy="1847850"/>
            <wp:effectExtent l="0" t="0" r="6350" b="0"/>
            <wp:wrapTopAndBottom/>
            <wp:docPr id="10284150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15082"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08300" cy="1847850"/>
                    </a:xfrm>
                    <a:prstGeom prst="rect">
                      <a:avLst/>
                    </a:prstGeom>
                    <a:noFill/>
                    <a:ln>
                      <a:noFill/>
                    </a:ln>
                  </pic:spPr>
                </pic:pic>
              </a:graphicData>
            </a:graphic>
          </wp:anchor>
        </w:drawing>
      </w:r>
    </w:p>
    <w:p w14:paraId="3656EBDE" w14:textId="11A33D0B" w:rsidR="00A664B3" w:rsidRPr="001942A7" w:rsidRDefault="00ED0107" w:rsidP="000006BE">
      <w:pPr>
        <w:spacing w:line="360" w:lineRule="auto"/>
        <w:rPr>
          <w:rFonts w:ascii="Arial" w:hAnsi="Arial" w:cs="Arial"/>
        </w:rPr>
      </w:pPr>
      <w:commentRangeStart w:id="27"/>
      <w:r>
        <w:rPr>
          <w:rFonts w:ascii="Arial" w:hAnsi="Arial" w:cs="Arial"/>
          <w:b/>
          <w:bCs/>
          <w:sz w:val="20"/>
          <w:szCs w:val="20"/>
        </w:rPr>
        <w:t xml:space="preserve">Figure </w:t>
      </w:r>
      <w:r w:rsidR="001942A7">
        <w:rPr>
          <w:rFonts w:ascii="Arial" w:hAnsi="Arial" w:cs="Arial"/>
          <w:b/>
          <w:bCs/>
          <w:sz w:val="20"/>
          <w:szCs w:val="20"/>
        </w:rPr>
        <w:t>1:</w:t>
      </w:r>
      <w:r w:rsidR="001942A7">
        <w:rPr>
          <w:rFonts w:ascii="Arial" w:hAnsi="Arial" w:cs="Arial"/>
          <w:sz w:val="20"/>
          <w:szCs w:val="20"/>
        </w:rPr>
        <w:t xml:space="preserve"> </w:t>
      </w:r>
      <w:commentRangeEnd w:id="27"/>
      <w:r w:rsidR="00D11C22">
        <w:rPr>
          <w:rStyle w:val="CommentReference"/>
        </w:rPr>
        <w:commentReference w:id="27"/>
      </w:r>
      <w:r w:rsidR="001942A7">
        <w:rPr>
          <w:rFonts w:ascii="Arial" w:hAnsi="Arial" w:cs="Arial"/>
          <w:sz w:val="20"/>
          <w:szCs w:val="20"/>
        </w:rPr>
        <w:t xml:space="preserve">Example </w:t>
      </w:r>
      <w:r w:rsidR="00AD08EF">
        <w:rPr>
          <w:rFonts w:ascii="Arial" w:hAnsi="Arial" w:cs="Arial"/>
          <w:sz w:val="20"/>
          <w:szCs w:val="20"/>
        </w:rPr>
        <w:t>character string created in</w:t>
      </w:r>
      <w:r w:rsidR="00B621A7">
        <w:rPr>
          <w:rFonts w:ascii="Arial" w:hAnsi="Arial" w:cs="Arial"/>
          <w:sz w:val="20"/>
          <w:szCs w:val="20"/>
        </w:rPr>
        <w:t xml:space="preserve"> </w:t>
      </w:r>
      <w:proofErr w:type="spellStart"/>
      <w:r w:rsidR="00B621A7">
        <w:rPr>
          <w:rFonts w:ascii="Arial" w:hAnsi="Arial" w:cs="Arial"/>
          <w:sz w:val="20"/>
          <w:szCs w:val="20"/>
        </w:rPr>
        <w:t>paRsynth’s</w:t>
      </w:r>
      <w:proofErr w:type="spellEnd"/>
      <w:r w:rsidR="00B621A7">
        <w:rPr>
          <w:rFonts w:ascii="Arial" w:hAnsi="Arial" w:cs="Arial"/>
          <w:sz w:val="20"/>
          <w:szCs w:val="20"/>
        </w:rPr>
        <w:t xml:space="preserve"> generate strings</w:t>
      </w:r>
      <w:r w:rsidR="008A2B7F">
        <w:rPr>
          <w:rFonts w:ascii="Arial" w:hAnsi="Arial" w:cs="Arial"/>
          <w:sz w:val="20"/>
          <w:szCs w:val="20"/>
        </w:rPr>
        <w:t xml:space="preserve"> </w:t>
      </w:r>
      <w:r w:rsidR="00B621A7">
        <w:rPr>
          <w:rFonts w:ascii="Arial" w:hAnsi="Arial" w:cs="Arial"/>
          <w:sz w:val="20"/>
          <w:szCs w:val="20"/>
        </w:rPr>
        <w:t>code.</w:t>
      </w:r>
      <w:r w:rsidR="00444386">
        <w:rPr>
          <w:rFonts w:ascii="Arial" w:hAnsi="Arial" w:cs="Arial"/>
          <w:sz w:val="20"/>
          <w:szCs w:val="20"/>
        </w:rPr>
        <w:t xml:space="preserve"> </w:t>
      </w:r>
      <w:r w:rsidR="006B478F">
        <w:rPr>
          <w:rFonts w:ascii="Arial" w:hAnsi="Arial" w:cs="Arial"/>
          <w:sz w:val="20"/>
          <w:szCs w:val="20"/>
        </w:rPr>
        <w:t xml:space="preserve">The string consists of (1) a global head, (2) group information, (3) individual information, (4) random variation, (5) group information, </w:t>
      </w:r>
      <w:r w:rsidR="008A2B7F">
        <w:rPr>
          <w:rFonts w:ascii="Arial" w:hAnsi="Arial" w:cs="Arial"/>
          <w:sz w:val="20"/>
          <w:szCs w:val="20"/>
        </w:rPr>
        <w:t>and (6) a global tai</w:t>
      </w:r>
      <w:commentRangeStart w:id="28"/>
      <w:r w:rsidR="008A2B7F">
        <w:rPr>
          <w:rFonts w:ascii="Arial" w:hAnsi="Arial" w:cs="Arial"/>
          <w:sz w:val="20"/>
          <w:szCs w:val="20"/>
        </w:rPr>
        <w:t>l.</w:t>
      </w:r>
      <w:commentRangeEnd w:id="28"/>
      <w:r w:rsidR="00D11C22">
        <w:rPr>
          <w:rStyle w:val="CommentReference"/>
        </w:rPr>
        <w:commentReference w:id="28"/>
      </w:r>
    </w:p>
    <w:p w14:paraId="7BF58E64" w14:textId="77777777" w:rsidR="00A664B3" w:rsidRDefault="00A664B3" w:rsidP="000006BE">
      <w:pPr>
        <w:spacing w:line="360" w:lineRule="auto"/>
        <w:rPr>
          <w:rFonts w:ascii="Arial" w:hAnsi="Arial" w:cs="Arial"/>
        </w:rPr>
      </w:pPr>
    </w:p>
    <w:p w14:paraId="2C6470FF" w14:textId="77777777" w:rsidR="00A664B3" w:rsidRDefault="00A664B3" w:rsidP="000006BE">
      <w:pPr>
        <w:spacing w:line="360" w:lineRule="auto"/>
        <w:rPr>
          <w:rFonts w:ascii="Arial" w:hAnsi="Arial" w:cs="Arial"/>
        </w:rPr>
      </w:pPr>
    </w:p>
    <w:p w14:paraId="23023536" w14:textId="77777777" w:rsidR="00A664B3" w:rsidRDefault="00A664B3" w:rsidP="000006BE">
      <w:pPr>
        <w:spacing w:line="360" w:lineRule="auto"/>
        <w:rPr>
          <w:rFonts w:ascii="Arial" w:hAnsi="Arial" w:cs="Arial"/>
        </w:rPr>
      </w:pPr>
    </w:p>
    <w:p w14:paraId="043CD429" w14:textId="31D57B92" w:rsidR="00A0464D" w:rsidRDefault="00221909" w:rsidP="000006BE">
      <w:pPr>
        <w:spacing w:line="360" w:lineRule="auto"/>
        <w:rPr>
          <w:rFonts w:ascii="Arial" w:hAnsi="Arial" w:cs="Arial"/>
        </w:rPr>
      </w:pPr>
      <w:r>
        <w:rPr>
          <w:rFonts w:ascii="Arial" w:hAnsi="Arial" w:cs="Arial"/>
        </w:rPr>
        <w:tab/>
        <w:t xml:space="preserve">Next, </w:t>
      </w:r>
      <w:r w:rsidR="00090FFE">
        <w:rPr>
          <w:rFonts w:ascii="Arial" w:hAnsi="Arial" w:cs="Arial"/>
        </w:rPr>
        <w:t xml:space="preserve">we </w:t>
      </w:r>
      <w:proofErr w:type="spellStart"/>
      <w:r w:rsidR="00E311C5">
        <w:rPr>
          <w:rFonts w:ascii="Arial" w:hAnsi="Arial" w:cs="Arial"/>
        </w:rPr>
        <w:t>sonified</w:t>
      </w:r>
      <w:proofErr w:type="spellEnd"/>
      <w:r w:rsidR="00090FFE">
        <w:rPr>
          <w:rFonts w:ascii="Arial" w:hAnsi="Arial" w:cs="Arial"/>
        </w:rPr>
        <w:t xml:space="preserve"> characters strings</w:t>
      </w:r>
      <w:r w:rsidR="00A120E4">
        <w:rPr>
          <w:rFonts w:ascii="Arial" w:hAnsi="Arial" w:cs="Arial"/>
        </w:rPr>
        <w:t xml:space="preserve"> to synthetic vocalizations</w:t>
      </w:r>
      <w:r w:rsidR="00E311C5">
        <w:rPr>
          <w:rFonts w:ascii="Arial" w:hAnsi="Arial" w:cs="Arial"/>
        </w:rPr>
        <w:t xml:space="preserve"> by using </w:t>
      </w:r>
      <w:r w:rsidR="00090FFE">
        <w:rPr>
          <w:rFonts w:ascii="Arial" w:hAnsi="Arial" w:cs="Arial"/>
        </w:rPr>
        <w:t xml:space="preserve">Parson’s code. </w:t>
      </w:r>
      <w:r w:rsidR="00E311C5">
        <w:rPr>
          <w:rFonts w:ascii="Arial" w:hAnsi="Arial" w:cs="Arial"/>
        </w:rPr>
        <w:t xml:space="preserve">Parson’s code summarizes the information in a tune or signal while reducing over its global characteristics </w:t>
      </w:r>
      <w:r w:rsidR="00E311C5">
        <w:rPr>
          <w:rFonts w:ascii="Arial" w:hAnsi="Arial" w:cs="Arial"/>
        </w:rPr>
        <w:fldChar w:fldCharType="begin"/>
      </w:r>
      <w:r w:rsidR="00E311C5">
        <w:rPr>
          <w:rFonts w:ascii="Arial" w:hAnsi="Arial" w:cs="Arial"/>
        </w:rPr>
        <w:instrText xml:space="preserve"> ADDIN ZOTERO_ITEM CSL_CITATION {"citationID":"Uqyq1MIF","properties":{"formattedCitation":"(Parsons, 1975)","plainCitation":"(Parsons, 1975)","noteIndex":0},"citationItems":[{"id":598,"uris":["http://zotero.org/groups/5786507/items/ZVXRPGHR"],"itemData":{"id":598,"type":"book","abstract":"288 p. : 24 cm","ISBN":"978-0-904747-00-3","language":"eng","number-of-pages":"298","publisher":"Cambridge, Eng. : S. Brown","source":"Internet Archive","title":"The directory of tunes and musical themes","URL":"http://archive.org/details/directoryoftunes0000pars","author":[{"family":"Parsons","given":"Denys"}],"contributor":[{"literal":"Internet Archive"}],"accessed":{"date-parts":[["2024",12,20]]},"issued":{"date-parts":[["1975"]]}}}],"schema":"https://github.com/citation-style-language/schema/raw/master/csl-citation.json"} </w:instrText>
      </w:r>
      <w:r w:rsidR="00E311C5">
        <w:rPr>
          <w:rFonts w:ascii="Arial" w:hAnsi="Arial" w:cs="Arial"/>
        </w:rPr>
        <w:fldChar w:fldCharType="separate"/>
      </w:r>
      <w:r w:rsidR="00E311C5" w:rsidRPr="00556DA4">
        <w:rPr>
          <w:rFonts w:ascii="Arial" w:hAnsi="Arial" w:cs="Arial"/>
        </w:rPr>
        <w:t>(Parsons, 1975)</w:t>
      </w:r>
      <w:r w:rsidR="00E311C5">
        <w:rPr>
          <w:rFonts w:ascii="Arial" w:hAnsi="Arial" w:cs="Arial"/>
        </w:rPr>
        <w:fldChar w:fldCharType="end"/>
      </w:r>
      <w:r w:rsidR="00E311C5">
        <w:rPr>
          <w:rFonts w:ascii="Arial" w:hAnsi="Arial" w:cs="Arial"/>
        </w:rPr>
        <w:t>. We used 1-</w:t>
      </w:r>
      <w:proofErr w:type="gramStart"/>
      <w:r w:rsidR="00E311C5">
        <w:rPr>
          <w:rFonts w:ascii="Arial" w:hAnsi="Arial" w:cs="Arial"/>
        </w:rPr>
        <w:t>Parsons</w:t>
      </w:r>
      <w:proofErr w:type="gramEnd"/>
      <w:r w:rsidR="00E311C5">
        <w:rPr>
          <w:rFonts w:ascii="Arial" w:hAnsi="Arial" w:cs="Arial"/>
        </w:rPr>
        <w:t xml:space="preserve"> encoding, which reduces the frequences profile of a signal to a “</w:t>
      </w:r>
      <w:proofErr w:type="spellStart"/>
      <w:r w:rsidR="00E311C5">
        <w:rPr>
          <w:rFonts w:ascii="Arial" w:hAnsi="Arial" w:cs="Arial"/>
        </w:rPr>
        <w:t>trit</w:t>
      </w:r>
      <w:proofErr w:type="spellEnd"/>
      <w:r w:rsidR="00E311C5">
        <w:rPr>
          <w:rFonts w:ascii="Arial" w:hAnsi="Arial" w:cs="Arial"/>
        </w:rPr>
        <w:t xml:space="preserve">” of information by noting the direction of frequency change (up, down, or constant) in a series of subsamples from the original signal, known as Parsons segments. Parsons code is often used in the retrieval and study of music </w:t>
      </w:r>
      <w:r w:rsidR="00E311C5">
        <w:rPr>
          <w:rFonts w:ascii="Arial" w:hAnsi="Arial" w:cs="Arial"/>
        </w:rPr>
        <w:fldChar w:fldCharType="begin"/>
      </w:r>
      <w:r w:rsidR="00E311C5">
        <w:rPr>
          <w:rFonts w:ascii="Arial" w:hAnsi="Arial" w:cs="Arial"/>
        </w:rPr>
        <w:instrText xml:space="preserve"> ADDIN ZOTERO_ITEM CSL_CITATION {"citationID":"8E9FupMd","properties":{"formattedCitation":"(Downie, 2003)","plainCitation":"(Downie, 2003)","noteIndex":0},"citationItems":[{"id":601,"uris":["http://zotero.org/groups/5786507/items/IJTC2XE2"],"itemData":{"id":601,"type":"article-journal","container-title":"Annual review of information science and technology","issue":"1","page":"295-340","title":"Music information retrieval","volume":"37","author":[{"family":"Downie","given":"J.S."}],"issued":{"date-parts":[["2003"]]}}}],"schema":"https://github.com/citation-style-language/schema/raw/master/csl-citation.json"} </w:instrText>
      </w:r>
      <w:r w:rsidR="00E311C5">
        <w:rPr>
          <w:rFonts w:ascii="Arial" w:hAnsi="Arial" w:cs="Arial"/>
        </w:rPr>
        <w:fldChar w:fldCharType="separate"/>
      </w:r>
      <w:r w:rsidR="00E311C5" w:rsidRPr="00975AE2">
        <w:rPr>
          <w:rFonts w:ascii="Arial" w:hAnsi="Arial" w:cs="Arial"/>
        </w:rPr>
        <w:t>(Downie, 2003)</w:t>
      </w:r>
      <w:r w:rsidR="00E311C5">
        <w:rPr>
          <w:rFonts w:ascii="Arial" w:hAnsi="Arial" w:cs="Arial"/>
        </w:rPr>
        <w:fldChar w:fldCharType="end"/>
      </w:r>
      <w:r w:rsidR="00E311C5">
        <w:rPr>
          <w:rFonts w:ascii="Arial" w:hAnsi="Arial" w:cs="Arial"/>
        </w:rPr>
        <w:t xml:space="preserve">, however researchers have used a Parsons code metric </w:t>
      </w:r>
      <w:r w:rsidR="00A0464D">
        <w:rPr>
          <w:rFonts w:ascii="Arial" w:hAnsi="Arial" w:cs="Arial"/>
        </w:rPr>
        <w:t xml:space="preserve">to </w:t>
      </w:r>
      <w:r w:rsidR="00E311C5">
        <w:rPr>
          <w:rFonts w:ascii="Arial" w:hAnsi="Arial" w:cs="Arial"/>
        </w:rPr>
        <w:t xml:space="preserve">decode information in frequency-based animal signals with great success </w:t>
      </w:r>
      <w:r w:rsidR="00E311C5">
        <w:rPr>
          <w:rFonts w:ascii="Arial" w:hAnsi="Arial" w:cs="Arial"/>
        </w:rPr>
        <w:fldChar w:fldCharType="begin"/>
      </w:r>
      <w:r w:rsidR="00E311C5">
        <w:rPr>
          <w:rFonts w:ascii="Arial" w:hAnsi="Arial" w:cs="Arial"/>
        </w:rPr>
        <w:instrText xml:space="preserve"> ADDIN ZOTERO_ITEM CSL_CITATION {"citationID":"r3ZuczO0","properties":{"formattedCitation":"(Kershenbaum et al., 2013)","plainCitation":"(Kershenbaum et al., 2013)","noteIndex":0},"citationItems":[{"id":599,"uris":["http://zotero.org/groups/5786507/items/MUGYAV6U"],"itemData":{"id":599,"type":"article-journal","abstract":"Bottlenose dolphins (Tursiops truncatus) produce many vocalisations, including whistles that are unique to the individual producing them. Such “signature whistles” play a role in individual recognition and maintaining group integrity. Previous work has shown that humans can successfully group the spectrographic representations of signature whistles according to the individual dolphins that produced them. However, attempts at using mathematical algorithms to perform a similar task have been less successful. A greater understanding of the encoding of identity information in signature whistles is important for assessing similarity of whistles and thus social influences on the development of these learned calls. We re-examined 400 signature whistles from 20 individual dolphins used in a previous study, and tested the performance of new mathematical algorithms. We compared the measure used in the original study (correlation matrix of evenly sampled frequency measurements) to one used in several previous studies (similarity matrix of time-warped whistles), and to a new algorithm based on the Parsons code, used in music retrieval databases. The Parsons code records the direction of frequency change at each time step, and is effective at capturing human perception of music. We analysed similarity matrices from each of these three techniques, as well as a random control, by unsupervised clustering using three separate techniques: k-means clustering, hierarchical clustering, and an adaptive resonance theory neural network. For each of the three clustering techniques, a seven-level Parsons algorithm provided better clustering than the correlation and dynamic time warping algorithms, and was closer to the near-perfect visual categorisations of human judges. Thus, the Parsons code captures much of the individual identity information present in signature whistles, and may prove useful in studies requiring quantification of whistle similarity.","container-title":"PLOS ONE","DOI":"10.1371/journal.pone.0077671","ISSN":"1932-6203","issue":"10","journalAbbreviation":"PLOS ONE","language":"en","note":"publisher: Public Library of Science","page":"e77671","source":"PLoS Journals","title":"The Encoding of Individual Identity in Dolphin Signature Whistles: How Much Information Is Needed?","title-short":"The Encoding of Individual Identity in Dolphin Signature Whistles","volume":"8","author":[{"family":"Kershenbaum","given":"Arik"},{"family":"Sayigh","given":"Laela S."},{"family":"Janik","given":"Vincent M."}],"issued":{"date-parts":[["2013",10,23]]}}}],"schema":"https://github.com/citation-style-language/schema/raw/master/csl-citation.json"} </w:instrText>
      </w:r>
      <w:r w:rsidR="00E311C5">
        <w:rPr>
          <w:rFonts w:ascii="Arial" w:hAnsi="Arial" w:cs="Arial"/>
        </w:rPr>
        <w:fldChar w:fldCharType="separate"/>
      </w:r>
      <w:r w:rsidR="00E311C5" w:rsidRPr="00975AE2">
        <w:rPr>
          <w:rFonts w:ascii="Arial" w:hAnsi="Arial" w:cs="Arial"/>
        </w:rPr>
        <w:t>(Kershenbaum et al., 2013)</w:t>
      </w:r>
      <w:r w:rsidR="00E311C5">
        <w:rPr>
          <w:rFonts w:ascii="Arial" w:hAnsi="Arial" w:cs="Arial"/>
        </w:rPr>
        <w:fldChar w:fldCharType="end"/>
      </w:r>
      <w:r w:rsidR="00E311C5">
        <w:rPr>
          <w:rFonts w:ascii="Arial" w:hAnsi="Arial" w:cs="Arial"/>
        </w:rPr>
        <w:t>.</w:t>
      </w:r>
      <w:r w:rsidR="00A0464D">
        <w:rPr>
          <w:rFonts w:ascii="Arial" w:hAnsi="Arial" w:cs="Arial"/>
        </w:rPr>
        <w:t xml:space="preserve"> </w:t>
      </w:r>
      <w:r w:rsidR="00E311C5">
        <w:rPr>
          <w:rFonts w:ascii="Arial" w:hAnsi="Arial" w:cs="Arial"/>
        </w:rPr>
        <w:t>Here, we used Paron’s code in a novel way, using it to encode</w:t>
      </w:r>
      <w:r w:rsidR="00A0464D">
        <w:rPr>
          <w:rFonts w:ascii="Arial" w:hAnsi="Arial" w:cs="Arial"/>
        </w:rPr>
        <w:t xml:space="preserve"> information in a signal rather than to decode information. </w:t>
      </w:r>
      <w:r w:rsidR="00090FFE">
        <w:rPr>
          <w:rFonts w:ascii="Arial" w:hAnsi="Arial" w:cs="Arial"/>
        </w:rPr>
        <w:t>Each unique character mapped onto a direction, such that A was converted into “up”, B into “down”, and C into “constant”.</w:t>
      </w:r>
      <w:r w:rsidR="009E385C">
        <w:rPr>
          <w:rFonts w:ascii="Arial" w:hAnsi="Arial" w:cs="Arial"/>
        </w:rPr>
        <w:t xml:space="preserve"> </w:t>
      </w:r>
    </w:p>
    <w:p w14:paraId="73CDEF8B" w14:textId="427A1163" w:rsidR="009E385C" w:rsidRDefault="009E385C" w:rsidP="005F13C3">
      <w:pPr>
        <w:spacing w:line="360" w:lineRule="auto"/>
        <w:ind w:firstLine="720"/>
        <w:rPr>
          <w:rFonts w:ascii="Arial" w:hAnsi="Arial" w:cs="Arial"/>
        </w:rPr>
      </w:pPr>
      <w:r>
        <w:rPr>
          <w:rFonts w:ascii="Arial" w:hAnsi="Arial" w:cs="Arial"/>
        </w:rPr>
        <w:t>Once strings were in Par</w:t>
      </w:r>
      <w:ins w:id="29" w:author="Samman, Raneem" w:date="2025-01-13T15:03:00Z" w16du:dateUtc="2025-01-13T21:03:00Z">
        <w:r w:rsidR="002F0A7C">
          <w:rPr>
            <w:rFonts w:ascii="Arial" w:hAnsi="Arial" w:cs="Arial"/>
          </w:rPr>
          <w:t>s</w:t>
        </w:r>
      </w:ins>
      <w:r>
        <w:rPr>
          <w:rFonts w:ascii="Arial" w:hAnsi="Arial" w:cs="Arial"/>
        </w:rPr>
        <w:t xml:space="preserve">on’s code, we converted each section of the vocalization into frequency anchors, measured in Hz. Each </w:t>
      </w:r>
      <w:r w:rsidR="00A0464D">
        <w:rPr>
          <w:rFonts w:ascii="Arial" w:hAnsi="Arial" w:cs="Arial"/>
        </w:rPr>
        <w:t xml:space="preserve">subcomponent of synthetic vocalization </w:t>
      </w:r>
      <w:r>
        <w:rPr>
          <w:rFonts w:ascii="Arial" w:hAnsi="Arial" w:cs="Arial"/>
        </w:rPr>
        <w:t>started at a randomly selected frequency between (TKTK range)</w:t>
      </w:r>
      <w:r w:rsidR="005F13C3">
        <w:rPr>
          <w:rFonts w:ascii="Arial" w:hAnsi="Arial" w:cs="Arial"/>
        </w:rPr>
        <w:t xml:space="preserve">. </w:t>
      </w:r>
      <w:commentRangeStart w:id="30"/>
      <w:commentRangeStart w:id="31"/>
      <w:r w:rsidR="005F13C3">
        <w:rPr>
          <w:rFonts w:ascii="Arial" w:hAnsi="Arial" w:cs="Arial"/>
        </w:rPr>
        <w:t>This starting frequency served as a baseline for creating frequency anchors with Par</w:t>
      </w:r>
      <w:ins w:id="32" w:author="Samman, Raneem" w:date="2025-01-13T15:03:00Z" w16du:dateUtc="2025-01-13T21:03:00Z">
        <w:r w:rsidR="002F0A7C">
          <w:rPr>
            <w:rFonts w:ascii="Arial" w:hAnsi="Arial" w:cs="Arial"/>
          </w:rPr>
          <w:t>s</w:t>
        </w:r>
      </w:ins>
      <w:r w:rsidR="005F13C3">
        <w:rPr>
          <w:rFonts w:ascii="Arial" w:hAnsi="Arial" w:cs="Arial"/>
        </w:rPr>
        <w:t xml:space="preserve">on’s code, which determined if the </w:t>
      </w:r>
      <w:r>
        <w:rPr>
          <w:rFonts w:ascii="Arial" w:hAnsi="Arial" w:cs="Arial"/>
        </w:rPr>
        <w:t>next frequency anchor was greater than, less than, or the same as the frequency anchor before it.</w:t>
      </w:r>
      <w:r w:rsidR="00A0464D">
        <w:rPr>
          <w:rFonts w:ascii="Arial" w:hAnsi="Arial" w:cs="Arial"/>
        </w:rPr>
        <w:t xml:space="preserve"> </w:t>
      </w:r>
      <w:r w:rsidR="005F13C3">
        <w:rPr>
          <w:rFonts w:ascii="Arial" w:hAnsi="Arial" w:cs="Arial"/>
        </w:rPr>
        <w:t xml:space="preserve">For example, if a synthetic vocalization started </w:t>
      </w:r>
      <w:r w:rsidR="005F13C3">
        <w:rPr>
          <w:rFonts w:ascii="Arial" w:hAnsi="Arial" w:cs="Arial"/>
        </w:rPr>
        <w:lastRenderedPageBreak/>
        <w:t>at 4000Hz and the first Par</w:t>
      </w:r>
      <w:ins w:id="33" w:author="Samman, Raneem" w:date="2025-01-13T15:04:00Z" w16du:dateUtc="2025-01-13T21:04:00Z">
        <w:r w:rsidR="002F0A7C">
          <w:rPr>
            <w:rFonts w:ascii="Arial" w:hAnsi="Arial" w:cs="Arial"/>
          </w:rPr>
          <w:t>s</w:t>
        </w:r>
      </w:ins>
      <w:r w:rsidR="005F13C3">
        <w:rPr>
          <w:rFonts w:ascii="Arial" w:hAnsi="Arial" w:cs="Arial"/>
        </w:rPr>
        <w:t xml:space="preserve">on’s code value is “constant”, then the next frequency </w:t>
      </w:r>
      <w:r w:rsidR="00BB2673">
        <w:rPr>
          <w:rFonts w:ascii="Arial" w:hAnsi="Arial" w:cs="Arial"/>
        </w:rPr>
        <w:t>anchor</w:t>
      </w:r>
      <w:r w:rsidR="005F13C3">
        <w:rPr>
          <w:rFonts w:ascii="Arial" w:hAnsi="Arial" w:cs="Arial"/>
        </w:rPr>
        <w:t xml:space="preserve"> would also be 4000Hz. However, if the first Parson’s code was “up”, then the second frequency anchor would be 5000Hz. </w:t>
      </w:r>
      <w:commentRangeEnd w:id="30"/>
      <w:r w:rsidR="002F0A7C">
        <w:rPr>
          <w:rStyle w:val="CommentReference"/>
        </w:rPr>
        <w:commentReference w:id="30"/>
      </w:r>
      <w:commentRangeEnd w:id="31"/>
      <w:r w:rsidR="00581FC6">
        <w:rPr>
          <w:rStyle w:val="CommentReference"/>
        </w:rPr>
        <w:commentReference w:id="31"/>
      </w:r>
      <w:r w:rsidR="005F13C3">
        <w:rPr>
          <w:rFonts w:ascii="Arial" w:hAnsi="Arial" w:cs="Arial"/>
        </w:rPr>
        <w:t xml:space="preserve">Frequency shifts were kept constant at TKTK (I think 1000Hz). The starting frequency anchor was also used as a final frequency anchor in a vocalization subcomponent. Then, using </w:t>
      </w:r>
      <w:r>
        <w:rPr>
          <w:rFonts w:ascii="Arial" w:hAnsi="Arial" w:cs="Arial"/>
        </w:rPr>
        <w:t xml:space="preserve">the frequency anchors </w:t>
      </w:r>
      <w:r w:rsidR="005F13C3">
        <w:rPr>
          <w:rFonts w:ascii="Arial" w:hAnsi="Arial" w:cs="Arial"/>
        </w:rPr>
        <w:t>in</w:t>
      </w:r>
      <w:r>
        <w:rPr>
          <w:rFonts w:ascii="Arial" w:hAnsi="Arial" w:cs="Arial"/>
        </w:rPr>
        <w:t xml:space="preserve"> each </w:t>
      </w:r>
      <w:r w:rsidR="005F13C3">
        <w:rPr>
          <w:rFonts w:ascii="Arial" w:hAnsi="Arial" w:cs="Arial"/>
        </w:rPr>
        <w:t xml:space="preserve">synthetic vocalization </w:t>
      </w:r>
      <w:r>
        <w:rPr>
          <w:rFonts w:ascii="Arial" w:hAnsi="Arial" w:cs="Arial"/>
        </w:rPr>
        <w:t xml:space="preserve">to guide frequency modulation patterns, we </w:t>
      </w:r>
      <w:r w:rsidR="008D65B0">
        <w:rPr>
          <w:rFonts w:ascii="Arial" w:hAnsi="Arial" w:cs="Arial"/>
        </w:rPr>
        <w:t>generated</w:t>
      </w:r>
      <w:r>
        <w:rPr>
          <w:rFonts w:ascii="Arial" w:hAnsi="Arial" w:cs="Arial"/>
        </w:rPr>
        <w:t xml:space="preserve"> synthetic audio signals using the </w:t>
      </w:r>
      <w:proofErr w:type="spellStart"/>
      <w:r>
        <w:rPr>
          <w:rFonts w:ascii="Arial" w:hAnsi="Arial" w:cs="Arial"/>
        </w:rPr>
        <w:t>Soundgen</w:t>
      </w:r>
      <w:proofErr w:type="spellEnd"/>
      <w:r>
        <w:rPr>
          <w:rFonts w:ascii="Arial" w:hAnsi="Arial" w:cs="Arial"/>
        </w:rPr>
        <w:t xml:space="preserve"> </w:t>
      </w:r>
      <w:r w:rsidR="008D65B0">
        <w:rPr>
          <w:rFonts w:ascii="Arial" w:hAnsi="Arial" w:cs="Arial"/>
        </w:rPr>
        <w:t xml:space="preserve">package in R (CITE). </w:t>
      </w:r>
      <w:r w:rsidR="005F13C3">
        <w:rPr>
          <w:rFonts w:ascii="Arial" w:hAnsi="Arial" w:cs="Arial"/>
        </w:rPr>
        <w:t>The resulting s</w:t>
      </w:r>
      <w:r w:rsidR="00375F0A">
        <w:rPr>
          <w:rFonts w:ascii="Arial" w:hAnsi="Arial" w:cs="Arial"/>
        </w:rPr>
        <w:t xml:space="preserve">ynthetic </w:t>
      </w:r>
      <w:r w:rsidR="005F13C3">
        <w:rPr>
          <w:rFonts w:ascii="Arial" w:hAnsi="Arial" w:cs="Arial"/>
        </w:rPr>
        <w:t>vocalization</w:t>
      </w:r>
      <w:r w:rsidR="00375F0A">
        <w:rPr>
          <w:rFonts w:ascii="Arial" w:hAnsi="Arial" w:cs="Arial"/>
        </w:rPr>
        <w:t xml:space="preserve"> files were saved as </w:t>
      </w:r>
      <w:r w:rsidR="009E571D">
        <w:rPr>
          <w:rFonts w:ascii="Arial" w:hAnsi="Arial" w:cs="Arial"/>
        </w:rPr>
        <w:t>.</w:t>
      </w:r>
      <w:r w:rsidR="00375F0A">
        <w:rPr>
          <w:rFonts w:ascii="Arial" w:hAnsi="Arial" w:cs="Arial"/>
        </w:rPr>
        <w:t xml:space="preserve">wav files. </w:t>
      </w:r>
      <w:r w:rsidR="008D65B0">
        <w:rPr>
          <w:rFonts w:ascii="Arial" w:hAnsi="Arial" w:cs="Arial"/>
        </w:rPr>
        <w:t xml:space="preserve"> </w:t>
      </w:r>
    </w:p>
    <w:p w14:paraId="7568CEBE" w14:textId="041F0F16" w:rsidR="00975AE2" w:rsidRDefault="008D65B0" w:rsidP="008D65B0">
      <w:pPr>
        <w:spacing w:line="360" w:lineRule="auto"/>
        <w:ind w:firstLine="720"/>
        <w:rPr>
          <w:rFonts w:ascii="Arial" w:hAnsi="Arial" w:cs="Arial"/>
        </w:rPr>
      </w:pPr>
      <w:r>
        <w:rPr>
          <w:rFonts w:ascii="Arial" w:hAnsi="Arial" w:cs="Arial"/>
        </w:rPr>
        <w:t xml:space="preserve">We used R to generate strings and synthetic audio signals, using the </w:t>
      </w:r>
      <w:proofErr w:type="spellStart"/>
      <w:r>
        <w:rPr>
          <w:rFonts w:ascii="Arial" w:hAnsi="Arial" w:cs="Arial"/>
        </w:rPr>
        <w:t>paRsynth</w:t>
      </w:r>
      <w:proofErr w:type="spellEnd"/>
      <w:r>
        <w:rPr>
          <w:rFonts w:ascii="Arial" w:hAnsi="Arial" w:cs="Arial"/>
        </w:rPr>
        <w:t xml:space="preserve"> package (code found TKTK here)</w:t>
      </w:r>
      <w:r w:rsidR="003E5361">
        <w:rPr>
          <w:rFonts w:ascii="Arial" w:hAnsi="Arial" w:cs="Arial"/>
        </w:rPr>
        <w:t>.</w:t>
      </w:r>
    </w:p>
    <w:p w14:paraId="5B228A31" w14:textId="77777777" w:rsidR="00613743" w:rsidRDefault="00613743" w:rsidP="00613743">
      <w:pPr>
        <w:spacing w:line="360" w:lineRule="auto"/>
        <w:rPr>
          <w:rFonts w:ascii="Arial" w:hAnsi="Arial" w:cs="Arial"/>
        </w:rPr>
      </w:pPr>
    </w:p>
    <w:p w14:paraId="784823A3" w14:textId="1BBE9B4F" w:rsidR="00613743" w:rsidRPr="00613743" w:rsidRDefault="00BB2673" w:rsidP="00613743">
      <w:pPr>
        <w:spacing w:line="360" w:lineRule="auto"/>
        <w:rPr>
          <w:rFonts w:ascii="Arial" w:hAnsi="Arial" w:cs="Arial"/>
          <w:i/>
          <w:iCs/>
        </w:rPr>
      </w:pPr>
      <w:r>
        <w:rPr>
          <w:rFonts w:ascii="Arial" w:hAnsi="Arial" w:cs="Arial"/>
          <w:i/>
          <w:iCs/>
        </w:rPr>
        <w:t>Investigating Synthetic Group and Individual Information Datasets</w:t>
      </w:r>
    </w:p>
    <w:p w14:paraId="5020A079" w14:textId="58F63DB8" w:rsidR="009E571D" w:rsidRDefault="00613743" w:rsidP="00613743">
      <w:pPr>
        <w:spacing w:line="360" w:lineRule="auto"/>
        <w:ind w:firstLine="720"/>
        <w:rPr>
          <w:rFonts w:ascii="Arial" w:hAnsi="Arial" w:cs="Arial"/>
        </w:rPr>
      </w:pPr>
      <w:r>
        <w:rPr>
          <w:rFonts w:ascii="Arial" w:hAnsi="Arial" w:cs="Arial"/>
        </w:rPr>
        <w:t xml:space="preserve">Using the process described above, we created two synthetic data sets: one that created </w:t>
      </w:r>
      <w:commentRangeStart w:id="34"/>
      <w:commentRangeStart w:id="35"/>
      <w:r>
        <w:rPr>
          <w:rFonts w:ascii="Arial" w:hAnsi="Arial" w:cs="Arial"/>
        </w:rPr>
        <w:t xml:space="preserve">signals </w:t>
      </w:r>
      <w:commentRangeEnd w:id="34"/>
      <w:r>
        <w:rPr>
          <w:rStyle w:val="CommentReference"/>
        </w:rPr>
        <w:commentReference w:id="34"/>
      </w:r>
      <w:commentRangeEnd w:id="35"/>
      <w:r w:rsidR="00A31460">
        <w:rPr>
          <w:rStyle w:val="CommentReference"/>
        </w:rPr>
        <w:commentReference w:id="35"/>
      </w:r>
      <w:commentRangeStart w:id="36"/>
      <w:ins w:id="37" w:author="Summer Eckhardt" w:date="2025-01-24T10:08:00Z" w16du:dateUtc="2025-01-24T15:08:00Z">
        <w:r w:rsidR="007B183A">
          <w:rPr>
            <w:rFonts w:ascii="Arial" w:hAnsi="Arial" w:cs="Arial"/>
          </w:rPr>
          <w:t xml:space="preserve">encoded </w:t>
        </w:r>
      </w:ins>
      <w:commentRangeEnd w:id="36"/>
      <w:ins w:id="38" w:author="Summer Eckhardt" w:date="2025-01-24T10:09:00Z" w16du:dateUtc="2025-01-24T15:09:00Z">
        <w:r w:rsidR="00C43CA8">
          <w:rPr>
            <w:rStyle w:val="CommentReference"/>
          </w:rPr>
          <w:commentReference w:id="36"/>
        </w:r>
      </w:ins>
      <w:r>
        <w:rPr>
          <w:rFonts w:ascii="Arial" w:hAnsi="Arial" w:cs="Arial"/>
        </w:rPr>
        <w:t>with more group membership information than individual information (</w:t>
      </w:r>
      <w:commentRangeStart w:id="39"/>
      <w:r>
        <w:rPr>
          <w:rFonts w:ascii="Arial" w:hAnsi="Arial" w:cs="Arial"/>
        </w:rPr>
        <w:t>Group Member Dataset</w:t>
      </w:r>
      <w:commentRangeEnd w:id="39"/>
      <w:r>
        <w:rPr>
          <w:rStyle w:val="CommentReference"/>
        </w:rPr>
        <w:commentReference w:id="39"/>
      </w:r>
      <w:r>
        <w:rPr>
          <w:rFonts w:ascii="Arial" w:hAnsi="Arial" w:cs="Arial"/>
        </w:rPr>
        <w:t xml:space="preserve">), and one that created </w:t>
      </w:r>
      <w:commentRangeStart w:id="40"/>
      <w:r>
        <w:rPr>
          <w:rFonts w:ascii="Arial" w:hAnsi="Arial" w:cs="Arial"/>
        </w:rPr>
        <w:t xml:space="preserve">character strings </w:t>
      </w:r>
      <w:commentRangeEnd w:id="40"/>
      <w:r w:rsidR="00A31460">
        <w:rPr>
          <w:rStyle w:val="CommentReference"/>
        </w:rPr>
        <w:commentReference w:id="40"/>
      </w:r>
      <w:r>
        <w:rPr>
          <w:rFonts w:ascii="Arial" w:hAnsi="Arial" w:cs="Arial"/>
        </w:rPr>
        <w:t>with more individual information than group membership information (</w:t>
      </w:r>
      <w:commentRangeStart w:id="41"/>
      <w:r>
        <w:rPr>
          <w:rFonts w:ascii="Arial" w:hAnsi="Arial" w:cs="Arial"/>
        </w:rPr>
        <w:t>Individual Dataset</w:t>
      </w:r>
      <w:commentRangeEnd w:id="41"/>
      <w:r>
        <w:rPr>
          <w:rStyle w:val="CommentReference"/>
        </w:rPr>
        <w:commentReference w:id="41"/>
      </w:r>
      <w:r>
        <w:rPr>
          <w:rFonts w:ascii="Arial" w:hAnsi="Arial" w:cs="Arial"/>
        </w:rPr>
        <w:t xml:space="preserve">). In the Group Member Dataset, individual information was set to a character length of 4 characters, and group information was set to </w:t>
      </w:r>
      <w:commentRangeStart w:id="42"/>
      <w:r>
        <w:rPr>
          <w:rFonts w:ascii="Arial" w:hAnsi="Arial" w:cs="Arial"/>
        </w:rPr>
        <w:t>a character length of 8 character</w:t>
      </w:r>
      <w:commentRangeEnd w:id="42"/>
      <w:r>
        <w:rPr>
          <w:rStyle w:val="CommentReference"/>
        </w:rPr>
        <w:commentReference w:id="42"/>
      </w:r>
      <w:r>
        <w:rPr>
          <w:rFonts w:ascii="Arial" w:hAnsi="Arial" w:cs="Arial"/>
        </w:rPr>
        <w:t>.</w:t>
      </w:r>
      <w:r w:rsidR="00265A8E">
        <w:rPr>
          <w:rFonts w:ascii="Arial" w:hAnsi="Arial" w:cs="Arial"/>
        </w:rPr>
        <w:t xml:space="preserve"> In the Individual Dataset, individual information was set to a </w:t>
      </w:r>
      <w:commentRangeStart w:id="43"/>
      <w:r w:rsidR="00265A8E">
        <w:rPr>
          <w:rFonts w:ascii="Arial" w:hAnsi="Arial" w:cs="Arial"/>
        </w:rPr>
        <w:t>character length of 8 characters</w:t>
      </w:r>
      <w:commentRangeEnd w:id="43"/>
      <w:r w:rsidR="00265A8E">
        <w:rPr>
          <w:rStyle w:val="CommentReference"/>
        </w:rPr>
        <w:commentReference w:id="43"/>
      </w:r>
      <w:r w:rsidR="00265A8E">
        <w:rPr>
          <w:rFonts w:ascii="Arial" w:hAnsi="Arial" w:cs="Arial"/>
        </w:rPr>
        <w:t xml:space="preserve">, and group information was set to a character length of 4 characters. For both datasets, there were 5 groups with 10 individuals per group. </w:t>
      </w:r>
      <w:proofErr w:type="gramStart"/>
      <w:r w:rsidR="00265A8E">
        <w:rPr>
          <w:rFonts w:ascii="Arial" w:hAnsi="Arial" w:cs="Arial"/>
        </w:rPr>
        <w:t>Each individual</w:t>
      </w:r>
      <w:proofErr w:type="gramEnd"/>
      <w:r w:rsidR="00265A8E">
        <w:rPr>
          <w:rFonts w:ascii="Arial" w:hAnsi="Arial" w:cs="Arial"/>
        </w:rPr>
        <w:t xml:space="preserve"> “</w:t>
      </w:r>
      <w:commentRangeStart w:id="44"/>
      <w:commentRangeStart w:id="45"/>
      <w:commentRangeStart w:id="46"/>
      <w:r w:rsidR="00265A8E">
        <w:rPr>
          <w:rFonts w:ascii="Arial" w:hAnsi="Arial" w:cs="Arial"/>
        </w:rPr>
        <w:t>produced</w:t>
      </w:r>
      <w:commentRangeEnd w:id="44"/>
      <w:r w:rsidR="008B4605">
        <w:rPr>
          <w:rStyle w:val="CommentReference"/>
        </w:rPr>
        <w:commentReference w:id="44"/>
      </w:r>
      <w:commentRangeEnd w:id="45"/>
      <w:r w:rsidR="00A31460">
        <w:rPr>
          <w:rStyle w:val="CommentReference"/>
        </w:rPr>
        <w:commentReference w:id="45"/>
      </w:r>
      <w:commentRangeEnd w:id="46"/>
      <w:r w:rsidR="006631E7">
        <w:rPr>
          <w:rStyle w:val="CommentReference"/>
        </w:rPr>
        <w:commentReference w:id="46"/>
      </w:r>
      <w:r w:rsidR="00265A8E">
        <w:rPr>
          <w:rFonts w:ascii="Arial" w:hAnsi="Arial" w:cs="Arial"/>
        </w:rPr>
        <w:t>” 5 unique calls.</w:t>
      </w:r>
    </w:p>
    <w:p w14:paraId="141BBA8A" w14:textId="52C0CEE6" w:rsidR="000006BE" w:rsidRDefault="009E571D" w:rsidP="00613743">
      <w:pPr>
        <w:spacing w:line="360" w:lineRule="auto"/>
        <w:ind w:firstLine="720"/>
        <w:rPr>
          <w:rFonts w:ascii="Arial" w:hAnsi="Arial" w:cs="Arial"/>
        </w:rPr>
      </w:pPr>
      <w:r>
        <w:rPr>
          <w:rFonts w:ascii="Arial" w:hAnsi="Arial" w:cs="Arial"/>
        </w:rPr>
        <w:t xml:space="preserve">After generating synthetic signals for these datasets, we used the </w:t>
      </w:r>
      <w:proofErr w:type="spellStart"/>
      <w:r>
        <w:rPr>
          <w:rFonts w:ascii="Arial" w:hAnsi="Arial" w:cs="Arial"/>
        </w:rPr>
        <w:t>warbleR</w:t>
      </w:r>
      <w:proofErr w:type="spellEnd"/>
      <w:r>
        <w:rPr>
          <w:rFonts w:ascii="Arial" w:hAnsi="Arial" w:cs="Arial"/>
        </w:rPr>
        <w:t xml:space="preserve"> package to convert the .wav files to spectrograms. </w:t>
      </w:r>
      <w:r w:rsidR="002A37C1" w:rsidRPr="00551976">
        <w:rPr>
          <w:rFonts w:ascii="Arial" w:hAnsi="Arial" w:cs="Arial"/>
          <w:highlight w:val="yellow"/>
        </w:rPr>
        <w:t xml:space="preserve">TKTK sentence about seeing these in </w:t>
      </w:r>
      <w:commentRangeStart w:id="47"/>
      <w:r w:rsidR="002A37C1" w:rsidRPr="00551976">
        <w:rPr>
          <w:rFonts w:ascii="Arial" w:hAnsi="Arial" w:cs="Arial"/>
          <w:highlight w:val="yellow"/>
        </w:rPr>
        <w:t xml:space="preserve">figure </w:t>
      </w:r>
      <w:commentRangeEnd w:id="47"/>
      <w:r w:rsidR="0002480A">
        <w:rPr>
          <w:rStyle w:val="CommentReference"/>
        </w:rPr>
        <w:commentReference w:id="47"/>
      </w:r>
      <w:r w:rsidR="002A37C1" w:rsidRPr="00551976">
        <w:rPr>
          <w:rFonts w:ascii="Arial" w:hAnsi="Arial" w:cs="Arial"/>
          <w:highlight w:val="yellow"/>
        </w:rPr>
        <w:t>1</w:t>
      </w:r>
      <w:r w:rsidR="002A37C1">
        <w:rPr>
          <w:rFonts w:ascii="Arial" w:hAnsi="Arial" w:cs="Arial"/>
        </w:rPr>
        <w:t xml:space="preserve">. </w:t>
      </w:r>
      <w:r w:rsidR="007E4A48">
        <w:rPr>
          <w:rFonts w:ascii="Arial" w:hAnsi="Arial" w:cs="Arial"/>
        </w:rPr>
        <w:t xml:space="preserve">To validate that the group and individual information we specified in the character strings could be recovered from the generated frequency signals, </w:t>
      </w:r>
      <w:r w:rsidR="002A37C1">
        <w:rPr>
          <w:rFonts w:ascii="Arial" w:hAnsi="Arial" w:cs="Arial"/>
        </w:rPr>
        <w:t>we performed spectrographic cross-correlation</w:t>
      </w:r>
      <w:r w:rsidR="00551976">
        <w:rPr>
          <w:rFonts w:ascii="Arial" w:hAnsi="Arial" w:cs="Arial"/>
        </w:rPr>
        <w:t xml:space="preserve"> </w:t>
      </w:r>
      <w:r w:rsidR="00E518BC">
        <w:rPr>
          <w:rFonts w:ascii="Arial" w:hAnsi="Arial" w:cs="Arial"/>
        </w:rPr>
        <w:t xml:space="preserve">on each dataset </w:t>
      </w:r>
      <w:r w:rsidR="00551976">
        <w:rPr>
          <w:rFonts w:ascii="Arial" w:hAnsi="Arial" w:cs="Arial"/>
        </w:rPr>
        <w:t xml:space="preserve">(SPCC; </w:t>
      </w:r>
      <w:r w:rsidR="0002480A">
        <w:rPr>
          <w:rFonts w:ascii="Arial" w:hAnsi="Arial" w:cs="Arial"/>
        </w:rPr>
        <w:fldChar w:fldCharType="begin"/>
      </w:r>
      <w:r w:rsidR="0002480A">
        <w:rPr>
          <w:rFonts w:ascii="Arial" w:hAnsi="Arial" w:cs="Arial"/>
        </w:rPr>
        <w:instrText xml:space="preserve"> ADDIN ZOTERO_ITEM CSL_CITATION {"citationID":"2alP2xFJ","properties":{"formattedCitation":"(Clark et al., 1987)","plainCitation":"(Clark et al., 1987)","noteIndex":0},"citationItems":[{"id":606,"uris":["http://zotero.org/groups/5786507/items/GR5UUI5P"],"itemData":{"id":606,"type":"article-journal","abstract":"Sound spectrograms have been a traditional method for comparing animal vocalizations and demonstrating their similarities or differences, but quantification of the comparative process has been difficult. This lack of quantification has hindered progress in documenting the timing and degree of song development in song birds. With this in mind, computer-based methods for sound comparison and sound averaging were developed. These methods utilize a numerical representation of a sound's frequency-time structure to compute a similarity value between any two sounds and an average sound spectrogram for a set of sounds. These analytical techniques were applied to an analysis of song notes of the swamp sparrow (Melospiza georgiana). The results demonstrate the usefulness of the methods and reveal new details in the description of the swamp sparrow's set of species-universal note types and in the decrease of note variability during the course of developmental transitions from subsong, through plastic song to song crystallization.","container-title":"Ethology","DOI":"10.1111/j.1439-0310.1987.tb00676.x","ISSN":"1439-0310","issue":"2","language":"en","license":"1987 Blackwell Verlag GmbH","note":"_eprint: https://onlinelibrary.wiley.com/doi/pdf/10.1111/j.1439-0310.1987.tb00676.x","page":"101-115","source":"Wiley Online Library","title":"Quantitative Analysis of Animal Vocal Phonology: an Application to Swamp Sparrow Song","title-short":"Quantitative Analysis of Animal Vocal Phonology","volume":"76","author":[{"family":"Clark","given":"Christopher W."},{"family":"Marler","given":"Peter"},{"family":"Beeman","given":"Kim"}],"issued":{"date-parts":[["1987"]]}}}],"schema":"https://github.com/citation-style-language/schema/raw/master/csl-citation.json"} </w:instrText>
      </w:r>
      <w:r w:rsidR="0002480A">
        <w:rPr>
          <w:rFonts w:ascii="Arial" w:hAnsi="Arial" w:cs="Arial"/>
        </w:rPr>
        <w:fldChar w:fldCharType="separate"/>
      </w:r>
      <w:r w:rsidR="0002480A" w:rsidRPr="0002480A">
        <w:rPr>
          <w:rFonts w:ascii="Arial" w:hAnsi="Arial" w:cs="Arial"/>
        </w:rPr>
        <w:t>Clark et al., 1987</w:t>
      </w:r>
      <w:r w:rsidR="0002480A">
        <w:rPr>
          <w:rFonts w:ascii="Arial" w:hAnsi="Arial" w:cs="Arial"/>
        </w:rPr>
        <w:fldChar w:fldCharType="end"/>
      </w:r>
      <w:r w:rsidR="00AD7064">
        <w:rPr>
          <w:rFonts w:ascii="Arial" w:hAnsi="Arial" w:cs="Arial"/>
        </w:rPr>
        <w:t>)</w:t>
      </w:r>
      <w:r w:rsidR="002A37C1">
        <w:rPr>
          <w:rFonts w:ascii="Arial" w:hAnsi="Arial" w:cs="Arial"/>
        </w:rPr>
        <w:t xml:space="preserve"> using the </w:t>
      </w:r>
      <w:proofErr w:type="spellStart"/>
      <w:r w:rsidR="002A37C1">
        <w:rPr>
          <w:rFonts w:ascii="Arial" w:hAnsi="Arial" w:cs="Arial"/>
        </w:rPr>
        <w:t>warbleR</w:t>
      </w:r>
      <w:proofErr w:type="spellEnd"/>
      <w:r w:rsidR="002A37C1">
        <w:rPr>
          <w:rFonts w:ascii="Arial" w:hAnsi="Arial" w:cs="Arial"/>
        </w:rPr>
        <w:t xml:space="preserve"> package. </w:t>
      </w:r>
      <w:r w:rsidR="0002480A">
        <w:rPr>
          <w:rFonts w:ascii="Arial" w:hAnsi="Arial" w:cs="Arial"/>
        </w:rPr>
        <w:t xml:space="preserve">We performed SPCC with a Hanning window, a window length of 512 samples, and a window overlap of 90 samples. We used a Pearson’s correlation method and a bandpass filter of 0 to 20 kHz. </w:t>
      </w:r>
    </w:p>
    <w:p w14:paraId="2E616A22" w14:textId="01D13A93" w:rsidR="0002480A" w:rsidRDefault="00E518BC" w:rsidP="00613743">
      <w:pPr>
        <w:spacing w:line="360" w:lineRule="auto"/>
        <w:ind w:firstLine="720"/>
        <w:rPr>
          <w:rFonts w:ascii="Arial" w:hAnsi="Arial" w:cs="Arial"/>
        </w:rPr>
      </w:pPr>
      <w:r>
        <w:rPr>
          <w:rFonts w:ascii="Arial" w:hAnsi="Arial" w:cs="Arial"/>
        </w:rPr>
        <w:lastRenderedPageBreak/>
        <w:t xml:space="preserve">To assess hierarchical mapping patterns of our two datasets, we used non-metric multidimensional scaling (MDS) to reduce the dimensionality of the SPCC matrix for each dataset. </w:t>
      </w:r>
      <w:r w:rsidR="00AD7064">
        <w:rPr>
          <w:rFonts w:ascii="Arial" w:hAnsi="Arial" w:cs="Arial"/>
        </w:rPr>
        <w:t xml:space="preserve">We performed MDS over 15 dimensions so that the stress of the model was TKTK (less than 5). From these results, we generated low-dimensional acoustic space plots using </w:t>
      </w:r>
      <w:commentRangeStart w:id="48"/>
      <w:r w:rsidR="00AD7064">
        <w:rPr>
          <w:rFonts w:ascii="Arial" w:hAnsi="Arial" w:cs="Arial"/>
        </w:rPr>
        <w:t>calls from both datasets</w:t>
      </w:r>
      <w:commentRangeEnd w:id="48"/>
      <w:r w:rsidR="00AD7064">
        <w:rPr>
          <w:rStyle w:val="CommentReference"/>
        </w:rPr>
        <w:commentReference w:id="48"/>
      </w:r>
      <w:r w:rsidR="00AD7064">
        <w:rPr>
          <w:rFonts w:ascii="Arial" w:hAnsi="Arial" w:cs="Arial"/>
        </w:rPr>
        <w:t xml:space="preserve">. We compared the hierarchical mapping patterns between our two datasets by comparing the overlaps in acoustic space between individuals or groups. FIGURE 2. </w:t>
      </w:r>
    </w:p>
    <w:p w14:paraId="26EDFDA5" w14:textId="77777777" w:rsidR="0002480A" w:rsidRDefault="0002480A" w:rsidP="00124140">
      <w:pPr>
        <w:spacing w:line="360" w:lineRule="auto"/>
        <w:rPr>
          <w:rFonts w:ascii="Arial" w:hAnsi="Arial" w:cs="Arial"/>
          <w:i/>
          <w:iCs/>
        </w:rPr>
      </w:pPr>
    </w:p>
    <w:p w14:paraId="39EF0E6F" w14:textId="040D2644" w:rsidR="00124140" w:rsidRDefault="00BB63D7" w:rsidP="00124140">
      <w:pPr>
        <w:spacing w:line="360" w:lineRule="auto"/>
        <w:rPr>
          <w:rFonts w:ascii="Arial" w:hAnsi="Arial" w:cs="Arial"/>
          <w:i/>
          <w:iCs/>
        </w:rPr>
      </w:pPr>
      <w:r>
        <w:rPr>
          <w:rFonts w:ascii="Arial" w:hAnsi="Arial" w:cs="Arial"/>
          <w:i/>
          <w:iCs/>
        </w:rPr>
        <w:t xml:space="preserve">Synthetic Experiments to Assess Information Encoding and Decoding in Multiple Social </w:t>
      </w:r>
      <w:r w:rsidRPr="00B7433C">
        <w:rPr>
          <w:rFonts w:ascii="Arial" w:hAnsi="Arial" w:cs="Arial"/>
          <w:i/>
          <w:iCs/>
        </w:rPr>
        <w:t xml:space="preserve">Conditions </w:t>
      </w:r>
    </w:p>
    <w:p w14:paraId="14D99BE5" w14:textId="4A680C17" w:rsidR="008C477C" w:rsidRDefault="007E4A48" w:rsidP="008C477C">
      <w:pPr>
        <w:pStyle w:val="NoSpacing"/>
        <w:spacing w:line="360" w:lineRule="auto"/>
        <w:rPr>
          <w:rFonts w:ascii="Arial" w:hAnsi="Arial" w:cs="Arial"/>
        </w:rPr>
      </w:pPr>
      <w:r w:rsidRPr="00B7433C">
        <w:rPr>
          <w:rFonts w:ascii="Arial" w:hAnsi="Arial" w:cs="Arial"/>
        </w:rPr>
        <w:tab/>
      </w:r>
      <w:r w:rsidR="00B7433C">
        <w:rPr>
          <w:rFonts w:ascii="Arial" w:hAnsi="Arial" w:cs="Arial"/>
        </w:rPr>
        <w:t xml:space="preserve"> </w:t>
      </w:r>
      <w:r w:rsidR="00B7433C" w:rsidRPr="00B7433C">
        <w:rPr>
          <w:rFonts w:ascii="Arial" w:hAnsi="Arial" w:cs="Arial"/>
        </w:rPr>
        <w:t xml:space="preserve">To test how well information could be recovered </w:t>
      </w:r>
      <w:r w:rsidR="007127D4">
        <w:rPr>
          <w:rFonts w:ascii="Arial" w:hAnsi="Arial" w:cs="Arial"/>
        </w:rPr>
        <w:t>over a large range of signals in varying social conditions,</w:t>
      </w:r>
      <w:r w:rsidR="00B7433C" w:rsidRPr="00B7433C">
        <w:rPr>
          <w:rFonts w:ascii="Arial" w:hAnsi="Arial" w:cs="Arial"/>
        </w:rPr>
        <w:t xml:space="preserve"> we created synthetic </w:t>
      </w:r>
      <w:r w:rsidR="00B7433C">
        <w:rPr>
          <w:rFonts w:ascii="Arial" w:hAnsi="Arial" w:cs="Arial"/>
        </w:rPr>
        <w:t xml:space="preserve">signal datasets that approximated different information encoding outcomes </w:t>
      </w:r>
      <w:r w:rsidR="007127D4">
        <w:rPr>
          <w:rFonts w:ascii="Arial" w:hAnsi="Arial" w:cs="Arial"/>
        </w:rPr>
        <w:t xml:space="preserve">across </w:t>
      </w:r>
      <w:r w:rsidR="008C477C" w:rsidRPr="008C477C">
        <w:rPr>
          <w:rFonts w:ascii="Arial" w:hAnsi="Arial" w:cs="Arial"/>
        </w:rPr>
        <w:t xml:space="preserve">three different social conditions: sparse (2 groups, 2 individuals per group), intermediate (10 groups, 10 individuals per group), and dense (20 groups, 20 individuals per group). </w:t>
      </w:r>
      <w:r w:rsidR="007127D4">
        <w:rPr>
          <w:rFonts w:ascii="Arial" w:hAnsi="Arial" w:cs="Arial"/>
        </w:rPr>
        <w:t>We</w:t>
      </w:r>
      <w:r w:rsidR="008C477C" w:rsidRPr="008C477C">
        <w:rPr>
          <w:rFonts w:ascii="Arial" w:hAnsi="Arial" w:cs="Arial"/>
        </w:rPr>
        <w:t xml:space="preserve"> kept the number of calls per individual constant at 2. </w:t>
      </w:r>
    </w:p>
    <w:p w14:paraId="1549C678" w14:textId="14A49AA3" w:rsidR="008C477C" w:rsidRDefault="008C477C" w:rsidP="008C477C">
      <w:pPr>
        <w:pStyle w:val="NoSpacing"/>
        <w:spacing w:line="360" w:lineRule="auto"/>
        <w:rPr>
          <w:rFonts w:ascii="Arial" w:hAnsi="Arial" w:cs="Arial"/>
        </w:rPr>
      </w:pPr>
      <w:r>
        <w:rPr>
          <w:rFonts w:ascii="Arial" w:hAnsi="Arial" w:cs="Arial"/>
        </w:rPr>
        <w:tab/>
        <w:t>In each condition</w:t>
      </w:r>
      <w:r w:rsidR="007127D4">
        <w:rPr>
          <w:rFonts w:ascii="Arial" w:hAnsi="Arial" w:cs="Arial"/>
        </w:rPr>
        <w:t>,</w:t>
      </w:r>
      <w:r>
        <w:rPr>
          <w:rFonts w:ascii="Arial" w:hAnsi="Arial" w:cs="Arial"/>
        </w:rPr>
        <w:t xml:space="preserve"> we created 5 different </w:t>
      </w:r>
      <w:proofErr w:type="gramStart"/>
      <w:r>
        <w:rPr>
          <w:rFonts w:ascii="Arial" w:hAnsi="Arial" w:cs="Arial"/>
        </w:rPr>
        <w:t>datasets</w:t>
      </w:r>
      <w:proofErr w:type="gramEnd"/>
      <w:r>
        <w:rPr>
          <w:rFonts w:ascii="Arial" w:hAnsi="Arial" w:cs="Arial"/>
        </w:rPr>
        <w:t xml:space="preserve"> that varied the proportion of group to individual information encoded in calls</w:t>
      </w:r>
      <w:r w:rsidR="00D624B1">
        <w:rPr>
          <w:rFonts w:ascii="Arial" w:hAnsi="Arial" w:cs="Arial"/>
        </w:rPr>
        <w:t xml:space="preserve">. We kept the total information string length across these datasets constant at 120 characters, only changing the proportion of information that was group or individual information. These datasets represented the following information ratios: </w:t>
      </w:r>
      <w:r>
        <w:rPr>
          <w:rFonts w:ascii="Arial" w:hAnsi="Arial" w:cs="Arial"/>
        </w:rPr>
        <w:t>0 – no group information, all individual information, .2, .5, .8, 1 – all group information, no individual</w:t>
      </w:r>
      <w:r w:rsidR="00D624B1">
        <w:rPr>
          <w:rFonts w:ascii="Arial" w:hAnsi="Arial" w:cs="Arial"/>
        </w:rPr>
        <w:t xml:space="preserve">. </w:t>
      </w:r>
      <w:r>
        <w:rPr>
          <w:rFonts w:ascii="Arial" w:hAnsi="Arial" w:cs="Arial"/>
        </w:rPr>
        <w:t xml:space="preserve"> </w:t>
      </w:r>
      <w:r w:rsidR="00D624B1">
        <w:rPr>
          <w:rFonts w:ascii="Arial" w:hAnsi="Arial" w:cs="Arial"/>
        </w:rPr>
        <w:t xml:space="preserve">We ran 10 iterations for each combination of information ratio and social condition. </w:t>
      </w:r>
    </w:p>
    <w:p w14:paraId="4FB94F90" w14:textId="3206172C" w:rsidR="006E4EE0" w:rsidRDefault="00D624B1" w:rsidP="007127D4">
      <w:pPr>
        <w:pStyle w:val="NoSpacing"/>
        <w:spacing w:line="360" w:lineRule="auto"/>
        <w:rPr>
          <w:rFonts w:ascii="Arial" w:hAnsi="Arial" w:cs="Arial"/>
        </w:rPr>
      </w:pPr>
      <w:r>
        <w:rPr>
          <w:rFonts w:ascii="Arial" w:hAnsi="Arial" w:cs="Arial"/>
        </w:rPr>
        <w:tab/>
        <w:t xml:space="preserve">After generating the synthetic audio files, we used the </w:t>
      </w:r>
      <w:proofErr w:type="spellStart"/>
      <w:r>
        <w:rPr>
          <w:rFonts w:ascii="Arial" w:hAnsi="Arial" w:cs="Arial"/>
        </w:rPr>
        <w:t>warbleR</w:t>
      </w:r>
      <w:proofErr w:type="spellEnd"/>
      <w:r>
        <w:rPr>
          <w:rFonts w:ascii="Arial" w:hAnsi="Arial" w:cs="Arial"/>
        </w:rPr>
        <w:t xml:space="preserve"> package to perform SPCC. </w:t>
      </w:r>
      <w:r w:rsidR="007127D4">
        <w:rPr>
          <w:rFonts w:ascii="Arial" w:hAnsi="Arial" w:cs="Arial"/>
        </w:rPr>
        <w:t>We used the same SPCC and MDS methods above TKTK. Figure 3?</w:t>
      </w:r>
    </w:p>
    <w:p w14:paraId="3A296789" w14:textId="77777777" w:rsidR="00A931F0" w:rsidRDefault="00A931F0" w:rsidP="00124140">
      <w:pPr>
        <w:spacing w:line="360" w:lineRule="auto"/>
        <w:rPr>
          <w:rFonts w:ascii="Arial" w:hAnsi="Arial" w:cs="Arial"/>
        </w:rPr>
      </w:pPr>
    </w:p>
    <w:p w14:paraId="43FAF8F8" w14:textId="62A6ED75" w:rsidR="002733D3" w:rsidRDefault="002733D3" w:rsidP="00124140">
      <w:pPr>
        <w:spacing w:line="360" w:lineRule="auto"/>
        <w:rPr>
          <w:rFonts w:ascii="Arial" w:hAnsi="Arial" w:cs="Arial"/>
          <w:b/>
          <w:bCs/>
        </w:rPr>
      </w:pPr>
      <w:r>
        <w:rPr>
          <w:rFonts w:ascii="Arial" w:hAnsi="Arial" w:cs="Arial"/>
          <w:b/>
          <w:bCs/>
        </w:rPr>
        <w:t>Results:</w:t>
      </w:r>
    </w:p>
    <w:p w14:paraId="1792FB66" w14:textId="77777777" w:rsidR="002F5B92" w:rsidRDefault="002F5B92" w:rsidP="002F5B92">
      <w:pPr>
        <w:pStyle w:val="ListParagraph"/>
        <w:numPr>
          <w:ilvl w:val="0"/>
          <w:numId w:val="11"/>
        </w:numPr>
        <w:spacing w:line="360" w:lineRule="auto"/>
        <w:rPr>
          <w:rFonts w:ascii="Arial" w:hAnsi="Arial" w:cs="Arial"/>
        </w:rPr>
      </w:pPr>
      <w:commentRangeStart w:id="49"/>
      <w:r>
        <w:rPr>
          <w:rFonts w:ascii="Arial" w:hAnsi="Arial" w:cs="Arial"/>
        </w:rPr>
        <w:t>Figures</w:t>
      </w:r>
      <w:commentRangeEnd w:id="49"/>
      <w:r>
        <w:rPr>
          <w:rStyle w:val="CommentReference"/>
        </w:rPr>
        <w:commentReference w:id="49"/>
      </w:r>
      <w:r>
        <w:rPr>
          <w:rFonts w:ascii="Arial" w:hAnsi="Arial" w:cs="Arial"/>
        </w:rPr>
        <w:t>:</w:t>
      </w:r>
    </w:p>
    <w:p w14:paraId="66D784B5" w14:textId="1D0163CA" w:rsidR="00D65E0C" w:rsidRDefault="002F5B92" w:rsidP="00D65E0C">
      <w:pPr>
        <w:pStyle w:val="ListParagraph"/>
        <w:numPr>
          <w:ilvl w:val="1"/>
          <w:numId w:val="11"/>
        </w:numPr>
        <w:spacing w:line="360" w:lineRule="auto"/>
        <w:rPr>
          <w:rFonts w:ascii="Arial" w:hAnsi="Arial" w:cs="Arial"/>
        </w:rPr>
      </w:pPr>
      <w:r>
        <w:rPr>
          <w:rFonts w:ascii="Arial" w:hAnsi="Arial" w:cs="Arial"/>
        </w:rPr>
        <w:t>One plot for each experiment in different “social environments” and NMI at both social levels in the same plot, where does the “switching point” between NMI accuracy at the group and individual level occur?</w:t>
      </w:r>
    </w:p>
    <w:p w14:paraId="07F7CC5C" w14:textId="0B1B5249" w:rsidR="00D65E0C" w:rsidRPr="00D65E0C" w:rsidRDefault="00AE2AB3" w:rsidP="00D65E0C">
      <w:pPr>
        <w:pStyle w:val="ListParagraph"/>
        <w:spacing w:line="360" w:lineRule="auto"/>
        <w:ind w:left="1440"/>
        <w:rPr>
          <w:rFonts w:ascii="Arial" w:hAnsi="Arial" w:cs="Arial"/>
        </w:rPr>
      </w:pPr>
      <w:r>
        <w:rPr>
          <w:noProof/>
        </w:rPr>
        <w:lastRenderedPageBreak/>
        <w:drawing>
          <wp:anchor distT="0" distB="0" distL="114300" distR="114300" simplePos="0" relativeHeight="251658240" behindDoc="0" locked="0" layoutInCell="1" allowOverlap="1" wp14:anchorId="4D52800F" wp14:editId="1DBB2A4F">
            <wp:simplePos x="0" y="0"/>
            <wp:positionH relativeFrom="column">
              <wp:posOffset>-577850</wp:posOffset>
            </wp:positionH>
            <wp:positionV relativeFrom="paragraph">
              <wp:posOffset>260985</wp:posOffset>
            </wp:positionV>
            <wp:extent cx="7146290" cy="4019550"/>
            <wp:effectExtent l="0" t="0" r="0" b="0"/>
            <wp:wrapTopAndBottom/>
            <wp:docPr id="191500549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005499" name="Picture 1" descr="A screenshot of a graph&#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146290" cy="4019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66C4FB" w14:textId="493B82F2" w:rsidR="00371760" w:rsidRDefault="00371760" w:rsidP="003716D0">
      <w:pPr>
        <w:spacing w:line="360" w:lineRule="auto"/>
        <w:rPr>
          <w:noProof/>
        </w:rPr>
      </w:pPr>
    </w:p>
    <w:p w14:paraId="7F595260" w14:textId="11BC15FA" w:rsidR="002733D3" w:rsidRPr="00D65E0C" w:rsidRDefault="00CD6090" w:rsidP="00124140">
      <w:pPr>
        <w:spacing w:line="360" w:lineRule="auto"/>
        <w:rPr>
          <w:rFonts w:ascii="Arial" w:hAnsi="Arial" w:cs="Arial"/>
        </w:rPr>
      </w:pPr>
      <w:commentRangeStart w:id="50"/>
      <w:commentRangeEnd w:id="50"/>
      <w:r>
        <w:rPr>
          <w:rStyle w:val="CommentReference"/>
        </w:rPr>
        <w:commentReference w:id="50"/>
      </w:r>
      <w:r w:rsidR="00E33C54">
        <w:rPr>
          <w:rFonts w:ascii="Arial" w:hAnsi="Arial" w:cs="Arial"/>
          <w:b/>
          <w:bCs/>
          <w:sz w:val="20"/>
          <w:szCs w:val="20"/>
        </w:rPr>
        <w:t>Figure 2:</w:t>
      </w:r>
      <w:r w:rsidR="00E33C54">
        <w:rPr>
          <w:rFonts w:ascii="Arial" w:hAnsi="Arial" w:cs="Arial"/>
          <w:sz w:val="20"/>
          <w:szCs w:val="20"/>
        </w:rPr>
        <w:t xml:space="preserve"> Acoustic space plots representing </w:t>
      </w:r>
      <w:r w:rsidR="000B6115">
        <w:rPr>
          <w:rFonts w:ascii="Arial" w:hAnsi="Arial" w:cs="Arial"/>
          <w:sz w:val="20"/>
          <w:szCs w:val="20"/>
        </w:rPr>
        <w:t>all simulated individuals</w:t>
      </w:r>
      <w:r w:rsidR="004946CF">
        <w:rPr>
          <w:rFonts w:ascii="Arial" w:hAnsi="Arial" w:cs="Arial"/>
          <w:sz w:val="20"/>
          <w:szCs w:val="20"/>
        </w:rPr>
        <w:t xml:space="preserve"> with </w:t>
      </w:r>
      <w:r w:rsidR="00A9736A">
        <w:rPr>
          <w:rFonts w:ascii="Arial" w:hAnsi="Arial" w:cs="Arial"/>
          <w:sz w:val="20"/>
          <w:szCs w:val="20"/>
        </w:rPr>
        <w:t xml:space="preserve">different levels of encoded information: </w:t>
      </w:r>
      <w:r>
        <w:rPr>
          <w:rFonts w:ascii="Arial" w:hAnsi="Arial" w:cs="Arial"/>
          <w:b/>
          <w:bCs/>
          <w:sz w:val="20"/>
          <w:szCs w:val="20"/>
        </w:rPr>
        <w:t xml:space="preserve">(A) </w:t>
      </w:r>
      <w:r w:rsidR="00D57E72">
        <w:rPr>
          <w:rFonts w:ascii="Arial" w:hAnsi="Arial" w:cs="Arial"/>
          <w:sz w:val="20"/>
          <w:szCs w:val="20"/>
        </w:rPr>
        <w:t>more group membership information encoded in the calls</w:t>
      </w:r>
      <w:r w:rsidR="007037C7">
        <w:rPr>
          <w:rFonts w:ascii="Arial" w:hAnsi="Arial" w:cs="Arial"/>
          <w:sz w:val="20"/>
          <w:szCs w:val="20"/>
        </w:rPr>
        <w:t xml:space="preserve"> with polygons </w:t>
      </w:r>
      <w:r w:rsidR="00EE11F4">
        <w:rPr>
          <w:rFonts w:ascii="Arial" w:hAnsi="Arial" w:cs="Arial"/>
          <w:sz w:val="20"/>
          <w:szCs w:val="20"/>
        </w:rPr>
        <w:t>drawn</w:t>
      </w:r>
      <w:r w:rsidR="007037C7">
        <w:rPr>
          <w:rFonts w:ascii="Arial" w:hAnsi="Arial" w:cs="Arial"/>
          <w:sz w:val="20"/>
          <w:szCs w:val="20"/>
        </w:rPr>
        <w:t xml:space="preserve"> by group </w:t>
      </w:r>
      <w:r w:rsidR="006D4547">
        <w:rPr>
          <w:rFonts w:ascii="Arial" w:hAnsi="Arial" w:cs="Arial"/>
          <w:sz w:val="20"/>
          <w:szCs w:val="20"/>
        </w:rPr>
        <w:t>identity</w:t>
      </w:r>
      <w:r w:rsidR="007037C7">
        <w:rPr>
          <w:rFonts w:ascii="Arial" w:hAnsi="Arial" w:cs="Arial"/>
          <w:sz w:val="20"/>
          <w:szCs w:val="20"/>
        </w:rPr>
        <w:t xml:space="preserve">, </w:t>
      </w:r>
      <w:r>
        <w:rPr>
          <w:rFonts w:ascii="Arial" w:hAnsi="Arial" w:cs="Arial"/>
          <w:b/>
          <w:bCs/>
          <w:sz w:val="20"/>
          <w:szCs w:val="20"/>
        </w:rPr>
        <w:t xml:space="preserve">(B) </w:t>
      </w:r>
      <w:r w:rsidR="008C29C0">
        <w:rPr>
          <w:rFonts w:ascii="Arial" w:hAnsi="Arial" w:cs="Arial"/>
          <w:sz w:val="20"/>
          <w:szCs w:val="20"/>
        </w:rPr>
        <w:t xml:space="preserve">more group membership information </w:t>
      </w:r>
      <w:r w:rsidR="0015638A">
        <w:rPr>
          <w:rFonts w:ascii="Arial" w:hAnsi="Arial" w:cs="Arial"/>
          <w:sz w:val="20"/>
          <w:szCs w:val="20"/>
        </w:rPr>
        <w:t xml:space="preserve">encoded in the calls </w:t>
      </w:r>
      <w:r w:rsidR="008C29C0">
        <w:rPr>
          <w:rFonts w:ascii="Arial" w:hAnsi="Arial" w:cs="Arial"/>
          <w:sz w:val="20"/>
          <w:szCs w:val="20"/>
        </w:rPr>
        <w:t xml:space="preserve">with polygons </w:t>
      </w:r>
      <w:r w:rsidR="00FB7E8D">
        <w:rPr>
          <w:rFonts w:ascii="Arial" w:hAnsi="Arial" w:cs="Arial"/>
          <w:sz w:val="20"/>
          <w:szCs w:val="20"/>
        </w:rPr>
        <w:t>drawn</w:t>
      </w:r>
      <w:r w:rsidR="008C29C0">
        <w:rPr>
          <w:rFonts w:ascii="Arial" w:hAnsi="Arial" w:cs="Arial"/>
          <w:sz w:val="20"/>
          <w:szCs w:val="20"/>
        </w:rPr>
        <w:t xml:space="preserve"> by individual</w:t>
      </w:r>
      <w:r w:rsidR="006D4547">
        <w:rPr>
          <w:rFonts w:ascii="Arial" w:hAnsi="Arial" w:cs="Arial"/>
          <w:sz w:val="20"/>
          <w:szCs w:val="20"/>
        </w:rPr>
        <w:t xml:space="preserve"> identity</w:t>
      </w:r>
      <w:r w:rsidR="008C29C0">
        <w:rPr>
          <w:rFonts w:ascii="Arial" w:hAnsi="Arial" w:cs="Arial"/>
          <w:sz w:val="20"/>
          <w:szCs w:val="20"/>
        </w:rPr>
        <w:t>,</w:t>
      </w:r>
      <w:r w:rsidR="0015638A">
        <w:rPr>
          <w:rFonts w:ascii="Arial" w:hAnsi="Arial" w:cs="Arial"/>
          <w:sz w:val="20"/>
          <w:szCs w:val="20"/>
        </w:rPr>
        <w:t xml:space="preserve"> </w:t>
      </w:r>
      <w:r>
        <w:rPr>
          <w:rFonts w:ascii="Arial" w:hAnsi="Arial" w:cs="Arial"/>
          <w:b/>
          <w:bCs/>
          <w:sz w:val="20"/>
          <w:szCs w:val="20"/>
        </w:rPr>
        <w:t xml:space="preserve">(C) </w:t>
      </w:r>
      <w:r w:rsidR="0015638A">
        <w:rPr>
          <w:rFonts w:ascii="Arial" w:hAnsi="Arial" w:cs="Arial"/>
          <w:sz w:val="20"/>
          <w:szCs w:val="20"/>
        </w:rPr>
        <w:t xml:space="preserve">more individual information encoded in the calls with polygons </w:t>
      </w:r>
      <w:r w:rsidR="00FB7E8D">
        <w:rPr>
          <w:rFonts w:ascii="Arial" w:hAnsi="Arial" w:cs="Arial"/>
          <w:sz w:val="20"/>
          <w:szCs w:val="20"/>
        </w:rPr>
        <w:t>drawn</w:t>
      </w:r>
      <w:r w:rsidR="0015638A">
        <w:rPr>
          <w:rFonts w:ascii="Arial" w:hAnsi="Arial" w:cs="Arial"/>
          <w:sz w:val="20"/>
          <w:szCs w:val="20"/>
        </w:rPr>
        <w:t xml:space="preserve"> by group</w:t>
      </w:r>
      <w:r w:rsidR="006D4547">
        <w:rPr>
          <w:rFonts w:ascii="Arial" w:hAnsi="Arial" w:cs="Arial"/>
          <w:sz w:val="20"/>
          <w:szCs w:val="20"/>
        </w:rPr>
        <w:t xml:space="preserve"> identity, and </w:t>
      </w:r>
      <w:r w:rsidR="00FC1FC8">
        <w:rPr>
          <w:rFonts w:ascii="Arial" w:hAnsi="Arial" w:cs="Arial"/>
          <w:b/>
          <w:bCs/>
          <w:sz w:val="20"/>
          <w:szCs w:val="20"/>
        </w:rPr>
        <w:t xml:space="preserve">(D) </w:t>
      </w:r>
      <w:r w:rsidR="006D4547">
        <w:rPr>
          <w:rFonts w:ascii="Arial" w:hAnsi="Arial" w:cs="Arial"/>
          <w:sz w:val="20"/>
          <w:szCs w:val="20"/>
        </w:rPr>
        <w:t xml:space="preserve">more individual information encoded in the calls with polygons </w:t>
      </w:r>
      <w:r w:rsidR="00FB7E8D">
        <w:rPr>
          <w:rFonts w:ascii="Arial" w:hAnsi="Arial" w:cs="Arial"/>
          <w:sz w:val="20"/>
          <w:szCs w:val="20"/>
        </w:rPr>
        <w:t>drawn</w:t>
      </w:r>
      <w:r w:rsidR="006D4547">
        <w:rPr>
          <w:rFonts w:ascii="Arial" w:hAnsi="Arial" w:cs="Arial"/>
          <w:sz w:val="20"/>
          <w:szCs w:val="20"/>
        </w:rPr>
        <w:t xml:space="preserve"> by individual identity.</w:t>
      </w:r>
      <w:r w:rsidR="007D09E3">
        <w:rPr>
          <w:rFonts w:ascii="Arial" w:hAnsi="Arial" w:cs="Arial"/>
          <w:sz w:val="20"/>
          <w:szCs w:val="20"/>
        </w:rPr>
        <w:t xml:space="preserve"> Colors represent group </w:t>
      </w:r>
      <w:proofErr w:type="gramStart"/>
      <w:r w:rsidR="007D09E3">
        <w:rPr>
          <w:rFonts w:ascii="Arial" w:hAnsi="Arial" w:cs="Arial"/>
          <w:sz w:val="20"/>
          <w:szCs w:val="20"/>
        </w:rPr>
        <w:t>identity,</w:t>
      </w:r>
      <w:proofErr w:type="gramEnd"/>
      <w:r w:rsidR="007D09E3">
        <w:rPr>
          <w:rFonts w:ascii="Arial" w:hAnsi="Arial" w:cs="Arial"/>
          <w:sz w:val="20"/>
          <w:szCs w:val="20"/>
        </w:rPr>
        <w:t xml:space="preserve"> shapes represent </w:t>
      </w:r>
      <w:r w:rsidR="000E5396">
        <w:rPr>
          <w:rFonts w:ascii="Arial" w:hAnsi="Arial" w:cs="Arial"/>
          <w:sz w:val="20"/>
          <w:szCs w:val="20"/>
        </w:rPr>
        <w:t>different individuals.</w:t>
      </w:r>
    </w:p>
    <w:p w14:paraId="5DCA89F3" w14:textId="77777777" w:rsidR="00D0693D" w:rsidRDefault="00D0693D" w:rsidP="00124140">
      <w:pPr>
        <w:spacing w:line="360" w:lineRule="auto"/>
        <w:rPr>
          <w:rFonts w:ascii="Arial" w:hAnsi="Arial" w:cs="Arial"/>
          <w:sz w:val="20"/>
          <w:szCs w:val="20"/>
        </w:rPr>
      </w:pPr>
    </w:p>
    <w:p w14:paraId="3D1966F2" w14:textId="4988402F" w:rsidR="005F45AD" w:rsidRPr="005F45AD" w:rsidRDefault="00640AE3" w:rsidP="00124140">
      <w:pPr>
        <w:spacing w:line="360" w:lineRule="auto"/>
        <w:rPr>
          <w:rFonts w:ascii="Arial" w:hAnsi="Arial" w:cs="Arial"/>
          <w:i/>
          <w:iCs/>
        </w:rPr>
      </w:pPr>
      <w:r>
        <w:rPr>
          <w:rFonts w:ascii="Arial" w:hAnsi="Arial" w:cs="Arial"/>
          <w:i/>
          <w:iCs/>
        </w:rPr>
        <w:t xml:space="preserve">Visualizing </w:t>
      </w:r>
      <w:r w:rsidR="00D0693D">
        <w:rPr>
          <w:rFonts w:ascii="Arial" w:hAnsi="Arial" w:cs="Arial"/>
          <w:i/>
          <w:iCs/>
        </w:rPr>
        <w:t>Synthetic Group and Information Datasets</w:t>
      </w:r>
    </w:p>
    <w:p w14:paraId="24D283BE" w14:textId="63B00745" w:rsidR="00C17EC9" w:rsidRDefault="00FC1FC8" w:rsidP="00124140">
      <w:pPr>
        <w:spacing w:line="360" w:lineRule="auto"/>
        <w:rPr>
          <w:rFonts w:ascii="Arial" w:hAnsi="Arial" w:cs="Arial"/>
        </w:rPr>
      </w:pPr>
      <w:r>
        <w:rPr>
          <w:rFonts w:ascii="Arial" w:hAnsi="Arial" w:cs="Arial"/>
        </w:rPr>
        <w:t>We generated a</w:t>
      </w:r>
      <w:r w:rsidR="006C2A5F">
        <w:rPr>
          <w:rFonts w:ascii="Arial" w:hAnsi="Arial" w:cs="Arial"/>
        </w:rPr>
        <w:t xml:space="preserve">coustic space plots </w:t>
      </w:r>
      <w:r w:rsidR="00314560">
        <w:rPr>
          <w:rFonts w:ascii="Arial" w:hAnsi="Arial" w:cs="Arial"/>
        </w:rPr>
        <w:t xml:space="preserve">using multidimensional </w:t>
      </w:r>
      <w:r w:rsidR="00B62B43">
        <w:rPr>
          <w:rFonts w:ascii="Arial" w:hAnsi="Arial" w:cs="Arial"/>
        </w:rPr>
        <w:t xml:space="preserve">scaling (MDS) to visualize </w:t>
      </w:r>
      <w:r w:rsidR="00D63466">
        <w:rPr>
          <w:rFonts w:ascii="Arial" w:hAnsi="Arial" w:cs="Arial"/>
        </w:rPr>
        <w:t>the hierarchal mapping pattern</w:t>
      </w:r>
      <w:r w:rsidR="00B058DE">
        <w:rPr>
          <w:rFonts w:ascii="Arial" w:hAnsi="Arial" w:cs="Arial"/>
        </w:rPr>
        <w:t xml:space="preserve">s between </w:t>
      </w:r>
      <w:r w:rsidR="00857A1A">
        <w:rPr>
          <w:rFonts w:ascii="Arial" w:hAnsi="Arial" w:cs="Arial"/>
        </w:rPr>
        <w:t>groups or individuals</w:t>
      </w:r>
      <w:r w:rsidR="0091084F">
        <w:rPr>
          <w:rFonts w:ascii="Arial" w:hAnsi="Arial" w:cs="Arial"/>
        </w:rPr>
        <w:t xml:space="preserve">. </w:t>
      </w:r>
      <w:r w:rsidR="00F36FB2">
        <w:rPr>
          <w:rFonts w:ascii="Arial" w:hAnsi="Arial" w:cs="Arial"/>
        </w:rPr>
        <w:t>W</w:t>
      </w:r>
      <w:r w:rsidR="0016095C">
        <w:rPr>
          <w:rFonts w:ascii="Arial" w:hAnsi="Arial" w:cs="Arial"/>
        </w:rPr>
        <w:t xml:space="preserve">ith </w:t>
      </w:r>
      <w:r w:rsidR="00504A0C">
        <w:rPr>
          <w:rFonts w:ascii="Arial" w:hAnsi="Arial" w:cs="Arial"/>
        </w:rPr>
        <w:t xml:space="preserve">the synthetic signals </w:t>
      </w:r>
      <w:r w:rsidR="00050ED0">
        <w:rPr>
          <w:rFonts w:ascii="Arial" w:hAnsi="Arial" w:cs="Arial"/>
        </w:rPr>
        <w:t xml:space="preserve">where more group information was encoded, there is clustering of individuals </w:t>
      </w:r>
      <w:r w:rsidR="00654A4E">
        <w:rPr>
          <w:rFonts w:ascii="Arial" w:hAnsi="Arial" w:cs="Arial"/>
        </w:rPr>
        <w:t>by group identity</w:t>
      </w:r>
      <w:r w:rsidR="00050ED0">
        <w:rPr>
          <w:rFonts w:ascii="Arial" w:hAnsi="Arial" w:cs="Arial"/>
        </w:rPr>
        <w:t xml:space="preserve"> within acoustic space </w:t>
      </w:r>
      <w:r w:rsidR="00504A0C">
        <w:rPr>
          <w:rFonts w:ascii="Arial" w:hAnsi="Arial" w:cs="Arial"/>
        </w:rPr>
        <w:t>(</w:t>
      </w:r>
      <w:r w:rsidR="00504A0C" w:rsidRPr="008E76CA">
        <w:rPr>
          <w:rFonts w:ascii="Arial" w:hAnsi="Arial" w:cs="Arial"/>
          <w:b/>
          <w:bCs/>
        </w:rPr>
        <w:t>Figure 2A</w:t>
      </w:r>
      <w:r w:rsidR="00504A0C">
        <w:rPr>
          <w:rFonts w:ascii="Arial" w:hAnsi="Arial" w:cs="Arial"/>
        </w:rPr>
        <w:t>)</w:t>
      </w:r>
      <w:r w:rsidR="00FB6C6E">
        <w:rPr>
          <w:rFonts w:ascii="Arial" w:hAnsi="Arial" w:cs="Arial"/>
        </w:rPr>
        <w:t>.</w:t>
      </w:r>
      <w:r w:rsidR="00482D4F">
        <w:rPr>
          <w:rFonts w:ascii="Arial" w:hAnsi="Arial" w:cs="Arial"/>
        </w:rPr>
        <w:t xml:space="preserve"> </w:t>
      </w:r>
      <w:r w:rsidR="00FB6C6E">
        <w:rPr>
          <w:rFonts w:ascii="Arial" w:hAnsi="Arial" w:cs="Arial"/>
        </w:rPr>
        <w:t>This suggests</w:t>
      </w:r>
      <w:r w:rsidR="001602A1">
        <w:rPr>
          <w:rFonts w:ascii="Arial" w:hAnsi="Arial" w:cs="Arial"/>
        </w:rPr>
        <w:t xml:space="preserve"> </w:t>
      </w:r>
      <w:r w:rsidR="002C17D8">
        <w:rPr>
          <w:rFonts w:ascii="Arial" w:hAnsi="Arial" w:cs="Arial"/>
        </w:rPr>
        <w:t xml:space="preserve">that individuals </w:t>
      </w:r>
      <w:r w:rsidR="003C7043">
        <w:rPr>
          <w:rFonts w:ascii="Arial" w:hAnsi="Arial" w:cs="Arial"/>
        </w:rPr>
        <w:t>are being</w:t>
      </w:r>
      <w:r w:rsidR="00FB6C6E">
        <w:rPr>
          <w:rFonts w:ascii="Arial" w:hAnsi="Arial" w:cs="Arial"/>
        </w:rPr>
        <w:t xml:space="preserve"> categorized back to their group identity when </w:t>
      </w:r>
      <w:r w:rsidR="00835325">
        <w:rPr>
          <w:rFonts w:ascii="Arial" w:hAnsi="Arial" w:cs="Arial"/>
        </w:rPr>
        <w:t>running traditional bioacoustics analyses on our synthetically generated calls.</w:t>
      </w:r>
      <w:r w:rsidR="00FB6E4E">
        <w:rPr>
          <w:rFonts w:ascii="Arial" w:hAnsi="Arial" w:cs="Arial"/>
        </w:rPr>
        <w:t xml:space="preserve"> </w:t>
      </w:r>
      <w:r w:rsidR="0024256E">
        <w:rPr>
          <w:rFonts w:ascii="Arial" w:hAnsi="Arial" w:cs="Arial"/>
        </w:rPr>
        <w:t xml:space="preserve">Inversely, </w:t>
      </w:r>
      <w:r w:rsidR="00DD519E">
        <w:rPr>
          <w:rFonts w:ascii="Arial" w:hAnsi="Arial" w:cs="Arial"/>
        </w:rPr>
        <w:t xml:space="preserve">with the synthetic signals where more individual identity information was encoded, there </w:t>
      </w:r>
      <w:r w:rsidR="000B0F3C">
        <w:rPr>
          <w:rFonts w:ascii="Arial" w:hAnsi="Arial" w:cs="Arial"/>
        </w:rPr>
        <w:t>are</w:t>
      </w:r>
      <w:r w:rsidR="00DD519E">
        <w:rPr>
          <w:rFonts w:ascii="Arial" w:hAnsi="Arial" w:cs="Arial"/>
        </w:rPr>
        <w:t xml:space="preserve"> </w:t>
      </w:r>
      <w:r w:rsidR="001A6B83">
        <w:rPr>
          <w:rFonts w:ascii="Arial" w:hAnsi="Arial" w:cs="Arial"/>
        </w:rPr>
        <w:t xml:space="preserve">patterns of clustering by </w:t>
      </w:r>
      <w:r w:rsidR="001A6B83">
        <w:rPr>
          <w:rFonts w:ascii="Arial" w:hAnsi="Arial" w:cs="Arial"/>
        </w:rPr>
        <w:lastRenderedPageBreak/>
        <w:t>individual identity within acoustic space (</w:t>
      </w:r>
      <w:r w:rsidR="001A6B83">
        <w:rPr>
          <w:rFonts w:ascii="Arial" w:hAnsi="Arial" w:cs="Arial"/>
          <w:b/>
          <w:bCs/>
        </w:rPr>
        <w:t xml:space="preserve">Figure </w:t>
      </w:r>
      <w:r w:rsidR="005B0A8F">
        <w:rPr>
          <w:rFonts w:ascii="Arial" w:hAnsi="Arial" w:cs="Arial"/>
          <w:b/>
          <w:bCs/>
        </w:rPr>
        <w:t>2D</w:t>
      </w:r>
      <w:r w:rsidR="005B0A8F">
        <w:rPr>
          <w:rFonts w:ascii="Arial" w:hAnsi="Arial" w:cs="Arial"/>
        </w:rPr>
        <w:t>)</w:t>
      </w:r>
      <w:r w:rsidR="00BC3BA6">
        <w:rPr>
          <w:rFonts w:ascii="Arial" w:hAnsi="Arial" w:cs="Arial"/>
        </w:rPr>
        <w:t xml:space="preserve">. </w:t>
      </w:r>
      <w:commentRangeStart w:id="51"/>
      <w:r w:rsidR="00BC3BA6">
        <w:rPr>
          <w:rFonts w:ascii="Arial" w:hAnsi="Arial" w:cs="Arial"/>
        </w:rPr>
        <w:t xml:space="preserve">This suggests that individuals </w:t>
      </w:r>
      <w:r w:rsidR="00FB6E4E">
        <w:rPr>
          <w:rFonts w:ascii="Arial" w:hAnsi="Arial" w:cs="Arial"/>
        </w:rPr>
        <w:t>are being</w:t>
      </w:r>
      <w:r w:rsidR="00BC3BA6">
        <w:rPr>
          <w:rFonts w:ascii="Arial" w:hAnsi="Arial" w:cs="Arial"/>
        </w:rPr>
        <w:t xml:space="preserve"> categorized </w:t>
      </w:r>
      <w:r w:rsidR="00FB6E4E">
        <w:rPr>
          <w:rFonts w:ascii="Arial" w:hAnsi="Arial" w:cs="Arial"/>
        </w:rPr>
        <w:t>in distinct individual clusters</w:t>
      </w:r>
      <w:r w:rsidR="00BC3BA6">
        <w:rPr>
          <w:rFonts w:ascii="Arial" w:hAnsi="Arial" w:cs="Arial"/>
        </w:rPr>
        <w:t xml:space="preserve"> when running traditional bioacoustics analyses on our synthetically generated calls.</w:t>
      </w:r>
      <w:commentRangeEnd w:id="51"/>
      <w:r w:rsidR="00385EBC">
        <w:rPr>
          <w:rStyle w:val="CommentReference"/>
        </w:rPr>
        <w:commentReference w:id="51"/>
      </w:r>
    </w:p>
    <w:p w14:paraId="0F547FEA" w14:textId="77777777" w:rsidR="00DD67F4" w:rsidRDefault="00DD67F4" w:rsidP="00124140">
      <w:pPr>
        <w:spacing w:line="360" w:lineRule="auto"/>
        <w:rPr>
          <w:rFonts w:ascii="Arial" w:hAnsi="Arial" w:cs="Arial"/>
        </w:rPr>
      </w:pPr>
    </w:p>
    <w:p w14:paraId="744BB923" w14:textId="59151F80" w:rsidR="00A237E3" w:rsidRPr="00082A78" w:rsidRDefault="00371CF9" w:rsidP="00124140">
      <w:pPr>
        <w:spacing w:line="360" w:lineRule="auto"/>
        <w:rPr>
          <w:rFonts w:ascii="Arial" w:hAnsi="Arial" w:cs="Arial"/>
          <w:b/>
          <w:bCs/>
          <w:sz w:val="18"/>
          <w:szCs w:val="18"/>
        </w:rPr>
      </w:pPr>
      <w:commentRangeStart w:id="52"/>
      <w:r>
        <w:rPr>
          <w:rFonts w:ascii="Arial" w:hAnsi="Arial" w:cs="Arial"/>
          <w:b/>
          <w:bCs/>
          <w:sz w:val="18"/>
          <w:szCs w:val="18"/>
        </w:rPr>
        <w:t>Discussion points:</w:t>
      </w:r>
      <w:commentRangeEnd w:id="52"/>
      <w:r w:rsidR="00B01950">
        <w:rPr>
          <w:rStyle w:val="CommentReference"/>
        </w:rPr>
        <w:commentReference w:id="52"/>
      </w:r>
    </w:p>
    <w:p w14:paraId="29B5F68C" w14:textId="604BF255" w:rsidR="00742619" w:rsidRPr="00E070E6" w:rsidRDefault="00A237E3" w:rsidP="00124140">
      <w:pPr>
        <w:spacing w:line="360" w:lineRule="auto"/>
        <w:rPr>
          <w:rFonts w:ascii="Arial" w:hAnsi="Arial" w:cs="Arial"/>
          <w:b/>
          <w:bCs/>
          <w:sz w:val="18"/>
          <w:szCs w:val="18"/>
        </w:rPr>
      </w:pPr>
      <w:r w:rsidRPr="00082A78">
        <w:rPr>
          <w:rFonts w:ascii="Arial" w:hAnsi="Arial" w:cs="Arial"/>
          <w:b/>
          <w:bCs/>
          <w:sz w:val="18"/>
          <w:szCs w:val="18"/>
        </w:rPr>
        <w:t>2A:</w:t>
      </w:r>
      <w:r w:rsidRPr="00082A78">
        <w:rPr>
          <w:rFonts w:ascii="Arial" w:hAnsi="Arial" w:cs="Arial"/>
          <w:sz w:val="18"/>
          <w:szCs w:val="18"/>
        </w:rPr>
        <w:t xml:space="preserve"> more group membership info encoded. </w:t>
      </w:r>
      <w:r w:rsidR="00544A87" w:rsidRPr="00082A78">
        <w:rPr>
          <w:rFonts w:ascii="Arial" w:hAnsi="Arial" w:cs="Arial"/>
          <w:sz w:val="18"/>
          <w:szCs w:val="18"/>
        </w:rPr>
        <w:t>Clustering by group / polygons separated by group.</w:t>
      </w:r>
      <w:r w:rsidR="00374C34" w:rsidRPr="00082A78">
        <w:rPr>
          <w:rFonts w:ascii="Arial" w:hAnsi="Arial" w:cs="Arial"/>
          <w:sz w:val="18"/>
          <w:szCs w:val="18"/>
        </w:rPr>
        <w:t xml:space="preserve"> Here we see that when more group membership is encoded than individual identity information,</w:t>
      </w:r>
      <w:r w:rsidR="00D016F3" w:rsidRPr="00082A78">
        <w:rPr>
          <w:rFonts w:ascii="Arial" w:hAnsi="Arial" w:cs="Arial"/>
          <w:sz w:val="18"/>
          <w:szCs w:val="18"/>
        </w:rPr>
        <w:t xml:space="preserve"> there are clear/separate groups in acoustic space</w:t>
      </w:r>
      <w:r w:rsidR="00FB51F8">
        <w:rPr>
          <w:rFonts w:ascii="Arial" w:hAnsi="Arial" w:cs="Arial"/>
          <w:sz w:val="18"/>
          <w:szCs w:val="18"/>
        </w:rPr>
        <w:t xml:space="preserve"> – </w:t>
      </w:r>
      <w:r w:rsidR="00E070E6">
        <w:rPr>
          <w:rFonts w:ascii="Arial" w:hAnsi="Arial" w:cs="Arial"/>
          <w:b/>
          <w:bCs/>
          <w:sz w:val="18"/>
          <w:szCs w:val="18"/>
        </w:rPr>
        <w:t>this means</w:t>
      </w:r>
      <w:r w:rsidR="00CE24A1">
        <w:rPr>
          <w:rFonts w:ascii="Arial" w:hAnsi="Arial" w:cs="Arial"/>
          <w:b/>
          <w:bCs/>
          <w:sz w:val="18"/>
          <w:szCs w:val="18"/>
        </w:rPr>
        <w:t xml:space="preserve"> that</w:t>
      </w:r>
    </w:p>
    <w:p w14:paraId="34213571" w14:textId="78B50EB3" w:rsidR="00CB2705" w:rsidRPr="00082A78" w:rsidRDefault="00FF33AA" w:rsidP="00124140">
      <w:pPr>
        <w:spacing w:line="360" w:lineRule="auto"/>
        <w:rPr>
          <w:rFonts w:ascii="Arial" w:hAnsi="Arial" w:cs="Arial"/>
          <w:sz w:val="18"/>
          <w:szCs w:val="18"/>
        </w:rPr>
      </w:pPr>
      <w:r w:rsidRPr="00082A78">
        <w:rPr>
          <w:rFonts w:ascii="Arial" w:hAnsi="Arial" w:cs="Arial"/>
          <w:b/>
          <w:bCs/>
          <w:sz w:val="18"/>
          <w:szCs w:val="18"/>
        </w:rPr>
        <w:t>2B</w:t>
      </w:r>
      <w:r w:rsidRPr="00082A78">
        <w:rPr>
          <w:rFonts w:ascii="Arial" w:hAnsi="Arial" w:cs="Arial"/>
          <w:sz w:val="18"/>
          <w:szCs w:val="18"/>
        </w:rPr>
        <w:t>: here we</w:t>
      </w:r>
      <w:r w:rsidR="00FB51F8">
        <w:rPr>
          <w:rFonts w:ascii="Arial" w:hAnsi="Arial" w:cs="Arial"/>
          <w:sz w:val="18"/>
          <w:szCs w:val="18"/>
        </w:rPr>
        <w:t xml:space="preserve"> still</w:t>
      </w:r>
      <w:r w:rsidRPr="00082A78">
        <w:rPr>
          <w:rFonts w:ascii="Arial" w:hAnsi="Arial" w:cs="Arial"/>
          <w:sz w:val="18"/>
          <w:szCs w:val="18"/>
        </w:rPr>
        <w:t xml:space="preserve"> have individuals with more group information encoded within the call, but </w:t>
      </w:r>
      <w:r w:rsidR="000F37E4" w:rsidRPr="00082A78">
        <w:rPr>
          <w:rFonts w:ascii="Arial" w:hAnsi="Arial" w:cs="Arial"/>
          <w:sz w:val="18"/>
          <w:szCs w:val="18"/>
        </w:rPr>
        <w:t xml:space="preserve">we try to </w:t>
      </w:r>
      <w:r w:rsidR="00C17EC9" w:rsidRPr="00082A78">
        <w:rPr>
          <w:rFonts w:ascii="Arial" w:hAnsi="Arial" w:cs="Arial"/>
          <w:sz w:val="18"/>
          <w:szCs w:val="18"/>
        </w:rPr>
        <w:t>cluster/group</w:t>
      </w:r>
      <w:r w:rsidR="000F37E4" w:rsidRPr="00082A78">
        <w:rPr>
          <w:rFonts w:ascii="Arial" w:hAnsi="Arial" w:cs="Arial"/>
          <w:sz w:val="18"/>
          <w:szCs w:val="18"/>
        </w:rPr>
        <w:t xml:space="preserve"> them by individual identity</w:t>
      </w:r>
      <w:r w:rsidR="003D2361" w:rsidRPr="00082A78">
        <w:rPr>
          <w:rFonts w:ascii="Arial" w:hAnsi="Arial" w:cs="Arial"/>
          <w:sz w:val="18"/>
          <w:szCs w:val="18"/>
        </w:rPr>
        <w:t>.</w:t>
      </w:r>
      <w:r w:rsidR="00FB7E8D">
        <w:rPr>
          <w:rFonts w:ascii="Arial" w:hAnsi="Arial" w:cs="Arial"/>
          <w:sz w:val="18"/>
          <w:szCs w:val="18"/>
        </w:rPr>
        <w:t xml:space="preserve"> Even when trying to </w:t>
      </w:r>
      <w:r w:rsidR="00B01950">
        <w:rPr>
          <w:rFonts w:ascii="Arial" w:hAnsi="Arial" w:cs="Arial"/>
          <w:sz w:val="18"/>
          <w:szCs w:val="18"/>
        </w:rPr>
        <w:t>group</w:t>
      </w:r>
      <w:r w:rsidR="00FB7E8D">
        <w:rPr>
          <w:rFonts w:ascii="Arial" w:hAnsi="Arial" w:cs="Arial"/>
          <w:sz w:val="18"/>
          <w:szCs w:val="18"/>
        </w:rPr>
        <w:t xml:space="preserve"> polygons by individual, we </w:t>
      </w:r>
      <w:r w:rsidR="00B01950">
        <w:rPr>
          <w:rFonts w:ascii="Arial" w:hAnsi="Arial" w:cs="Arial"/>
          <w:sz w:val="18"/>
          <w:szCs w:val="18"/>
        </w:rPr>
        <w:t>can still</w:t>
      </w:r>
      <w:r w:rsidR="00FB7E8D">
        <w:rPr>
          <w:rFonts w:ascii="Arial" w:hAnsi="Arial" w:cs="Arial"/>
          <w:sz w:val="18"/>
          <w:szCs w:val="18"/>
        </w:rPr>
        <w:t xml:space="preserve"> see clear group delineations in </w:t>
      </w:r>
      <w:r w:rsidR="00371CF9">
        <w:rPr>
          <w:rFonts w:ascii="Arial" w:hAnsi="Arial" w:cs="Arial"/>
          <w:sz w:val="18"/>
          <w:szCs w:val="18"/>
        </w:rPr>
        <w:t>how individuals are taking up their acoustic space</w:t>
      </w:r>
    </w:p>
    <w:p w14:paraId="693D1F33" w14:textId="366626C5" w:rsidR="000F37E4" w:rsidRPr="00082A78" w:rsidRDefault="000F37E4" w:rsidP="00F27A75">
      <w:pPr>
        <w:spacing w:line="360" w:lineRule="auto"/>
        <w:rPr>
          <w:rFonts w:ascii="Arial" w:hAnsi="Arial" w:cs="Arial"/>
          <w:sz w:val="18"/>
          <w:szCs w:val="18"/>
        </w:rPr>
      </w:pPr>
      <w:r w:rsidRPr="00082A78">
        <w:rPr>
          <w:rFonts w:ascii="Arial" w:hAnsi="Arial" w:cs="Arial"/>
          <w:b/>
          <w:bCs/>
          <w:sz w:val="18"/>
          <w:szCs w:val="18"/>
        </w:rPr>
        <w:t>2C</w:t>
      </w:r>
      <w:r w:rsidRPr="00082A78">
        <w:rPr>
          <w:rFonts w:ascii="Arial" w:hAnsi="Arial" w:cs="Arial"/>
          <w:sz w:val="18"/>
          <w:szCs w:val="18"/>
        </w:rPr>
        <w:t xml:space="preserve">: here we have individuals with more individual identity </w:t>
      </w:r>
      <w:r w:rsidR="00C17EC9" w:rsidRPr="00082A78">
        <w:rPr>
          <w:rFonts w:ascii="Arial" w:hAnsi="Arial" w:cs="Arial"/>
          <w:sz w:val="18"/>
          <w:szCs w:val="18"/>
        </w:rPr>
        <w:t xml:space="preserve">encoded within </w:t>
      </w:r>
      <w:proofErr w:type="gramStart"/>
      <w:r w:rsidR="00C17EC9" w:rsidRPr="00082A78">
        <w:rPr>
          <w:rFonts w:ascii="Arial" w:hAnsi="Arial" w:cs="Arial"/>
          <w:sz w:val="18"/>
          <w:szCs w:val="18"/>
        </w:rPr>
        <w:t>call, but</w:t>
      </w:r>
      <w:proofErr w:type="gramEnd"/>
      <w:r w:rsidR="00C17EC9" w:rsidRPr="00082A78">
        <w:rPr>
          <w:rFonts w:ascii="Arial" w:hAnsi="Arial" w:cs="Arial"/>
          <w:sz w:val="18"/>
          <w:szCs w:val="18"/>
        </w:rPr>
        <w:t xml:space="preserve"> try to cluster/group them by </w:t>
      </w:r>
      <w:r w:rsidR="00B3067D" w:rsidRPr="00082A78">
        <w:rPr>
          <w:rFonts w:ascii="Arial" w:hAnsi="Arial" w:cs="Arial"/>
          <w:sz w:val="18"/>
          <w:szCs w:val="18"/>
        </w:rPr>
        <w:t>group membership. W</w:t>
      </w:r>
      <w:r w:rsidR="005F618E" w:rsidRPr="00082A78">
        <w:rPr>
          <w:rFonts w:ascii="Arial" w:hAnsi="Arial" w:cs="Arial"/>
          <w:sz w:val="18"/>
          <w:szCs w:val="18"/>
        </w:rPr>
        <w:t xml:space="preserve">ith more </w:t>
      </w:r>
      <w:r w:rsidR="00CF4401" w:rsidRPr="00082A78">
        <w:rPr>
          <w:rFonts w:ascii="Arial" w:hAnsi="Arial" w:cs="Arial"/>
          <w:sz w:val="18"/>
          <w:szCs w:val="18"/>
        </w:rPr>
        <w:t xml:space="preserve">identity information encoded within a call than group membership, </w:t>
      </w:r>
      <w:r w:rsidR="00051D20">
        <w:rPr>
          <w:rFonts w:ascii="Arial" w:hAnsi="Arial" w:cs="Arial"/>
          <w:sz w:val="18"/>
          <w:szCs w:val="18"/>
        </w:rPr>
        <w:t xml:space="preserve">individuals in the same group </w:t>
      </w:r>
      <w:r w:rsidR="00230759">
        <w:rPr>
          <w:rFonts w:ascii="Arial" w:hAnsi="Arial" w:cs="Arial"/>
          <w:sz w:val="18"/>
          <w:szCs w:val="18"/>
        </w:rPr>
        <w:t xml:space="preserve">“actively work” / </w:t>
      </w:r>
      <w:r w:rsidR="00051D20">
        <w:rPr>
          <w:rFonts w:ascii="Arial" w:hAnsi="Arial" w:cs="Arial"/>
          <w:sz w:val="18"/>
          <w:szCs w:val="18"/>
        </w:rPr>
        <w:t xml:space="preserve">“try” to be as different as they can from each other, so </w:t>
      </w:r>
      <w:r w:rsidR="00B032CA">
        <w:rPr>
          <w:rFonts w:ascii="Arial" w:hAnsi="Arial" w:cs="Arial"/>
          <w:sz w:val="18"/>
          <w:szCs w:val="18"/>
        </w:rPr>
        <w:t>they all take up very different parts of the acoustic space. This results in a lot of overlap between these group polygon</w:t>
      </w:r>
      <w:r w:rsidR="009D18D4">
        <w:rPr>
          <w:rFonts w:ascii="Arial" w:hAnsi="Arial" w:cs="Arial"/>
          <w:sz w:val="18"/>
          <w:szCs w:val="18"/>
        </w:rPr>
        <w:t xml:space="preserve">s – by trying to remain very different from individuals within their group, they may be quite </w:t>
      </w:r>
      <w:proofErr w:type="gramStart"/>
      <w:r w:rsidR="009D18D4">
        <w:rPr>
          <w:rFonts w:ascii="Arial" w:hAnsi="Arial" w:cs="Arial"/>
          <w:sz w:val="18"/>
          <w:szCs w:val="18"/>
        </w:rPr>
        <w:t>similar to</w:t>
      </w:r>
      <w:proofErr w:type="gramEnd"/>
      <w:r w:rsidR="009D18D4">
        <w:rPr>
          <w:rFonts w:ascii="Arial" w:hAnsi="Arial" w:cs="Arial"/>
          <w:sz w:val="18"/>
          <w:szCs w:val="18"/>
        </w:rPr>
        <w:t xml:space="preserve"> other individuals from other groups by random chance</w:t>
      </w:r>
      <w:r w:rsidR="00EE1A3C">
        <w:rPr>
          <w:rFonts w:ascii="Arial" w:hAnsi="Arial" w:cs="Arial"/>
          <w:sz w:val="18"/>
          <w:szCs w:val="18"/>
        </w:rPr>
        <w:t xml:space="preserve">. </w:t>
      </w:r>
      <w:r w:rsidR="001E11FE">
        <w:rPr>
          <w:rFonts w:ascii="Arial" w:hAnsi="Arial" w:cs="Arial"/>
          <w:b/>
          <w:bCs/>
          <w:sz w:val="18"/>
          <w:szCs w:val="18"/>
        </w:rPr>
        <w:t>This means</w:t>
      </w:r>
      <w:r w:rsidR="00F27A75" w:rsidRPr="00082A78">
        <w:rPr>
          <w:rFonts w:ascii="Arial" w:hAnsi="Arial" w:cs="Arial"/>
          <w:sz w:val="18"/>
          <w:szCs w:val="18"/>
        </w:rPr>
        <w:t xml:space="preserve"> </w:t>
      </w:r>
    </w:p>
    <w:p w14:paraId="2416B1A6" w14:textId="5BD25033" w:rsidR="00A237E3" w:rsidRPr="00082A78" w:rsidRDefault="00A237E3" w:rsidP="00F27A75">
      <w:pPr>
        <w:spacing w:line="360" w:lineRule="auto"/>
        <w:rPr>
          <w:rFonts w:ascii="Arial" w:hAnsi="Arial" w:cs="Arial"/>
          <w:sz w:val="18"/>
          <w:szCs w:val="18"/>
        </w:rPr>
      </w:pPr>
      <w:r w:rsidRPr="00082A78">
        <w:rPr>
          <w:rFonts w:ascii="Arial" w:hAnsi="Arial" w:cs="Arial"/>
          <w:b/>
          <w:bCs/>
          <w:sz w:val="18"/>
          <w:szCs w:val="18"/>
        </w:rPr>
        <w:t>2D:</w:t>
      </w:r>
      <w:r w:rsidR="003D2361" w:rsidRPr="00082A78">
        <w:rPr>
          <w:rFonts w:ascii="Arial" w:hAnsi="Arial" w:cs="Arial"/>
          <w:b/>
          <w:bCs/>
          <w:sz w:val="18"/>
          <w:szCs w:val="18"/>
        </w:rPr>
        <w:t xml:space="preserve"> </w:t>
      </w:r>
      <w:r w:rsidR="003D2361" w:rsidRPr="00082A78">
        <w:rPr>
          <w:rFonts w:ascii="Arial" w:hAnsi="Arial" w:cs="Arial"/>
          <w:sz w:val="18"/>
          <w:szCs w:val="18"/>
        </w:rPr>
        <w:t>more individual i</w:t>
      </w:r>
      <w:r w:rsidR="00A82308" w:rsidRPr="00082A78">
        <w:rPr>
          <w:rFonts w:ascii="Arial" w:hAnsi="Arial" w:cs="Arial"/>
          <w:sz w:val="18"/>
          <w:szCs w:val="18"/>
        </w:rPr>
        <w:t xml:space="preserve">dentity information encoded than group membership information. </w:t>
      </w:r>
      <w:r w:rsidR="00293E57" w:rsidRPr="00082A78">
        <w:rPr>
          <w:rFonts w:ascii="Arial" w:hAnsi="Arial" w:cs="Arial"/>
          <w:sz w:val="18"/>
          <w:szCs w:val="18"/>
        </w:rPr>
        <w:t>Individuals within the same group will have low convergence (maintaining individuality) with</w:t>
      </w:r>
      <w:r w:rsidR="00230759">
        <w:rPr>
          <w:rFonts w:ascii="Arial" w:hAnsi="Arial" w:cs="Arial"/>
          <w:sz w:val="18"/>
          <w:szCs w:val="18"/>
        </w:rPr>
        <w:t xml:space="preserve"> others in</w:t>
      </w:r>
      <w:r w:rsidR="00293E57" w:rsidRPr="00082A78">
        <w:rPr>
          <w:rFonts w:ascii="Arial" w:hAnsi="Arial" w:cs="Arial"/>
          <w:sz w:val="18"/>
          <w:szCs w:val="18"/>
        </w:rPr>
        <w:t xml:space="preserve"> the </w:t>
      </w:r>
      <w:proofErr w:type="gramStart"/>
      <w:r w:rsidR="00293E57" w:rsidRPr="00082A78">
        <w:rPr>
          <w:rFonts w:ascii="Arial" w:hAnsi="Arial" w:cs="Arial"/>
          <w:sz w:val="18"/>
          <w:szCs w:val="18"/>
        </w:rPr>
        <w:t xml:space="preserve">group, </w:t>
      </w:r>
      <w:r w:rsidR="00230759">
        <w:rPr>
          <w:rFonts w:ascii="Arial" w:hAnsi="Arial" w:cs="Arial"/>
          <w:sz w:val="18"/>
          <w:szCs w:val="18"/>
        </w:rPr>
        <w:t>and</w:t>
      </w:r>
      <w:proofErr w:type="gramEnd"/>
      <w:r w:rsidR="00230759">
        <w:rPr>
          <w:rFonts w:ascii="Arial" w:hAnsi="Arial" w:cs="Arial"/>
          <w:sz w:val="18"/>
          <w:szCs w:val="18"/>
        </w:rPr>
        <w:t xml:space="preserve"> </w:t>
      </w:r>
      <w:r w:rsidR="00DD67F4" w:rsidRPr="00082A78">
        <w:rPr>
          <w:rFonts w:ascii="Arial" w:hAnsi="Arial" w:cs="Arial"/>
          <w:sz w:val="18"/>
          <w:szCs w:val="18"/>
        </w:rPr>
        <w:t>will all take up separate acoustic space and therefore cluster individually rather than in group clusters.</w:t>
      </w:r>
      <w:r w:rsidR="00F534CF">
        <w:rPr>
          <w:rFonts w:ascii="Arial" w:hAnsi="Arial" w:cs="Arial"/>
          <w:sz w:val="18"/>
          <w:szCs w:val="18"/>
        </w:rPr>
        <w:t xml:space="preserve"> More convergence within the individual than the group.</w:t>
      </w:r>
      <w:r w:rsidR="00230759">
        <w:rPr>
          <w:rFonts w:ascii="Arial" w:hAnsi="Arial" w:cs="Arial"/>
          <w:sz w:val="18"/>
          <w:szCs w:val="18"/>
        </w:rPr>
        <w:t xml:space="preserve"> Individuals in the same group “actively work” / “try” to be as different as they can from each other, so they all take up very different parts of the acoustic space.</w:t>
      </w:r>
    </w:p>
    <w:p w14:paraId="22944CB3" w14:textId="77777777" w:rsidR="00E33C54" w:rsidRDefault="00E33C54" w:rsidP="00124140">
      <w:pPr>
        <w:spacing w:line="360" w:lineRule="auto"/>
        <w:rPr>
          <w:rFonts w:ascii="Arial" w:hAnsi="Arial" w:cs="Arial"/>
          <w:b/>
          <w:bCs/>
        </w:rPr>
      </w:pPr>
    </w:p>
    <w:p w14:paraId="300D7C74" w14:textId="77777777" w:rsidR="00E33C54" w:rsidRDefault="00E33C54" w:rsidP="00124140">
      <w:pPr>
        <w:spacing w:line="360" w:lineRule="auto"/>
        <w:rPr>
          <w:rFonts w:ascii="Arial" w:hAnsi="Arial" w:cs="Arial"/>
          <w:b/>
          <w:bCs/>
        </w:rPr>
      </w:pPr>
    </w:p>
    <w:p w14:paraId="2085B3D8" w14:textId="2059FC50" w:rsidR="002733D3" w:rsidRDefault="002733D3" w:rsidP="00124140">
      <w:pPr>
        <w:spacing w:line="360" w:lineRule="auto"/>
        <w:rPr>
          <w:rFonts w:ascii="Arial" w:hAnsi="Arial" w:cs="Arial"/>
          <w:b/>
          <w:bCs/>
        </w:rPr>
      </w:pPr>
      <w:commentRangeStart w:id="53"/>
      <w:r>
        <w:rPr>
          <w:rFonts w:ascii="Arial" w:hAnsi="Arial" w:cs="Arial"/>
          <w:b/>
          <w:bCs/>
        </w:rPr>
        <w:t>Discussion</w:t>
      </w:r>
      <w:commentRangeEnd w:id="53"/>
      <w:r w:rsidR="00A0645A">
        <w:rPr>
          <w:rStyle w:val="CommentReference"/>
        </w:rPr>
        <w:commentReference w:id="53"/>
      </w:r>
      <w:r>
        <w:rPr>
          <w:rFonts w:ascii="Arial" w:hAnsi="Arial" w:cs="Arial"/>
          <w:b/>
          <w:bCs/>
        </w:rPr>
        <w:t>:</w:t>
      </w:r>
    </w:p>
    <w:p w14:paraId="46DE7002" w14:textId="77777777" w:rsidR="00124140" w:rsidRDefault="00124140" w:rsidP="00124140">
      <w:pPr>
        <w:spacing w:line="360" w:lineRule="auto"/>
        <w:rPr>
          <w:rFonts w:ascii="Arial" w:hAnsi="Arial" w:cs="Arial"/>
          <w:b/>
          <w:bCs/>
        </w:rPr>
      </w:pPr>
    </w:p>
    <w:p w14:paraId="6DAA5025" w14:textId="702C9AC1" w:rsidR="00124140" w:rsidRDefault="00124140" w:rsidP="00124140">
      <w:pPr>
        <w:spacing w:line="360" w:lineRule="auto"/>
        <w:rPr>
          <w:rFonts w:ascii="Arial" w:hAnsi="Arial" w:cs="Arial"/>
        </w:rPr>
      </w:pPr>
      <w:r w:rsidRPr="00124140">
        <w:rPr>
          <w:rFonts w:ascii="Arial" w:hAnsi="Arial" w:cs="Arial"/>
        </w:rPr>
        <w:t xml:space="preserve">Synthetic tools offer a practical solution, by allowing us to control </w:t>
      </w:r>
      <w:commentRangeStart w:id="54"/>
      <w:r w:rsidRPr="00124140">
        <w:rPr>
          <w:rFonts w:ascii="Arial" w:hAnsi="Arial" w:cs="Arial"/>
        </w:rPr>
        <w:t>these</w:t>
      </w:r>
      <w:commentRangeEnd w:id="54"/>
      <w:r w:rsidR="00972B43">
        <w:rPr>
          <w:rStyle w:val="CommentReference"/>
        </w:rPr>
        <w:commentReference w:id="54"/>
      </w:r>
      <w:r w:rsidRPr="00124140">
        <w:rPr>
          <w:rFonts w:ascii="Arial" w:hAnsi="Arial" w:cs="Arial"/>
        </w:rPr>
        <w:t xml:space="preserve"> variables, while still providing datasets that mimic biologic</w:t>
      </w:r>
      <w:ins w:id="55" w:author="Summer Eckhardt" w:date="2025-01-24T10:16:00Z" w16du:dateUtc="2025-01-24T15:16:00Z">
        <w:r w:rsidR="006F1F87">
          <w:rPr>
            <w:rFonts w:ascii="Arial" w:hAnsi="Arial" w:cs="Arial"/>
          </w:rPr>
          <w:t>al</w:t>
        </w:r>
      </w:ins>
      <w:r w:rsidRPr="00124140">
        <w:rPr>
          <w:rFonts w:ascii="Arial" w:hAnsi="Arial" w:cs="Arial"/>
        </w:rPr>
        <w:t xml:space="preserve"> ones. Currently</w:t>
      </w:r>
      <w:ins w:id="56" w:author="Summer Eckhardt" w:date="2025-01-24T10:16:00Z" w16du:dateUtc="2025-01-24T15:16:00Z">
        <w:r w:rsidR="006F1F87">
          <w:rPr>
            <w:rFonts w:ascii="Arial" w:hAnsi="Arial" w:cs="Arial"/>
          </w:rPr>
          <w:t>,</w:t>
        </w:r>
      </w:ins>
      <w:r w:rsidRPr="00124140">
        <w:rPr>
          <w:rFonts w:ascii="Arial" w:hAnsi="Arial" w:cs="Arial"/>
        </w:rPr>
        <w:t xml:space="preserve"> there are calls for vocal communication research to take advantage </w:t>
      </w:r>
      <w:ins w:id="57" w:author="Summer Eckhardt" w:date="2025-01-24T10:16:00Z" w16du:dateUtc="2025-01-24T15:16:00Z">
        <w:r w:rsidR="006F1F87">
          <w:rPr>
            <w:rFonts w:ascii="Arial" w:hAnsi="Arial" w:cs="Arial"/>
          </w:rPr>
          <w:t xml:space="preserve">of </w:t>
        </w:r>
      </w:ins>
      <w:r w:rsidRPr="00124140">
        <w:rPr>
          <w:rFonts w:ascii="Arial" w:hAnsi="Arial" w:cs="Arial"/>
        </w:rPr>
        <w:t>large-scale quantification methods that are often used in animal movement research (</w:t>
      </w:r>
      <w:proofErr w:type="spellStart"/>
      <w:r w:rsidRPr="00124140">
        <w:rPr>
          <w:rFonts w:ascii="Arial" w:hAnsi="Arial" w:cs="Arial"/>
        </w:rPr>
        <w:t>Sainburg</w:t>
      </w:r>
      <w:proofErr w:type="spellEnd"/>
      <w:r w:rsidRPr="00124140">
        <w:rPr>
          <w:rFonts w:ascii="Arial" w:hAnsi="Arial" w:cs="Arial"/>
        </w:rPr>
        <w:t xml:space="preserve"> &amp; Gentner, 2021). Researchers are already using these datasets in combination with natural ones to determine which analytic tools perform best to assess complexity and animal vocal sequences (</w:t>
      </w:r>
      <w:proofErr w:type="spellStart"/>
      <w:r w:rsidRPr="00124140">
        <w:rPr>
          <w:rFonts w:ascii="Arial" w:hAnsi="Arial" w:cs="Arial"/>
        </w:rPr>
        <w:t>Kershenbaum</w:t>
      </w:r>
      <w:proofErr w:type="spellEnd"/>
      <w:r w:rsidRPr="00124140">
        <w:rPr>
          <w:rFonts w:ascii="Arial" w:hAnsi="Arial" w:cs="Arial"/>
        </w:rPr>
        <w:t xml:space="preserve"> &amp; Garland, 2015) or to validate new methods for </w:t>
      </w:r>
      <w:proofErr w:type="gramStart"/>
      <w:r w:rsidRPr="00124140">
        <w:rPr>
          <w:rFonts w:ascii="Arial" w:hAnsi="Arial" w:cs="Arial"/>
        </w:rPr>
        <w:t>calculate</w:t>
      </w:r>
      <w:proofErr w:type="gramEnd"/>
      <w:r w:rsidRPr="00124140">
        <w:rPr>
          <w:rFonts w:ascii="Arial" w:hAnsi="Arial" w:cs="Arial"/>
        </w:rPr>
        <w:t xml:space="preserve"> and quantify acoustic structure (Keen et al., 2021; Sawant et al., 2022). There are several packages in R that allow researchers to create synthetic vocal signal datasets with biological relevance. [sentences about </w:t>
      </w:r>
      <w:proofErr w:type="spellStart"/>
      <w:r w:rsidRPr="00124140">
        <w:rPr>
          <w:rFonts w:ascii="Arial" w:hAnsi="Arial" w:cs="Arial"/>
        </w:rPr>
        <w:t>wableR</w:t>
      </w:r>
      <w:proofErr w:type="spellEnd"/>
      <w:r w:rsidRPr="00124140">
        <w:rPr>
          <w:rFonts w:ascii="Arial" w:hAnsi="Arial" w:cs="Arial"/>
        </w:rPr>
        <w:t xml:space="preserve"> and </w:t>
      </w:r>
      <w:proofErr w:type="spellStart"/>
      <w:proofErr w:type="gramStart"/>
      <w:r w:rsidRPr="00124140">
        <w:rPr>
          <w:rFonts w:ascii="Arial" w:hAnsi="Arial" w:cs="Arial"/>
        </w:rPr>
        <w:t>soundgen</w:t>
      </w:r>
      <w:proofErr w:type="spellEnd"/>
      <w:r w:rsidRPr="00124140">
        <w:rPr>
          <w:rFonts w:ascii="Arial" w:hAnsi="Arial" w:cs="Arial"/>
        </w:rPr>
        <w:t>]  .</w:t>
      </w:r>
      <w:proofErr w:type="gramEnd"/>
      <w:r w:rsidRPr="00124140">
        <w:rPr>
          <w:rFonts w:ascii="Arial" w:hAnsi="Arial" w:cs="Arial"/>
        </w:rPr>
        <w:t xml:space="preserve"> An underused function of these </w:t>
      </w:r>
      <w:r w:rsidRPr="00124140">
        <w:rPr>
          <w:rFonts w:ascii="Arial" w:hAnsi="Arial" w:cs="Arial"/>
        </w:rPr>
        <w:lastRenderedPageBreak/>
        <w:t xml:space="preserve">packages in animal communication is that they provide researchers with the ability to manipulate information in synthetic signals to specifically study the types of information encoded in a signal, how much information is encoded, and where the information is encoded in a signal.  </w:t>
      </w:r>
    </w:p>
    <w:p w14:paraId="0D751309" w14:textId="77777777" w:rsidR="002733D3" w:rsidRDefault="002733D3" w:rsidP="00124140">
      <w:pPr>
        <w:spacing w:line="360" w:lineRule="auto"/>
        <w:rPr>
          <w:rFonts w:ascii="Arial" w:hAnsi="Arial" w:cs="Arial"/>
          <w:b/>
          <w:bCs/>
        </w:rPr>
      </w:pPr>
      <w:r>
        <w:rPr>
          <w:rFonts w:ascii="Arial" w:hAnsi="Arial" w:cs="Arial"/>
          <w:b/>
          <w:bCs/>
        </w:rPr>
        <w:br w:type="page"/>
      </w:r>
    </w:p>
    <w:p w14:paraId="06C8776A" w14:textId="2113BE37" w:rsidR="002733D3" w:rsidRPr="002733D3" w:rsidRDefault="002733D3" w:rsidP="00A931F0">
      <w:pPr>
        <w:rPr>
          <w:rFonts w:ascii="Arial" w:hAnsi="Arial" w:cs="Arial"/>
          <w:b/>
          <w:bCs/>
        </w:rPr>
      </w:pPr>
      <w:r w:rsidRPr="002733D3">
        <w:rPr>
          <w:rFonts w:ascii="Arial" w:hAnsi="Arial" w:cs="Arial"/>
          <w:b/>
          <w:bCs/>
        </w:rPr>
        <w:lastRenderedPageBreak/>
        <w:t>References</w:t>
      </w:r>
    </w:p>
    <w:p w14:paraId="51B07F47" w14:textId="77777777" w:rsidR="002733D3" w:rsidRDefault="002733D3" w:rsidP="00A931F0">
      <w:pPr>
        <w:rPr>
          <w:rFonts w:ascii="Arial" w:hAnsi="Arial" w:cs="Arial"/>
        </w:rPr>
      </w:pPr>
    </w:p>
    <w:p w14:paraId="572AB0BF" w14:textId="77777777" w:rsidR="0002480A" w:rsidRPr="0002480A" w:rsidRDefault="002733D3" w:rsidP="0002480A">
      <w:pPr>
        <w:pStyle w:val="Bibliography"/>
        <w:rPr>
          <w:rFonts w:ascii="Arial" w:hAnsi="Arial" w:cs="Arial"/>
        </w:rPr>
      </w:pPr>
      <w:r>
        <w:rPr>
          <w:rFonts w:ascii="Arial" w:hAnsi="Arial" w:cs="Arial"/>
        </w:rPr>
        <w:fldChar w:fldCharType="begin"/>
      </w:r>
      <w:r w:rsidR="00834B5D">
        <w:rPr>
          <w:rFonts w:ascii="Arial" w:hAnsi="Arial" w:cs="Arial"/>
        </w:rPr>
        <w:instrText xml:space="preserve"> ADDIN ZOTERO_BIBL {"uncited":[],"omitted":[],"custom":[]} CSL_BIBLIOGRAPHY </w:instrText>
      </w:r>
      <w:r>
        <w:rPr>
          <w:rFonts w:ascii="Arial" w:hAnsi="Arial" w:cs="Arial"/>
        </w:rPr>
        <w:fldChar w:fldCharType="separate"/>
      </w:r>
      <w:r w:rsidR="0002480A" w:rsidRPr="0002480A">
        <w:rPr>
          <w:rFonts w:ascii="Arial" w:hAnsi="Arial" w:cs="Arial"/>
        </w:rPr>
        <w:t xml:space="preserve">Araya-Salas, M., Smith-Vidaurre, G., Mennill, D. J., González-Gómez, P. L., Cahill, J., &amp; Wright, T. F. (2019). Social group signatures in hummingbird displays provide evidence of co-occurrence of vocal and visual learning. </w:t>
      </w:r>
      <w:r w:rsidR="0002480A" w:rsidRPr="0002480A">
        <w:rPr>
          <w:rFonts w:ascii="Arial" w:hAnsi="Arial" w:cs="Arial"/>
          <w:i/>
          <w:iCs/>
        </w:rPr>
        <w:t>Proceedings of the Royal Society B: Biological Sciences</w:t>
      </w:r>
      <w:r w:rsidR="0002480A" w:rsidRPr="0002480A">
        <w:rPr>
          <w:rFonts w:ascii="Arial" w:hAnsi="Arial" w:cs="Arial"/>
        </w:rPr>
        <w:t xml:space="preserve">, </w:t>
      </w:r>
      <w:r w:rsidR="0002480A" w:rsidRPr="0002480A">
        <w:rPr>
          <w:rFonts w:ascii="Arial" w:hAnsi="Arial" w:cs="Arial"/>
          <w:i/>
          <w:iCs/>
        </w:rPr>
        <w:t>286</w:t>
      </w:r>
      <w:r w:rsidR="0002480A" w:rsidRPr="0002480A">
        <w:rPr>
          <w:rFonts w:ascii="Arial" w:hAnsi="Arial" w:cs="Arial"/>
        </w:rPr>
        <w:t>(1903), 20190666. https://doi.org/10.1098/rspb.2019.0666</w:t>
      </w:r>
    </w:p>
    <w:p w14:paraId="1BCB755E" w14:textId="77777777" w:rsidR="0002480A" w:rsidRPr="0002480A" w:rsidRDefault="0002480A" w:rsidP="0002480A">
      <w:pPr>
        <w:pStyle w:val="Bibliography"/>
        <w:rPr>
          <w:rFonts w:ascii="Arial" w:hAnsi="Arial" w:cs="Arial"/>
        </w:rPr>
      </w:pPr>
      <w:r w:rsidRPr="0002480A">
        <w:rPr>
          <w:rFonts w:ascii="Arial" w:hAnsi="Arial" w:cs="Arial"/>
        </w:rPr>
        <w:t xml:space="preserve">Beecher, M. D. (1989). Signalling systems for individual recognition: An information theory approach. </w:t>
      </w:r>
      <w:r w:rsidRPr="0002480A">
        <w:rPr>
          <w:rFonts w:ascii="Arial" w:hAnsi="Arial" w:cs="Arial"/>
          <w:i/>
          <w:iCs/>
        </w:rPr>
        <w:t>Animal Behaviour</w:t>
      </w:r>
      <w:r w:rsidRPr="0002480A">
        <w:rPr>
          <w:rFonts w:ascii="Arial" w:hAnsi="Arial" w:cs="Arial"/>
        </w:rPr>
        <w:t xml:space="preserve">, </w:t>
      </w:r>
      <w:r w:rsidRPr="0002480A">
        <w:rPr>
          <w:rFonts w:ascii="Arial" w:hAnsi="Arial" w:cs="Arial"/>
          <w:i/>
          <w:iCs/>
        </w:rPr>
        <w:t>38</w:t>
      </w:r>
      <w:r w:rsidRPr="0002480A">
        <w:rPr>
          <w:rFonts w:ascii="Arial" w:hAnsi="Arial" w:cs="Arial"/>
        </w:rPr>
        <w:t>(2), 248–261. https://doi.org/10.1016/S0003-3472(89)80087-9</w:t>
      </w:r>
    </w:p>
    <w:p w14:paraId="676252CA" w14:textId="77777777" w:rsidR="0002480A" w:rsidRPr="0002480A" w:rsidRDefault="0002480A" w:rsidP="0002480A">
      <w:pPr>
        <w:pStyle w:val="Bibliography"/>
        <w:rPr>
          <w:rFonts w:ascii="Arial" w:hAnsi="Arial" w:cs="Arial"/>
        </w:rPr>
      </w:pPr>
      <w:r w:rsidRPr="0002480A">
        <w:rPr>
          <w:rFonts w:ascii="Arial" w:hAnsi="Arial" w:cs="Arial"/>
        </w:rPr>
        <w:t xml:space="preserve">Berg, K. S., Delgado, S., Cortopassi, K. A., Beissinger, S. R., &amp; Bradbury, J. W. (2011). Vertical transmission of learned signatures in a wild parrot. </w:t>
      </w:r>
      <w:r w:rsidRPr="0002480A">
        <w:rPr>
          <w:rFonts w:ascii="Arial" w:hAnsi="Arial" w:cs="Arial"/>
          <w:i/>
          <w:iCs/>
        </w:rPr>
        <w:t>Proceedings of the Royal Society B: Biological Sciences</w:t>
      </w:r>
      <w:r w:rsidRPr="0002480A">
        <w:rPr>
          <w:rFonts w:ascii="Arial" w:hAnsi="Arial" w:cs="Arial"/>
        </w:rPr>
        <w:t xml:space="preserve">, </w:t>
      </w:r>
      <w:r w:rsidRPr="0002480A">
        <w:rPr>
          <w:rFonts w:ascii="Arial" w:hAnsi="Arial" w:cs="Arial"/>
          <w:i/>
          <w:iCs/>
        </w:rPr>
        <w:t>279</w:t>
      </w:r>
      <w:r w:rsidRPr="0002480A">
        <w:rPr>
          <w:rFonts w:ascii="Arial" w:hAnsi="Arial" w:cs="Arial"/>
        </w:rPr>
        <w:t>(1728), 585–591. https://doi.org/10.1098/rspb.2011.0932</w:t>
      </w:r>
    </w:p>
    <w:p w14:paraId="420EFFB3" w14:textId="77777777" w:rsidR="0002480A" w:rsidRPr="0002480A" w:rsidRDefault="0002480A" w:rsidP="0002480A">
      <w:pPr>
        <w:pStyle w:val="Bibliography"/>
        <w:rPr>
          <w:rFonts w:ascii="Arial" w:hAnsi="Arial" w:cs="Arial"/>
        </w:rPr>
      </w:pPr>
      <w:r w:rsidRPr="0002480A">
        <w:rPr>
          <w:rFonts w:ascii="Arial" w:hAnsi="Arial" w:cs="Arial"/>
        </w:rPr>
        <w:t xml:space="preserve">Berg, K. S., Delgado, S., Okawa, R., Beissinger, S. R., &amp; Bradbury, J. W. (2011). Contact calls are used for individual mate recognition in free-ranging green-rumped parrotlets, </w:t>
      </w:r>
      <w:r w:rsidRPr="0002480A">
        <w:rPr>
          <w:rFonts w:ascii="Arial" w:hAnsi="Arial" w:cs="Arial"/>
          <w:i/>
          <w:iCs/>
        </w:rPr>
        <w:t>Forpus passerinus</w:t>
      </w:r>
      <w:r w:rsidRPr="0002480A">
        <w:rPr>
          <w:rFonts w:ascii="Arial" w:hAnsi="Arial" w:cs="Arial"/>
        </w:rPr>
        <w:t xml:space="preserve">. </w:t>
      </w:r>
      <w:r w:rsidRPr="0002480A">
        <w:rPr>
          <w:rFonts w:ascii="Arial" w:hAnsi="Arial" w:cs="Arial"/>
          <w:i/>
          <w:iCs/>
        </w:rPr>
        <w:t>Animal Behaviour</w:t>
      </w:r>
      <w:r w:rsidRPr="0002480A">
        <w:rPr>
          <w:rFonts w:ascii="Arial" w:hAnsi="Arial" w:cs="Arial"/>
        </w:rPr>
        <w:t xml:space="preserve">, </w:t>
      </w:r>
      <w:r w:rsidRPr="0002480A">
        <w:rPr>
          <w:rFonts w:ascii="Arial" w:hAnsi="Arial" w:cs="Arial"/>
          <w:i/>
          <w:iCs/>
        </w:rPr>
        <w:t>81</w:t>
      </w:r>
      <w:r w:rsidRPr="0002480A">
        <w:rPr>
          <w:rFonts w:ascii="Arial" w:hAnsi="Arial" w:cs="Arial"/>
        </w:rPr>
        <w:t>(1), 241–248. https://doi.org/10.1016/j.anbehav.2010.10.012</w:t>
      </w:r>
    </w:p>
    <w:p w14:paraId="54745A95" w14:textId="77777777" w:rsidR="0002480A" w:rsidRPr="0002480A" w:rsidRDefault="0002480A" w:rsidP="0002480A">
      <w:pPr>
        <w:pStyle w:val="Bibliography"/>
        <w:rPr>
          <w:rFonts w:ascii="Arial" w:hAnsi="Arial" w:cs="Arial"/>
        </w:rPr>
      </w:pPr>
      <w:r w:rsidRPr="0002480A">
        <w:rPr>
          <w:rFonts w:ascii="Arial" w:hAnsi="Arial" w:cs="Arial"/>
        </w:rPr>
        <w:t xml:space="preserve">Bradbury, J. W., &amp; Balsby, T. J. S. (2016). The functions of vocal learning in parrots | Behavioral Ecology and Sociobiology. </w:t>
      </w:r>
      <w:r w:rsidRPr="0002480A">
        <w:rPr>
          <w:rFonts w:ascii="Arial" w:hAnsi="Arial" w:cs="Arial"/>
          <w:i/>
          <w:iCs/>
        </w:rPr>
        <w:t>Behavioral Ecology and Sociobiology</w:t>
      </w:r>
      <w:r w:rsidRPr="0002480A">
        <w:rPr>
          <w:rFonts w:ascii="Arial" w:hAnsi="Arial" w:cs="Arial"/>
        </w:rPr>
        <w:t xml:space="preserve">, </w:t>
      </w:r>
      <w:r w:rsidRPr="0002480A">
        <w:rPr>
          <w:rFonts w:ascii="Arial" w:hAnsi="Arial" w:cs="Arial"/>
          <w:i/>
          <w:iCs/>
        </w:rPr>
        <w:t>70</w:t>
      </w:r>
      <w:r w:rsidRPr="0002480A">
        <w:rPr>
          <w:rFonts w:ascii="Arial" w:hAnsi="Arial" w:cs="Arial"/>
        </w:rPr>
        <w:t>, 293–312.</w:t>
      </w:r>
    </w:p>
    <w:p w14:paraId="0EC3D6D4" w14:textId="77777777" w:rsidR="0002480A" w:rsidRPr="0002480A" w:rsidRDefault="0002480A" w:rsidP="0002480A">
      <w:pPr>
        <w:pStyle w:val="Bibliography"/>
        <w:rPr>
          <w:rFonts w:ascii="Arial" w:hAnsi="Arial" w:cs="Arial"/>
        </w:rPr>
      </w:pPr>
      <w:r w:rsidRPr="0002480A">
        <w:rPr>
          <w:rFonts w:ascii="Arial" w:hAnsi="Arial" w:cs="Arial"/>
        </w:rPr>
        <w:t xml:space="preserve">Bradbury, J. W., &amp; Vehrencamp, S. L. (1998). </w:t>
      </w:r>
      <w:r w:rsidRPr="0002480A">
        <w:rPr>
          <w:rFonts w:ascii="Arial" w:hAnsi="Arial" w:cs="Arial"/>
          <w:i/>
          <w:iCs/>
        </w:rPr>
        <w:t>Principles of animal communication</w:t>
      </w:r>
      <w:r w:rsidRPr="0002480A">
        <w:rPr>
          <w:rFonts w:ascii="Arial" w:hAnsi="Arial" w:cs="Arial"/>
        </w:rPr>
        <w:t xml:space="preserve"> (1st ed.). Sinauer Associates, Inc.</w:t>
      </w:r>
    </w:p>
    <w:p w14:paraId="0A154E8C" w14:textId="77777777" w:rsidR="0002480A" w:rsidRPr="0002480A" w:rsidRDefault="0002480A" w:rsidP="0002480A">
      <w:pPr>
        <w:pStyle w:val="Bibliography"/>
        <w:rPr>
          <w:rFonts w:ascii="Arial" w:hAnsi="Arial" w:cs="Arial"/>
        </w:rPr>
      </w:pPr>
      <w:r w:rsidRPr="0002480A">
        <w:rPr>
          <w:rFonts w:ascii="Arial" w:hAnsi="Arial" w:cs="Arial"/>
        </w:rPr>
        <w:t xml:space="preserve">Bruck, J. N., Walmsley, S. F., &amp; Janik, V. M. (2022). Cross-modal perception of identity by sound and taste in bottlenose dolphins. </w:t>
      </w:r>
      <w:r w:rsidRPr="0002480A">
        <w:rPr>
          <w:rFonts w:ascii="Arial" w:hAnsi="Arial" w:cs="Arial"/>
          <w:i/>
          <w:iCs/>
        </w:rPr>
        <w:t>Science Advances</w:t>
      </w:r>
      <w:r w:rsidRPr="0002480A">
        <w:rPr>
          <w:rFonts w:ascii="Arial" w:hAnsi="Arial" w:cs="Arial"/>
        </w:rPr>
        <w:t xml:space="preserve">, </w:t>
      </w:r>
      <w:r w:rsidRPr="0002480A">
        <w:rPr>
          <w:rFonts w:ascii="Arial" w:hAnsi="Arial" w:cs="Arial"/>
          <w:i/>
          <w:iCs/>
        </w:rPr>
        <w:t>8</w:t>
      </w:r>
      <w:r w:rsidRPr="0002480A">
        <w:rPr>
          <w:rFonts w:ascii="Arial" w:hAnsi="Arial" w:cs="Arial"/>
        </w:rPr>
        <w:t>(20), eabm7684. https://doi.org/10.1126/sciadv.abm7684</w:t>
      </w:r>
    </w:p>
    <w:p w14:paraId="6E7307EE" w14:textId="77777777" w:rsidR="0002480A" w:rsidRPr="0002480A" w:rsidRDefault="0002480A" w:rsidP="0002480A">
      <w:pPr>
        <w:pStyle w:val="Bibliography"/>
        <w:rPr>
          <w:rFonts w:ascii="Arial" w:hAnsi="Arial" w:cs="Arial"/>
        </w:rPr>
      </w:pPr>
      <w:r w:rsidRPr="0002480A">
        <w:rPr>
          <w:rFonts w:ascii="Arial" w:hAnsi="Arial" w:cs="Arial"/>
        </w:rPr>
        <w:t xml:space="preserve">Buhrman-Deever, S. C., Rappaport, A. R., &amp; Bradbury, J. W. (2007). Geographic Variation in Contact Calls of Feral North American Populations of the Monk Parakeet. </w:t>
      </w:r>
      <w:r w:rsidRPr="0002480A">
        <w:rPr>
          <w:rFonts w:ascii="Arial" w:hAnsi="Arial" w:cs="Arial"/>
          <w:i/>
          <w:iCs/>
        </w:rPr>
        <w:t>The Condor</w:t>
      </w:r>
      <w:r w:rsidRPr="0002480A">
        <w:rPr>
          <w:rFonts w:ascii="Arial" w:hAnsi="Arial" w:cs="Arial"/>
        </w:rPr>
        <w:t xml:space="preserve">, </w:t>
      </w:r>
      <w:r w:rsidRPr="0002480A">
        <w:rPr>
          <w:rFonts w:ascii="Arial" w:hAnsi="Arial" w:cs="Arial"/>
          <w:i/>
          <w:iCs/>
        </w:rPr>
        <w:t>109</w:t>
      </w:r>
      <w:r w:rsidRPr="0002480A">
        <w:rPr>
          <w:rFonts w:ascii="Arial" w:hAnsi="Arial" w:cs="Arial"/>
        </w:rPr>
        <w:t>(2), 389–398. https://doi.org/10.1093/condor/109.2.389</w:t>
      </w:r>
    </w:p>
    <w:p w14:paraId="4E0422B5" w14:textId="77777777" w:rsidR="0002480A" w:rsidRPr="0002480A" w:rsidRDefault="0002480A" w:rsidP="0002480A">
      <w:pPr>
        <w:pStyle w:val="Bibliography"/>
        <w:rPr>
          <w:rFonts w:ascii="Arial" w:hAnsi="Arial" w:cs="Arial"/>
        </w:rPr>
      </w:pPr>
      <w:r w:rsidRPr="0002480A">
        <w:rPr>
          <w:rFonts w:ascii="Arial" w:hAnsi="Arial" w:cs="Arial"/>
        </w:rPr>
        <w:t xml:space="preserve">Carouso-Peck, S., Goldstein, M. H., &amp; Fitch, W. T. (2021). The many functions of vocal learning. </w:t>
      </w:r>
      <w:r w:rsidRPr="0002480A">
        <w:rPr>
          <w:rFonts w:ascii="Arial" w:hAnsi="Arial" w:cs="Arial"/>
          <w:i/>
          <w:iCs/>
        </w:rPr>
        <w:t>Philosophical Transactions of the Royal Society B: Biological Sciences</w:t>
      </w:r>
      <w:r w:rsidRPr="0002480A">
        <w:rPr>
          <w:rFonts w:ascii="Arial" w:hAnsi="Arial" w:cs="Arial"/>
        </w:rPr>
        <w:t xml:space="preserve">, </w:t>
      </w:r>
      <w:r w:rsidRPr="0002480A">
        <w:rPr>
          <w:rFonts w:ascii="Arial" w:hAnsi="Arial" w:cs="Arial"/>
          <w:i/>
          <w:iCs/>
        </w:rPr>
        <w:t>376</w:t>
      </w:r>
      <w:r w:rsidRPr="0002480A">
        <w:rPr>
          <w:rFonts w:ascii="Arial" w:hAnsi="Arial" w:cs="Arial"/>
        </w:rPr>
        <w:t>(1836), 20200235. https://doi.org/10.1098/rstb.2020.0235</w:t>
      </w:r>
    </w:p>
    <w:p w14:paraId="0FB44D4D" w14:textId="77777777" w:rsidR="0002480A" w:rsidRPr="0002480A" w:rsidRDefault="0002480A" w:rsidP="0002480A">
      <w:pPr>
        <w:pStyle w:val="Bibliography"/>
        <w:rPr>
          <w:rFonts w:ascii="Arial" w:hAnsi="Arial" w:cs="Arial"/>
        </w:rPr>
      </w:pPr>
      <w:r w:rsidRPr="0002480A">
        <w:rPr>
          <w:rFonts w:ascii="Arial" w:hAnsi="Arial" w:cs="Arial"/>
        </w:rPr>
        <w:t xml:space="preserve">Clark, C. W., Marler, P., &amp; Beeman, K. (1987). Quantitative Analysis of Animal Vocal Phonology: An Application to Swamp Sparrow Song. </w:t>
      </w:r>
      <w:r w:rsidRPr="0002480A">
        <w:rPr>
          <w:rFonts w:ascii="Arial" w:hAnsi="Arial" w:cs="Arial"/>
          <w:i/>
          <w:iCs/>
        </w:rPr>
        <w:t>Ethology</w:t>
      </w:r>
      <w:r w:rsidRPr="0002480A">
        <w:rPr>
          <w:rFonts w:ascii="Arial" w:hAnsi="Arial" w:cs="Arial"/>
        </w:rPr>
        <w:t xml:space="preserve">, </w:t>
      </w:r>
      <w:r w:rsidRPr="0002480A">
        <w:rPr>
          <w:rFonts w:ascii="Arial" w:hAnsi="Arial" w:cs="Arial"/>
          <w:i/>
          <w:iCs/>
        </w:rPr>
        <w:t>76</w:t>
      </w:r>
      <w:r w:rsidRPr="0002480A">
        <w:rPr>
          <w:rFonts w:ascii="Arial" w:hAnsi="Arial" w:cs="Arial"/>
        </w:rPr>
        <w:t>(2), 101–115. https://doi.org/10.1111/j.1439-0310.1987.tb00676.x</w:t>
      </w:r>
    </w:p>
    <w:p w14:paraId="13064AC2" w14:textId="77777777" w:rsidR="0002480A" w:rsidRPr="0002480A" w:rsidRDefault="0002480A" w:rsidP="0002480A">
      <w:pPr>
        <w:pStyle w:val="Bibliography"/>
        <w:rPr>
          <w:rFonts w:ascii="Arial" w:hAnsi="Arial" w:cs="Arial"/>
        </w:rPr>
      </w:pPr>
      <w:r w:rsidRPr="0002480A">
        <w:rPr>
          <w:rFonts w:ascii="Arial" w:hAnsi="Arial" w:cs="Arial"/>
        </w:rPr>
        <w:t xml:space="preserve">Coppinger, B. A., Davis, J. E., &amp; Freeberg, T. M. (2019). Flock-mate familiarity affects note composition of chickadee calls. </w:t>
      </w:r>
      <w:r w:rsidRPr="0002480A">
        <w:rPr>
          <w:rFonts w:ascii="Arial" w:hAnsi="Arial" w:cs="Arial"/>
          <w:i/>
          <w:iCs/>
        </w:rPr>
        <w:t>Acta Ethologica</w:t>
      </w:r>
      <w:r w:rsidRPr="0002480A">
        <w:rPr>
          <w:rFonts w:ascii="Arial" w:hAnsi="Arial" w:cs="Arial"/>
        </w:rPr>
        <w:t xml:space="preserve">, </w:t>
      </w:r>
      <w:r w:rsidRPr="0002480A">
        <w:rPr>
          <w:rFonts w:ascii="Arial" w:hAnsi="Arial" w:cs="Arial"/>
          <w:i/>
          <w:iCs/>
        </w:rPr>
        <w:t>22</w:t>
      </w:r>
      <w:r w:rsidRPr="0002480A">
        <w:rPr>
          <w:rFonts w:ascii="Arial" w:hAnsi="Arial" w:cs="Arial"/>
        </w:rPr>
        <w:t>(1), 73–77. https://doi.org/10.1007/s10211-019-00308-8</w:t>
      </w:r>
    </w:p>
    <w:p w14:paraId="736EA866" w14:textId="77777777" w:rsidR="0002480A" w:rsidRPr="0002480A" w:rsidRDefault="0002480A" w:rsidP="0002480A">
      <w:pPr>
        <w:pStyle w:val="Bibliography"/>
        <w:rPr>
          <w:rFonts w:ascii="Arial" w:hAnsi="Arial" w:cs="Arial"/>
        </w:rPr>
      </w:pPr>
      <w:r w:rsidRPr="0002480A">
        <w:rPr>
          <w:rFonts w:ascii="Arial" w:hAnsi="Arial" w:cs="Arial"/>
        </w:rPr>
        <w:t xml:space="preserve">Deecke, V. B., Barrett-Lennard, L. G., Spong, P., &amp; Ford, J. K. B. (2010). The structure of stereotyped calls reflects kinship and social affiliation in resident killer whales (Orcinus orca). </w:t>
      </w:r>
      <w:r w:rsidRPr="0002480A">
        <w:rPr>
          <w:rFonts w:ascii="Arial" w:hAnsi="Arial" w:cs="Arial"/>
          <w:i/>
          <w:iCs/>
        </w:rPr>
        <w:t>Naturwissenschaften</w:t>
      </w:r>
      <w:r w:rsidRPr="0002480A">
        <w:rPr>
          <w:rFonts w:ascii="Arial" w:hAnsi="Arial" w:cs="Arial"/>
        </w:rPr>
        <w:t xml:space="preserve">, </w:t>
      </w:r>
      <w:r w:rsidRPr="0002480A">
        <w:rPr>
          <w:rFonts w:ascii="Arial" w:hAnsi="Arial" w:cs="Arial"/>
          <w:i/>
          <w:iCs/>
        </w:rPr>
        <w:t>97</w:t>
      </w:r>
      <w:r w:rsidRPr="0002480A">
        <w:rPr>
          <w:rFonts w:ascii="Arial" w:hAnsi="Arial" w:cs="Arial"/>
        </w:rPr>
        <w:t>(5), 513–518. https://doi.org/10.1007/s00114-010-0657-z</w:t>
      </w:r>
    </w:p>
    <w:p w14:paraId="773F4C89" w14:textId="77777777" w:rsidR="0002480A" w:rsidRPr="0002480A" w:rsidRDefault="0002480A" w:rsidP="0002480A">
      <w:pPr>
        <w:pStyle w:val="Bibliography"/>
        <w:rPr>
          <w:rFonts w:ascii="Arial" w:hAnsi="Arial" w:cs="Arial"/>
        </w:rPr>
      </w:pPr>
      <w:r w:rsidRPr="0002480A">
        <w:rPr>
          <w:rFonts w:ascii="Arial" w:hAnsi="Arial" w:cs="Arial"/>
        </w:rPr>
        <w:t xml:space="preserve">Deecke, V. B., Ford, J. K. B., &amp; Spong, P. (2000). Dialect change in resident killer whales: Implications for vocal learning and cultural transmission. </w:t>
      </w:r>
      <w:r w:rsidRPr="0002480A">
        <w:rPr>
          <w:rFonts w:ascii="Arial" w:hAnsi="Arial" w:cs="Arial"/>
          <w:i/>
          <w:iCs/>
        </w:rPr>
        <w:t>Animal Behaviour</w:t>
      </w:r>
      <w:r w:rsidRPr="0002480A">
        <w:rPr>
          <w:rFonts w:ascii="Arial" w:hAnsi="Arial" w:cs="Arial"/>
        </w:rPr>
        <w:t xml:space="preserve">, </w:t>
      </w:r>
      <w:r w:rsidRPr="0002480A">
        <w:rPr>
          <w:rFonts w:ascii="Arial" w:hAnsi="Arial" w:cs="Arial"/>
          <w:i/>
          <w:iCs/>
        </w:rPr>
        <w:t>60</w:t>
      </w:r>
      <w:r w:rsidRPr="0002480A">
        <w:rPr>
          <w:rFonts w:ascii="Arial" w:hAnsi="Arial" w:cs="Arial"/>
        </w:rPr>
        <w:t>(5), 629–638. https://doi.org/10.1006/anbe.2000.1454</w:t>
      </w:r>
    </w:p>
    <w:p w14:paraId="52680ACC" w14:textId="77777777" w:rsidR="0002480A" w:rsidRPr="0002480A" w:rsidRDefault="0002480A" w:rsidP="0002480A">
      <w:pPr>
        <w:pStyle w:val="Bibliography"/>
        <w:rPr>
          <w:rFonts w:ascii="Arial" w:hAnsi="Arial" w:cs="Arial"/>
        </w:rPr>
      </w:pPr>
      <w:r w:rsidRPr="0002480A">
        <w:rPr>
          <w:rFonts w:ascii="Arial" w:hAnsi="Arial" w:cs="Arial"/>
        </w:rPr>
        <w:t xml:space="preserve">Downie, J. S. (2003). Music information retrieval. </w:t>
      </w:r>
      <w:r w:rsidRPr="0002480A">
        <w:rPr>
          <w:rFonts w:ascii="Arial" w:hAnsi="Arial" w:cs="Arial"/>
          <w:i/>
          <w:iCs/>
        </w:rPr>
        <w:t>Annual Review of Information Science and Technology</w:t>
      </w:r>
      <w:r w:rsidRPr="0002480A">
        <w:rPr>
          <w:rFonts w:ascii="Arial" w:hAnsi="Arial" w:cs="Arial"/>
        </w:rPr>
        <w:t xml:space="preserve">, </w:t>
      </w:r>
      <w:r w:rsidRPr="0002480A">
        <w:rPr>
          <w:rFonts w:ascii="Arial" w:hAnsi="Arial" w:cs="Arial"/>
          <w:i/>
          <w:iCs/>
        </w:rPr>
        <w:t>37</w:t>
      </w:r>
      <w:r w:rsidRPr="0002480A">
        <w:rPr>
          <w:rFonts w:ascii="Arial" w:hAnsi="Arial" w:cs="Arial"/>
        </w:rPr>
        <w:t>(1), 295–340.</w:t>
      </w:r>
    </w:p>
    <w:p w14:paraId="7C7304A7" w14:textId="77777777" w:rsidR="0002480A" w:rsidRPr="0002480A" w:rsidRDefault="0002480A" w:rsidP="0002480A">
      <w:pPr>
        <w:pStyle w:val="Bibliography"/>
        <w:rPr>
          <w:rFonts w:ascii="Arial" w:hAnsi="Arial" w:cs="Arial"/>
        </w:rPr>
      </w:pPr>
      <w:r w:rsidRPr="0002480A">
        <w:rPr>
          <w:rFonts w:ascii="Arial" w:hAnsi="Arial" w:cs="Arial"/>
        </w:rPr>
        <w:lastRenderedPageBreak/>
        <w:t xml:space="preserve">Ford, J. K. B. (1991). Vocal traditions among resident killer whales (Orcinus orca) in coastal waters of British Columbia. </w:t>
      </w:r>
      <w:r w:rsidRPr="0002480A">
        <w:rPr>
          <w:rFonts w:ascii="Arial" w:hAnsi="Arial" w:cs="Arial"/>
          <w:i/>
          <w:iCs/>
        </w:rPr>
        <w:t>Canadian Journal of Zoology</w:t>
      </w:r>
      <w:r w:rsidRPr="0002480A">
        <w:rPr>
          <w:rFonts w:ascii="Arial" w:hAnsi="Arial" w:cs="Arial"/>
        </w:rPr>
        <w:t xml:space="preserve">, </w:t>
      </w:r>
      <w:r w:rsidRPr="0002480A">
        <w:rPr>
          <w:rFonts w:ascii="Arial" w:hAnsi="Arial" w:cs="Arial"/>
          <w:i/>
          <w:iCs/>
        </w:rPr>
        <w:t>69</w:t>
      </w:r>
      <w:r w:rsidRPr="0002480A">
        <w:rPr>
          <w:rFonts w:ascii="Arial" w:hAnsi="Arial" w:cs="Arial"/>
        </w:rPr>
        <w:t>(6), 1454–1483. https://doi.org/10.1139/z91-206</w:t>
      </w:r>
    </w:p>
    <w:p w14:paraId="638684FC" w14:textId="77777777" w:rsidR="0002480A" w:rsidRPr="0002480A" w:rsidRDefault="0002480A" w:rsidP="0002480A">
      <w:pPr>
        <w:pStyle w:val="Bibliography"/>
        <w:rPr>
          <w:rFonts w:ascii="Arial" w:hAnsi="Arial" w:cs="Arial"/>
        </w:rPr>
      </w:pPr>
      <w:r w:rsidRPr="0002480A">
        <w:rPr>
          <w:rFonts w:ascii="Arial" w:hAnsi="Arial" w:cs="Arial"/>
        </w:rPr>
        <w:t xml:space="preserve">Freeberg, T. M. (2006). Social Complexity Can Drive Vocal Complexity: Group Size Influences Vocal Information in Carolina Chickadees. </w:t>
      </w:r>
      <w:r w:rsidRPr="0002480A">
        <w:rPr>
          <w:rFonts w:ascii="Arial" w:hAnsi="Arial" w:cs="Arial"/>
          <w:i/>
          <w:iCs/>
        </w:rPr>
        <w:t>Psychological Science</w:t>
      </w:r>
      <w:r w:rsidRPr="0002480A">
        <w:rPr>
          <w:rFonts w:ascii="Arial" w:hAnsi="Arial" w:cs="Arial"/>
        </w:rPr>
        <w:t xml:space="preserve">, </w:t>
      </w:r>
      <w:r w:rsidRPr="0002480A">
        <w:rPr>
          <w:rFonts w:ascii="Arial" w:hAnsi="Arial" w:cs="Arial"/>
          <w:i/>
          <w:iCs/>
        </w:rPr>
        <w:t>17</w:t>
      </w:r>
      <w:r w:rsidRPr="0002480A">
        <w:rPr>
          <w:rFonts w:ascii="Arial" w:hAnsi="Arial" w:cs="Arial"/>
        </w:rPr>
        <w:t>(7), 557–561. https://doi.org/10.1111/j.1467-9280.2006.01743.x</w:t>
      </w:r>
    </w:p>
    <w:p w14:paraId="3AA89D60" w14:textId="77777777" w:rsidR="0002480A" w:rsidRPr="0002480A" w:rsidRDefault="0002480A" w:rsidP="0002480A">
      <w:pPr>
        <w:pStyle w:val="Bibliography"/>
        <w:rPr>
          <w:rFonts w:ascii="Arial" w:hAnsi="Arial" w:cs="Arial"/>
        </w:rPr>
      </w:pPr>
      <w:r w:rsidRPr="0002480A">
        <w:rPr>
          <w:rFonts w:ascii="Arial" w:hAnsi="Arial" w:cs="Arial"/>
        </w:rPr>
        <w:t xml:space="preserve">Hile, A. G., Plummer, T. K., &amp; Striedter, G. F. (2000). Male vocal imitation produces call convergence during pair bonding in budgerigars, </w:t>
      </w:r>
      <w:r w:rsidRPr="0002480A">
        <w:rPr>
          <w:rFonts w:ascii="Arial" w:hAnsi="Arial" w:cs="Arial"/>
          <w:i/>
          <w:iCs/>
        </w:rPr>
        <w:t>Melopsittacus undulatus</w:t>
      </w:r>
      <w:r w:rsidRPr="0002480A">
        <w:rPr>
          <w:rFonts w:ascii="Arial" w:hAnsi="Arial" w:cs="Arial"/>
        </w:rPr>
        <w:t xml:space="preserve">. </w:t>
      </w:r>
      <w:r w:rsidRPr="0002480A">
        <w:rPr>
          <w:rFonts w:ascii="Arial" w:hAnsi="Arial" w:cs="Arial"/>
          <w:i/>
          <w:iCs/>
        </w:rPr>
        <w:t>Animal Behaviour</w:t>
      </w:r>
      <w:r w:rsidRPr="0002480A">
        <w:rPr>
          <w:rFonts w:ascii="Arial" w:hAnsi="Arial" w:cs="Arial"/>
        </w:rPr>
        <w:t xml:space="preserve">, </w:t>
      </w:r>
      <w:r w:rsidRPr="0002480A">
        <w:rPr>
          <w:rFonts w:ascii="Arial" w:hAnsi="Arial" w:cs="Arial"/>
          <w:i/>
          <w:iCs/>
        </w:rPr>
        <w:t>59</w:t>
      </w:r>
      <w:r w:rsidRPr="0002480A">
        <w:rPr>
          <w:rFonts w:ascii="Arial" w:hAnsi="Arial" w:cs="Arial"/>
        </w:rPr>
        <w:t>(6), 1209–1218. https://doi.org/10.1006/anbe.1999.1438</w:t>
      </w:r>
    </w:p>
    <w:p w14:paraId="71AA3FF1" w14:textId="77777777" w:rsidR="0002480A" w:rsidRPr="0002480A" w:rsidRDefault="0002480A" w:rsidP="0002480A">
      <w:pPr>
        <w:pStyle w:val="Bibliography"/>
        <w:rPr>
          <w:rFonts w:ascii="Arial" w:hAnsi="Arial" w:cs="Arial"/>
        </w:rPr>
      </w:pPr>
      <w:r w:rsidRPr="0002480A">
        <w:rPr>
          <w:rFonts w:ascii="Arial" w:hAnsi="Arial" w:cs="Arial"/>
        </w:rPr>
        <w:t xml:space="preserve">Janik, V. M., &amp; Sayigh, L. S. (2013). Communication in bottlenose dolphins: 50 years of signature whistle research. </w:t>
      </w:r>
      <w:r w:rsidRPr="0002480A">
        <w:rPr>
          <w:rFonts w:ascii="Arial" w:hAnsi="Arial" w:cs="Arial"/>
          <w:i/>
          <w:iCs/>
        </w:rPr>
        <w:t>Journal of Comparative Physiology A</w:t>
      </w:r>
      <w:r w:rsidRPr="0002480A">
        <w:rPr>
          <w:rFonts w:ascii="Arial" w:hAnsi="Arial" w:cs="Arial"/>
        </w:rPr>
        <w:t xml:space="preserve">, </w:t>
      </w:r>
      <w:r w:rsidRPr="0002480A">
        <w:rPr>
          <w:rFonts w:ascii="Arial" w:hAnsi="Arial" w:cs="Arial"/>
          <w:i/>
          <w:iCs/>
        </w:rPr>
        <w:t>199</w:t>
      </w:r>
      <w:r w:rsidRPr="0002480A">
        <w:rPr>
          <w:rFonts w:ascii="Arial" w:hAnsi="Arial" w:cs="Arial"/>
        </w:rPr>
        <w:t>(6), 479–489. https://doi.org/10.1007/s00359-013-0817-7</w:t>
      </w:r>
    </w:p>
    <w:p w14:paraId="2B63F91D" w14:textId="77777777" w:rsidR="0002480A" w:rsidRPr="0002480A" w:rsidRDefault="0002480A" w:rsidP="0002480A">
      <w:pPr>
        <w:pStyle w:val="Bibliography"/>
        <w:rPr>
          <w:rFonts w:ascii="Arial" w:hAnsi="Arial" w:cs="Arial"/>
        </w:rPr>
      </w:pPr>
      <w:r w:rsidRPr="0002480A">
        <w:rPr>
          <w:rFonts w:ascii="Arial" w:hAnsi="Arial" w:cs="Arial"/>
        </w:rPr>
        <w:t xml:space="preserve">Janik, V. M., Sayigh, L. S., &amp; Wells, R. S. (2006). Signature whistle shape conveys identity information to bottlenose dolphins. </w:t>
      </w:r>
      <w:r w:rsidRPr="0002480A">
        <w:rPr>
          <w:rFonts w:ascii="Arial" w:hAnsi="Arial" w:cs="Arial"/>
          <w:i/>
          <w:iCs/>
        </w:rPr>
        <w:t>PNAS</w:t>
      </w:r>
      <w:r w:rsidRPr="0002480A">
        <w:rPr>
          <w:rFonts w:ascii="Arial" w:hAnsi="Arial" w:cs="Arial"/>
        </w:rPr>
        <w:t xml:space="preserve">, </w:t>
      </w:r>
      <w:r w:rsidRPr="0002480A">
        <w:rPr>
          <w:rFonts w:ascii="Arial" w:hAnsi="Arial" w:cs="Arial"/>
          <w:i/>
          <w:iCs/>
        </w:rPr>
        <w:t>103</w:t>
      </w:r>
      <w:r w:rsidRPr="0002480A">
        <w:rPr>
          <w:rFonts w:ascii="Arial" w:hAnsi="Arial" w:cs="Arial"/>
        </w:rPr>
        <w:t>(21), 8293–8297.</w:t>
      </w:r>
    </w:p>
    <w:p w14:paraId="35588B0D" w14:textId="77777777" w:rsidR="0002480A" w:rsidRPr="0002480A" w:rsidRDefault="0002480A" w:rsidP="0002480A">
      <w:pPr>
        <w:pStyle w:val="Bibliography"/>
        <w:rPr>
          <w:rFonts w:ascii="Arial" w:hAnsi="Arial" w:cs="Arial"/>
        </w:rPr>
      </w:pPr>
      <w:r w:rsidRPr="0002480A">
        <w:rPr>
          <w:rFonts w:ascii="Arial" w:hAnsi="Arial" w:cs="Arial"/>
        </w:rPr>
        <w:t xml:space="preserve">Kershenbaum, A. (2014). Entropy rate as a measure of animal vocal complexity. </w:t>
      </w:r>
      <w:r w:rsidRPr="0002480A">
        <w:rPr>
          <w:rFonts w:ascii="Arial" w:hAnsi="Arial" w:cs="Arial"/>
          <w:i/>
          <w:iCs/>
        </w:rPr>
        <w:t>Bioacoustics</w:t>
      </w:r>
      <w:r w:rsidRPr="0002480A">
        <w:rPr>
          <w:rFonts w:ascii="Arial" w:hAnsi="Arial" w:cs="Arial"/>
        </w:rPr>
        <w:t xml:space="preserve">, </w:t>
      </w:r>
      <w:r w:rsidRPr="0002480A">
        <w:rPr>
          <w:rFonts w:ascii="Arial" w:hAnsi="Arial" w:cs="Arial"/>
          <w:i/>
          <w:iCs/>
        </w:rPr>
        <w:t>23</w:t>
      </w:r>
      <w:r w:rsidRPr="0002480A">
        <w:rPr>
          <w:rFonts w:ascii="Arial" w:hAnsi="Arial" w:cs="Arial"/>
        </w:rPr>
        <w:t>(3), 195–208. https://doi.org/10.1080/09524622.2013.850040</w:t>
      </w:r>
    </w:p>
    <w:p w14:paraId="20DB506F" w14:textId="77777777" w:rsidR="0002480A" w:rsidRPr="0002480A" w:rsidRDefault="0002480A" w:rsidP="0002480A">
      <w:pPr>
        <w:pStyle w:val="Bibliography"/>
        <w:rPr>
          <w:rFonts w:ascii="Arial" w:hAnsi="Arial" w:cs="Arial"/>
        </w:rPr>
      </w:pPr>
      <w:r w:rsidRPr="0002480A">
        <w:rPr>
          <w:rFonts w:ascii="Arial" w:hAnsi="Arial" w:cs="Arial"/>
        </w:rPr>
        <w:t xml:space="preserve">Kershenbaum, A., &amp; Garland, E. C. (2015). Quantifying similarity in animal vocal sequences: Which metric performs best? </w:t>
      </w:r>
      <w:r w:rsidRPr="0002480A">
        <w:rPr>
          <w:rFonts w:ascii="Arial" w:hAnsi="Arial" w:cs="Arial"/>
          <w:i/>
          <w:iCs/>
        </w:rPr>
        <w:t>Methods in Ecology and Evolution</w:t>
      </w:r>
      <w:r w:rsidRPr="0002480A">
        <w:rPr>
          <w:rFonts w:ascii="Arial" w:hAnsi="Arial" w:cs="Arial"/>
        </w:rPr>
        <w:t xml:space="preserve">, </w:t>
      </w:r>
      <w:r w:rsidRPr="0002480A">
        <w:rPr>
          <w:rFonts w:ascii="Arial" w:hAnsi="Arial" w:cs="Arial"/>
          <w:i/>
          <w:iCs/>
        </w:rPr>
        <w:t>6</w:t>
      </w:r>
      <w:r w:rsidRPr="0002480A">
        <w:rPr>
          <w:rFonts w:ascii="Arial" w:hAnsi="Arial" w:cs="Arial"/>
        </w:rPr>
        <w:t>(12), 1452–1461. https://doi.org/10.1111/2041-210X.12433</w:t>
      </w:r>
    </w:p>
    <w:p w14:paraId="18A97C95" w14:textId="77777777" w:rsidR="0002480A" w:rsidRPr="0002480A" w:rsidRDefault="0002480A" w:rsidP="0002480A">
      <w:pPr>
        <w:pStyle w:val="Bibliography"/>
        <w:rPr>
          <w:rFonts w:ascii="Arial" w:hAnsi="Arial" w:cs="Arial"/>
        </w:rPr>
      </w:pPr>
      <w:r w:rsidRPr="0002480A">
        <w:rPr>
          <w:rFonts w:ascii="Arial" w:hAnsi="Arial" w:cs="Arial"/>
        </w:rPr>
        <w:t xml:space="preserve">Kershenbaum, A., Ilany, A., Blaustein, L., &amp; Geffen, E. (2012). Syntactic structure and geographical dialects in the songs of male rock hyraxes. </w:t>
      </w:r>
      <w:r w:rsidRPr="0002480A">
        <w:rPr>
          <w:rFonts w:ascii="Arial" w:hAnsi="Arial" w:cs="Arial"/>
          <w:i/>
          <w:iCs/>
        </w:rPr>
        <w:t>Proceedings of the Royal Society B: Biological Sciences</w:t>
      </w:r>
      <w:r w:rsidRPr="0002480A">
        <w:rPr>
          <w:rFonts w:ascii="Arial" w:hAnsi="Arial" w:cs="Arial"/>
        </w:rPr>
        <w:t xml:space="preserve">, </w:t>
      </w:r>
      <w:r w:rsidRPr="0002480A">
        <w:rPr>
          <w:rFonts w:ascii="Arial" w:hAnsi="Arial" w:cs="Arial"/>
          <w:i/>
          <w:iCs/>
        </w:rPr>
        <w:t>279</w:t>
      </w:r>
      <w:r w:rsidRPr="0002480A">
        <w:rPr>
          <w:rFonts w:ascii="Arial" w:hAnsi="Arial" w:cs="Arial"/>
        </w:rPr>
        <w:t>(1740), 2974. https://doi.org/10.1098/rspb.2012.0322</w:t>
      </w:r>
    </w:p>
    <w:p w14:paraId="391D13D5" w14:textId="77777777" w:rsidR="0002480A" w:rsidRPr="0002480A" w:rsidRDefault="0002480A" w:rsidP="0002480A">
      <w:pPr>
        <w:pStyle w:val="Bibliography"/>
        <w:rPr>
          <w:rFonts w:ascii="Arial" w:hAnsi="Arial" w:cs="Arial"/>
        </w:rPr>
      </w:pPr>
      <w:r w:rsidRPr="0002480A">
        <w:rPr>
          <w:rFonts w:ascii="Arial" w:hAnsi="Arial" w:cs="Arial"/>
        </w:rPr>
        <w:t xml:space="preserve">Kershenbaum, A., Sayigh, L. S., &amp; Janik, V. M. (2013). The Encoding of Individual Identity in Dolphin Signature Whistles: How Much Information Is Needed? </w:t>
      </w:r>
      <w:r w:rsidRPr="0002480A">
        <w:rPr>
          <w:rFonts w:ascii="Arial" w:hAnsi="Arial" w:cs="Arial"/>
          <w:i/>
          <w:iCs/>
        </w:rPr>
        <w:t>PLOS ONE</w:t>
      </w:r>
      <w:r w:rsidRPr="0002480A">
        <w:rPr>
          <w:rFonts w:ascii="Arial" w:hAnsi="Arial" w:cs="Arial"/>
        </w:rPr>
        <w:t xml:space="preserve">, </w:t>
      </w:r>
      <w:r w:rsidRPr="0002480A">
        <w:rPr>
          <w:rFonts w:ascii="Arial" w:hAnsi="Arial" w:cs="Arial"/>
          <w:i/>
          <w:iCs/>
        </w:rPr>
        <w:t>8</w:t>
      </w:r>
      <w:r w:rsidRPr="0002480A">
        <w:rPr>
          <w:rFonts w:ascii="Arial" w:hAnsi="Arial" w:cs="Arial"/>
        </w:rPr>
        <w:t>(10), e77671. https://doi.org/10.1371/journal.pone.0077671</w:t>
      </w:r>
    </w:p>
    <w:p w14:paraId="2B8E9298" w14:textId="77777777" w:rsidR="0002480A" w:rsidRPr="0002480A" w:rsidRDefault="0002480A" w:rsidP="0002480A">
      <w:pPr>
        <w:pStyle w:val="Bibliography"/>
        <w:rPr>
          <w:rFonts w:ascii="Arial" w:hAnsi="Arial" w:cs="Arial"/>
        </w:rPr>
      </w:pPr>
      <w:r w:rsidRPr="0002480A">
        <w:rPr>
          <w:rFonts w:ascii="Arial" w:hAnsi="Arial" w:cs="Arial"/>
        </w:rPr>
        <w:t xml:space="preserve">MacDougall-Shackleton, E. A., &amp; MacDougall-Shackleton, S. A. (2001). Cultural and Genetic Evolution in Mountain White-Crowned Sparrows: Song Dialects Are Associated with Population Structure. </w:t>
      </w:r>
      <w:r w:rsidRPr="0002480A">
        <w:rPr>
          <w:rFonts w:ascii="Arial" w:hAnsi="Arial" w:cs="Arial"/>
          <w:i/>
          <w:iCs/>
        </w:rPr>
        <w:t>Evolution</w:t>
      </w:r>
      <w:r w:rsidRPr="0002480A">
        <w:rPr>
          <w:rFonts w:ascii="Arial" w:hAnsi="Arial" w:cs="Arial"/>
        </w:rPr>
        <w:t xml:space="preserve">, </w:t>
      </w:r>
      <w:r w:rsidRPr="0002480A">
        <w:rPr>
          <w:rFonts w:ascii="Arial" w:hAnsi="Arial" w:cs="Arial"/>
          <w:i/>
          <w:iCs/>
        </w:rPr>
        <w:t>55</w:t>
      </w:r>
      <w:r w:rsidRPr="0002480A">
        <w:rPr>
          <w:rFonts w:ascii="Arial" w:hAnsi="Arial" w:cs="Arial"/>
        </w:rPr>
        <w:t>(12), 2568–2575. https://doi.org/10.1111/j.0014-3820.2001.tb00769.x</w:t>
      </w:r>
    </w:p>
    <w:p w14:paraId="179A9E3F" w14:textId="77777777" w:rsidR="0002480A" w:rsidRPr="0002480A" w:rsidRDefault="0002480A" w:rsidP="0002480A">
      <w:pPr>
        <w:pStyle w:val="Bibliography"/>
        <w:rPr>
          <w:rFonts w:ascii="Arial" w:hAnsi="Arial" w:cs="Arial"/>
        </w:rPr>
      </w:pPr>
      <w:r w:rsidRPr="0002480A">
        <w:rPr>
          <w:rFonts w:ascii="Arial" w:hAnsi="Arial" w:cs="Arial"/>
        </w:rPr>
        <w:t xml:space="preserve">McDonald, M. A., Mesnick, S. L., &amp; Hildebrand, J. A. (2006). Biogeographic characterization of blue whale song worldwide: Using song to identify populations. </w:t>
      </w:r>
      <w:r w:rsidRPr="0002480A">
        <w:rPr>
          <w:rFonts w:ascii="Arial" w:hAnsi="Arial" w:cs="Arial"/>
          <w:i/>
          <w:iCs/>
        </w:rPr>
        <w:t>Journal of Cetacean Research and Management</w:t>
      </w:r>
      <w:r w:rsidRPr="0002480A">
        <w:rPr>
          <w:rFonts w:ascii="Arial" w:hAnsi="Arial" w:cs="Arial"/>
        </w:rPr>
        <w:t xml:space="preserve">, </w:t>
      </w:r>
      <w:r w:rsidRPr="0002480A">
        <w:rPr>
          <w:rFonts w:ascii="Arial" w:hAnsi="Arial" w:cs="Arial"/>
          <w:i/>
          <w:iCs/>
        </w:rPr>
        <w:t>8</w:t>
      </w:r>
      <w:r w:rsidRPr="0002480A">
        <w:rPr>
          <w:rFonts w:ascii="Arial" w:hAnsi="Arial" w:cs="Arial"/>
        </w:rPr>
        <w:t>(1), 55–65.</w:t>
      </w:r>
    </w:p>
    <w:p w14:paraId="21B5A63D" w14:textId="77777777" w:rsidR="0002480A" w:rsidRPr="0002480A" w:rsidRDefault="0002480A" w:rsidP="0002480A">
      <w:pPr>
        <w:pStyle w:val="Bibliography"/>
        <w:rPr>
          <w:rFonts w:ascii="Arial" w:hAnsi="Arial" w:cs="Arial"/>
        </w:rPr>
      </w:pPr>
      <w:r w:rsidRPr="0002480A">
        <w:rPr>
          <w:rFonts w:ascii="Arial" w:hAnsi="Arial" w:cs="Arial"/>
        </w:rPr>
        <w:t xml:space="preserve">Nottebohm, F. (1972). The Origins of Vocal Learning. </w:t>
      </w:r>
      <w:r w:rsidRPr="0002480A">
        <w:rPr>
          <w:rFonts w:ascii="Arial" w:hAnsi="Arial" w:cs="Arial"/>
          <w:i/>
          <w:iCs/>
        </w:rPr>
        <w:t>The American Naturalist</w:t>
      </w:r>
      <w:r w:rsidRPr="0002480A">
        <w:rPr>
          <w:rFonts w:ascii="Arial" w:hAnsi="Arial" w:cs="Arial"/>
        </w:rPr>
        <w:t xml:space="preserve">, </w:t>
      </w:r>
      <w:r w:rsidRPr="0002480A">
        <w:rPr>
          <w:rFonts w:ascii="Arial" w:hAnsi="Arial" w:cs="Arial"/>
          <w:i/>
          <w:iCs/>
        </w:rPr>
        <w:t>106</w:t>
      </w:r>
      <w:r w:rsidRPr="0002480A">
        <w:rPr>
          <w:rFonts w:ascii="Arial" w:hAnsi="Arial" w:cs="Arial"/>
        </w:rPr>
        <w:t>(947), 116–140. https://doi.org/10.1086/282756</w:t>
      </w:r>
    </w:p>
    <w:p w14:paraId="50B73359" w14:textId="77777777" w:rsidR="0002480A" w:rsidRPr="0002480A" w:rsidRDefault="0002480A" w:rsidP="0002480A">
      <w:pPr>
        <w:pStyle w:val="Bibliography"/>
        <w:rPr>
          <w:rFonts w:ascii="Arial" w:hAnsi="Arial" w:cs="Arial"/>
        </w:rPr>
      </w:pPr>
      <w:r w:rsidRPr="0002480A">
        <w:rPr>
          <w:rFonts w:ascii="Arial" w:hAnsi="Arial" w:cs="Arial"/>
        </w:rPr>
        <w:t xml:space="preserve">Nousek, A. E., Slater, P. J. B., Wang, C., &amp; Miller, P. J. O. (2006). The influence of social affiliation on individual vocal signatures of northern resident killer whales (Orcinus orca). </w:t>
      </w:r>
      <w:r w:rsidRPr="0002480A">
        <w:rPr>
          <w:rFonts w:ascii="Arial" w:hAnsi="Arial" w:cs="Arial"/>
          <w:i/>
          <w:iCs/>
        </w:rPr>
        <w:t>Biology Letters</w:t>
      </w:r>
      <w:r w:rsidRPr="0002480A">
        <w:rPr>
          <w:rFonts w:ascii="Arial" w:hAnsi="Arial" w:cs="Arial"/>
        </w:rPr>
        <w:t xml:space="preserve">, </w:t>
      </w:r>
      <w:r w:rsidRPr="0002480A">
        <w:rPr>
          <w:rFonts w:ascii="Arial" w:hAnsi="Arial" w:cs="Arial"/>
          <w:i/>
          <w:iCs/>
        </w:rPr>
        <w:t>2</w:t>
      </w:r>
      <w:r w:rsidRPr="0002480A">
        <w:rPr>
          <w:rFonts w:ascii="Arial" w:hAnsi="Arial" w:cs="Arial"/>
        </w:rPr>
        <w:t>(4), 481–484. https://doi.org/10.1098/rsbl.2006.0517</w:t>
      </w:r>
    </w:p>
    <w:p w14:paraId="1F39B839" w14:textId="77777777" w:rsidR="0002480A" w:rsidRPr="0002480A" w:rsidRDefault="0002480A" w:rsidP="0002480A">
      <w:pPr>
        <w:pStyle w:val="Bibliography"/>
        <w:rPr>
          <w:rFonts w:ascii="Arial" w:hAnsi="Arial" w:cs="Arial"/>
        </w:rPr>
      </w:pPr>
      <w:r w:rsidRPr="0002480A">
        <w:rPr>
          <w:rFonts w:ascii="Arial" w:hAnsi="Arial" w:cs="Arial"/>
        </w:rPr>
        <w:t xml:space="preserve">Nowicki, S., &amp; Searcy, W. A. (2014). The evolution of vocal learning. </w:t>
      </w:r>
      <w:r w:rsidRPr="0002480A">
        <w:rPr>
          <w:rFonts w:ascii="Arial" w:hAnsi="Arial" w:cs="Arial"/>
          <w:i/>
          <w:iCs/>
        </w:rPr>
        <w:t>Current Opinion in Neurobiology</w:t>
      </w:r>
      <w:r w:rsidRPr="0002480A">
        <w:rPr>
          <w:rFonts w:ascii="Arial" w:hAnsi="Arial" w:cs="Arial"/>
        </w:rPr>
        <w:t xml:space="preserve">, </w:t>
      </w:r>
      <w:r w:rsidRPr="0002480A">
        <w:rPr>
          <w:rFonts w:ascii="Arial" w:hAnsi="Arial" w:cs="Arial"/>
          <w:i/>
          <w:iCs/>
        </w:rPr>
        <w:t>28</w:t>
      </w:r>
      <w:r w:rsidRPr="0002480A">
        <w:rPr>
          <w:rFonts w:ascii="Arial" w:hAnsi="Arial" w:cs="Arial"/>
        </w:rPr>
        <w:t>, 48–53. https://doi.org/10.1016/j.conb.2014.06.007</w:t>
      </w:r>
    </w:p>
    <w:p w14:paraId="045D22DA" w14:textId="77777777" w:rsidR="0002480A" w:rsidRPr="0002480A" w:rsidRDefault="0002480A" w:rsidP="0002480A">
      <w:pPr>
        <w:pStyle w:val="Bibliography"/>
        <w:rPr>
          <w:rFonts w:ascii="Arial" w:hAnsi="Arial" w:cs="Arial"/>
        </w:rPr>
      </w:pPr>
      <w:r w:rsidRPr="0002480A">
        <w:rPr>
          <w:rFonts w:ascii="Arial" w:hAnsi="Arial" w:cs="Arial"/>
        </w:rPr>
        <w:t xml:space="preserve">Parsons, D. (with Internet Archive). (1975). </w:t>
      </w:r>
      <w:r w:rsidRPr="0002480A">
        <w:rPr>
          <w:rFonts w:ascii="Arial" w:hAnsi="Arial" w:cs="Arial"/>
          <w:i/>
          <w:iCs/>
        </w:rPr>
        <w:t>The directory of tunes and musical themes</w:t>
      </w:r>
      <w:r w:rsidRPr="0002480A">
        <w:rPr>
          <w:rFonts w:ascii="Arial" w:hAnsi="Arial" w:cs="Arial"/>
        </w:rPr>
        <w:t>. Cambridge, Eng. : S. Brown. http://archive.org/details/directoryoftunes0000pars</w:t>
      </w:r>
    </w:p>
    <w:p w14:paraId="040EA4E5" w14:textId="77777777" w:rsidR="0002480A" w:rsidRPr="008C27BE" w:rsidRDefault="0002480A" w:rsidP="0002480A">
      <w:pPr>
        <w:pStyle w:val="Bibliography"/>
        <w:rPr>
          <w:rFonts w:ascii="Arial" w:hAnsi="Arial" w:cs="Arial"/>
          <w:lang w:val="pt-BR"/>
        </w:rPr>
      </w:pPr>
      <w:r w:rsidRPr="0002480A">
        <w:rPr>
          <w:rFonts w:ascii="Arial" w:hAnsi="Arial" w:cs="Arial"/>
        </w:rPr>
        <w:t xml:space="preserve">Selman, Z. A., &amp; Freeberg, T. M. (2024). Complexity in Chick-a-Dee Calls of Mountain Chickadees (Poecile gambeli): Call Variation Associated With Flock Size and Flight. </w:t>
      </w:r>
      <w:r w:rsidRPr="008C27BE">
        <w:rPr>
          <w:rFonts w:ascii="Arial" w:hAnsi="Arial" w:cs="Arial"/>
          <w:i/>
          <w:iCs/>
          <w:lang w:val="pt-BR"/>
        </w:rPr>
        <w:t>Ethology</w:t>
      </w:r>
      <w:r w:rsidRPr="008C27BE">
        <w:rPr>
          <w:rFonts w:ascii="Arial" w:hAnsi="Arial" w:cs="Arial"/>
          <w:lang w:val="pt-BR"/>
        </w:rPr>
        <w:t xml:space="preserve">, </w:t>
      </w:r>
      <w:r w:rsidRPr="008C27BE">
        <w:rPr>
          <w:rFonts w:ascii="Arial" w:hAnsi="Arial" w:cs="Arial"/>
          <w:i/>
          <w:iCs/>
          <w:lang w:val="pt-BR"/>
        </w:rPr>
        <w:t>n/a</w:t>
      </w:r>
      <w:r w:rsidRPr="008C27BE">
        <w:rPr>
          <w:rFonts w:ascii="Arial" w:hAnsi="Arial" w:cs="Arial"/>
          <w:lang w:val="pt-BR"/>
        </w:rPr>
        <w:t>(n/a), e13523. https://doi.org/10.1111/eth.13523</w:t>
      </w:r>
    </w:p>
    <w:p w14:paraId="40D8924C" w14:textId="77777777" w:rsidR="0002480A" w:rsidRPr="0002480A" w:rsidRDefault="0002480A" w:rsidP="0002480A">
      <w:pPr>
        <w:pStyle w:val="Bibliography"/>
        <w:rPr>
          <w:rFonts w:ascii="Arial" w:hAnsi="Arial" w:cs="Arial"/>
        </w:rPr>
      </w:pPr>
      <w:r w:rsidRPr="0002480A">
        <w:rPr>
          <w:rFonts w:ascii="Arial" w:hAnsi="Arial" w:cs="Arial"/>
        </w:rPr>
        <w:lastRenderedPageBreak/>
        <w:t xml:space="preserve">Sewall, K. B., Young, A. M., &amp; Wright, T. F. (2016). Social calls provide novel insights into the evolution of vocal learning. </w:t>
      </w:r>
      <w:r w:rsidRPr="0002480A">
        <w:rPr>
          <w:rFonts w:ascii="Arial" w:hAnsi="Arial" w:cs="Arial"/>
          <w:i/>
          <w:iCs/>
        </w:rPr>
        <w:t>Animal Behaviour</w:t>
      </w:r>
      <w:r w:rsidRPr="0002480A">
        <w:rPr>
          <w:rFonts w:ascii="Arial" w:hAnsi="Arial" w:cs="Arial"/>
        </w:rPr>
        <w:t xml:space="preserve">, </w:t>
      </w:r>
      <w:r w:rsidRPr="0002480A">
        <w:rPr>
          <w:rFonts w:ascii="Arial" w:hAnsi="Arial" w:cs="Arial"/>
          <w:i/>
          <w:iCs/>
        </w:rPr>
        <w:t>120</w:t>
      </w:r>
      <w:r w:rsidRPr="0002480A">
        <w:rPr>
          <w:rFonts w:ascii="Arial" w:hAnsi="Arial" w:cs="Arial"/>
        </w:rPr>
        <w:t>, 163–172. https://doi.org/10.1016/j.anbehav.2016.07.031</w:t>
      </w:r>
    </w:p>
    <w:p w14:paraId="4F7154C9" w14:textId="77777777" w:rsidR="0002480A" w:rsidRPr="0002480A" w:rsidRDefault="0002480A" w:rsidP="0002480A">
      <w:pPr>
        <w:pStyle w:val="Bibliography"/>
        <w:rPr>
          <w:rFonts w:ascii="Arial" w:hAnsi="Arial" w:cs="Arial"/>
        </w:rPr>
      </w:pPr>
      <w:r w:rsidRPr="0002480A">
        <w:rPr>
          <w:rFonts w:ascii="Arial" w:hAnsi="Arial" w:cs="Arial"/>
        </w:rPr>
        <w:t xml:space="preserve">Smeele, S. Q., Senar, J. C., Aplin, L. M., &amp; McElreath, M. B. (2023). Evidence for vocal signatures and voice-prints in a wild parrot. </w:t>
      </w:r>
      <w:r w:rsidRPr="0002480A">
        <w:rPr>
          <w:rFonts w:ascii="Arial" w:hAnsi="Arial" w:cs="Arial"/>
          <w:i/>
          <w:iCs/>
        </w:rPr>
        <w:t>Royal Society Open Science</w:t>
      </w:r>
      <w:r w:rsidRPr="0002480A">
        <w:rPr>
          <w:rFonts w:ascii="Arial" w:hAnsi="Arial" w:cs="Arial"/>
        </w:rPr>
        <w:t xml:space="preserve">, </w:t>
      </w:r>
      <w:r w:rsidRPr="0002480A">
        <w:rPr>
          <w:rFonts w:ascii="Arial" w:hAnsi="Arial" w:cs="Arial"/>
          <w:i/>
          <w:iCs/>
        </w:rPr>
        <w:t>10</w:t>
      </w:r>
      <w:r w:rsidRPr="0002480A">
        <w:rPr>
          <w:rFonts w:ascii="Arial" w:hAnsi="Arial" w:cs="Arial"/>
        </w:rPr>
        <w:t>(10), 230835. https://doi.org/10.1098/rsos.230835</w:t>
      </w:r>
    </w:p>
    <w:p w14:paraId="49CE816E" w14:textId="77777777" w:rsidR="0002480A" w:rsidRPr="0002480A" w:rsidRDefault="0002480A" w:rsidP="0002480A">
      <w:pPr>
        <w:pStyle w:val="Bibliography"/>
        <w:rPr>
          <w:rFonts w:ascii="Arial" w:hAnsi="Arial" w:cs="Arial"/>
        </w:rPr>
      </w:pPr>
      <w:r w:rsidRPr="0002480A">
        <w:rPr>
          <w:rFonts w:ascii="Arial" w:hAnsi="Arial" w:cs="Arial"/>
        </w:rPr>
        <w:t xml:space="preserve">Smith-Vidaurre, G., Araya-Salas, M., &amp; Wright, T. F. (2020). Individual signatures outweigh social group identity in contact calls of a communally nesting parrot. </w:t>
      </w:r>
      <w:r w:rsidRPr="0002480A">
        <w:rPr>
          <w:rFonts w:ascii="Arial" w:hAnsi="Arial" w:cs="Arial"/>
          <w:i/>
          <w:iCs/>
        </w:rPr>
        <w:t>Behavioral Ecology</w:t>
      </w:r>
      <w:r w:rsidRPr="0002480A">
        <w:rPr>
          <w:rFonts w:ascii="Arial" w:hAnsi="Arial" w:cs="Arial"/>
        </w:rPr>
        <w:t xml:space="preserve">, </w:t>
      </w:r>
      <w:r w:rsidRPr="0002480A">
        <w:rPr>
          <w:rFonts w:ascii="Arial" w:hAnsi="Arial" w:cs="Arial"/>
          <w:i/>
          <w:iCs/>
        </w:rPr>
        <w:t>31</w:t>
      </w:r>
      <w:r w:rsidRPr="0002480A">
        <w:rPr>
          <w:rFonts w:ascii="Arial" w:hAnsi="Arial" w:cs="Arial"/>
        </w:rPr>
        <w:t>(2), 448–458. https://doi.org/10.1093/beheco/arz202</w:t>
      </w:r>
    </w:p>
    <w:p w14:paraId="12482DB5" w14:textId="77777777" w:rsidR="0002480A" w:rsidRPr="0002480A" w:rsidRDefault="0002480A" w:rsidP="0002480A">
      <w:pPr>
        <w:pStyle w:val="Bibliography"/>
        <w:rPr>
          <w:rFonts w:ascii="Arial" w:hAnsi="Arial" w:cs="Arial"/>
        </w:rPr>
      </w:pPr>
      <w:r w:rsidRPr="0002480A">
        <w:rPr>
          <w:rFonts w:ascii="Arial" w:hAnsi="Arial" w:cs="Arial"/>
        </w:rPr>
        <w:t xml:space="preserve">Smith-Vidaurre, G., Pérez-Marrufo, V., Hobson, E. A., Salinas-Melgoza, A., &amp; Wright, T. F. (2023). Individual identity information persists in learned calls of introduced parrot populations. </w:t>
      </w:r>
      <w:r w:rsidRPr="0002480A">
        <w:rPr>
          <w:rFonts w:ascii="Arial" w:hAnsi="Arial" w:cs="Arial"/>
          <w:i/>
          <w:iCs/>
        </w:rPr>
        <w:t>PLOS Computational Biology</w:t>
      </w:r>
      <w:r w:rsidRPr="0002480A">
        <w:rPr>
          <w:rFonts w:ascii="Arial" w:hAnsi="Arial" w:cs="Arial"/>
        </w:rPr>
        <w:t xml:space="preserve">, </w:t>
      </w:r>
      <w:r w:rsidRPr="0002480A">
        <w:rPr>
          <w:rFonts w:ascii="Arial" w:hAnsi="Arial" w:cs="Arial"/>
          <w:i/>
          <w:iCs/>
        </w:rPr>
        <w:t>19</w:t>
      </w:r>
      <w:r w:rsidRPr="0002480A">
        <w:rPr>
          <w:rFonts w:ascii="Arial" w:hAnsi="Arial" w:cs="Arial"/>
        </w:rPr>
        <w:t>(7), e1011231. https://doi.org/10.1371/journal.pcbi.1011231</w:t>
      </w:r>
    </w:p>
    <w:p w14:paraId="760E3CF0" w14:textId="77777777" w:rsidR="0002480A" w:rsidRPr="0002480A" w:rsidRDefault="0002480A" w:rsidP="0002480A">
      <w:pPr>
        <w:pStyle w:val="Bibliography"/>
        <w:rPr>
          <w:rFonts w:ascii="Arial" w:hAnsi="Arial" w:cs="Arial"/>
        </w:rPr>
      </w:pPr>
      <w:r w:rsidRPr="0002480A">
        <w:rPr>
          <w:rFonts w:ascii="Arial" w:hAnsi="Arial" w:cs="Arial"/>
        </w:rPr>
        <w:t xml:space="preserve">Smith-Vidaurre, G., Perez-Marrufo, V., &amp; Wright, T. F. (2021). Individual vocal signatures show reduced complexity following invasion. </w:t>
      </w:r>
      <w:r w:rsidRPr="0002480A">
        <w:rPr>
          <w:rFonts w:ascii="Arial" w:hAnsi="Arial" w:cs="Arial"/>
          <w:i/>
          <w:iCs/>
        </w:rPr>
        <w:t>Animal Behaviour</w:t>
      </w:r>
      <w:r w:rsidRPr="0002480A">
        <w:rPr>
          <w:rFonts w:ascii="Arial" w:hAnsi="Arial" w:cs="Arial"/>
        </w:rPr>
        <w:t xml:space="preserve">, </w:t>
      </w:r>
      <w:r w:rsidRPr="0002480A">
        <w:rPr>
          <w:rFonts w:ascii="Arial" w:hAnsi="Arial" w:cs="Arial"/>
          <w:i/>
          <w:iCs/>
        </w:rPr>
        <w:t>179</w:t>
      </w:r>
      <w:r w:rsidRPr="0002480A">
        <w:rPr>
          <w:rFonts w:ascii="Arial" w:hAnsi="Arial" w:cs="Arial"/>
        </w:rPr>
        <w:t>, 15–39. https://doi.org/10.1016/j.anbehav.2021.06.020</w:t>
      </w:r>
    </w:p>
    <w:p w14:paraId="1B44A845" w14:textId="77777777" w:rsidR="0002480A" w:rsidRPr="0002480A" w:rsidRDefault="0002480A" w:rsidP="0002480A">
      <w:pPr>
        <w:pStyle w:val="Bibliography"/>
        <w:rPr>
          <w:rFonts w:ascii="Arial" w:hAnsi="Arial" w:cs="Arial"/>
        </w:rPr>
      </w:pPr>
      <w:r w:rsidRPr="0002480A">
        <w:rPr>
          <w:rFonts w:ascii="Arial" w:hAnsi="Arial" w:cs="Arial"/>
        </w:rPr>
        <w:t xml:space="preserve">Strager, H. (1995). Pod-specific call repertoires and compound calls of killer whales, Orcinus orca Linnaeus, 1758, in the waters of northern Norway. </w:t>
      </w:r>
      <w:r w:rsidRPr="0002480A">
        <w:rPr>
          <w:rFonts w:ascii="Arial" w:hAnsi="Arial" w:cs="Arial"/>
          <w:i/>
          <w:iCs/>
        </w:rPr>
        <w:t>Canadian Journal of Zoology</w:t>
      </w:r>
      <w:r w:rsidRPr="0002480A">
        <w:rPr>
          <w:rFonts w:ascii="Arial" w:hAnsi="Arial" w:cs="Arial"/>
        </w:rPr>
        <w:t xml:space="preserve">, </w:t>
      </w:r>
      <w:r w:rsidRPr="0002480A">
        <w:rPr>
          <w:rFonts w:ascii="Arial" w:hAnsi="Arial" w:cs="Arial"/>
          <w:i/>
          <w:iCs/>
        </w:rPr>
        <w:t>73</w:t>
      </w:r>
      <w:r w:rsidRPr="0002480A">
        <w:rPr>
          <w:rFonts w:ascii="Arial" w:hAnsi="Arial" w:cs="Arial"/>
        </w:rPr>
        <w:t>(6), 1037–1047. https://doi.org/10.1139/z95-124</w:t>
      </w:r>
    </w:p>
    <w:p w14:paraId="33F813E4" w14:textId="77777777" w:rsidR="0002480A" w:rsidRPr="0002480A" w:rsidRDefault="0002480A" w:rsidP="0002480A">
      <w:pPr>
        <w:pStyle w:val="Bibliography"/>
        <w:rPr>
          <w:rFonts w:ascii="Arial" w:hAnsi="Arial" w:cs="Arial"/>
        </w:rPr>
      </w:pPr>
      <w:r w:rsidRPr="0002480A">
        <w:rPr>
          <w:rFonts w:ascii="Arial" w:hAnsi="Arial" w:cs="Arial"/>
        </w:rPr>
        <w:t xml:space="preserve">Wright, T. F. (1996). Regional dialects in the contact call of a parrot. </w:t>
      </w:r>
      <w:r w:rsidRPr="0002480A">
        <w:rPr>
          <w:rFonts w:ascii="Arial" w:hAnsi="Arial" w:cs="Arial"/>
          <w:i/>
          <w:iCs/>
        </w:rPr>
        <w:t>Proceedings of the Royal Society of London. Series B: Biological Sciences</w:t>
      </w:r>
      <w:r w:rsidRPr="0002480A">
        <w:rPr>
          <w:rFonts w:ascii="Arial" w:hAnsi="Arial" w:cs="Arial"/>
        </w:rPr>
        <w:t xml:space="preserve">, </w:t>
      </w:r>
      <w:r w:rsidRPr="0002480A">
        <w:rPr>
          <w:rFonts w:ascii="Arial" w:hAnsi="Arial" w:cs="Arial"/>
          <w:i/>
          <w:iCs/>
        </w:rPr>
        <w:t>263</w:t>
      </w:r>
      <w:r w:rsidRPr="0002480A">
        <w:rPr>
          <w:rFonts w:ascii="Arial" w:hAnsi="Arial" w:cs="Arial"/>
        </w:rPr>
        <w:t>(1372), 867–872. https://doi.org/10.1098/rspb.1996.0128</w:t>
      </w:r>
    </w:p>
    <w:p w14:paraId="4F1FEDD7" w14:textId="77777777" w:rsidR="0002480A" w:rsidRPr="0002480A" w:rsidRDefault="0002480A" w:rsidP="0002480A">
      <w:pPr>
        <w:pStyle w:val="Bibliography"/>
        <w:rPr>
          <w:rFonts w:ascii="Arial" w:hAnsi="Arial" w:cs="Arial"/>
        </w:rPr>
      </w:pPr>
      <w:r w:rsidRPr="0002480A">
        <w:rPr>
          <w:rFonts w:ascii="Arial" w:hAnsi="Arial" w:cs="Arial"/>
        </w:rPr>
        <w:t xml:space="preserve">Wright, T. F., &amp; Dahlin, C. R. (2018). Vocal dialects in parrots: Patterns and processes of cultural evolution. </w:t>
      </w:r>
      <w:r w:rsidRPr="0002480A">
        <w:rPr>
          <w:rFonts w:ascii="Arial" w:hAnsi="Arial" w:cs="Arial"/>
          <w:i/>
          <w:iCs/>
        </w:rPr>
        <w:t>Emu - Austral Ornithology</w:t>
      </w:r>
      <w:r w:rsidRPr="0002480A">
        <w:rPr>
          <w:rFonts w:ascii="Arial" w:hAnsi="Arial" w:cs="Arial"/>
        </w:rPr>
        <w:t xml:space="preserve">, </w:t>
      </w:r>
      <w:r w:rsidRPr="0002480A">
        <w:rPr>
          <w:rFonts w:ascii="Arial" w:hAnsi="Arial" w:cs="Arial"/>
          <w:i/>
          <w:iCs/>
        </w:rPr>
        <w:t>118</w:t>
      </w:r>
      <w:r w:rsidRPr="0002480A">
        <w:rPr>
          <w:rFonts w:ascii="Arial" w:hAnsi="Arial" w:cs="Arial"/>
        </w:rPr>
        <w:t>(1), 50–66. https://doi.org/10.1080/01584197.2017.1379356</w:t>
      </w:r>
    </w:p>
    <w:p w14:paraId="16F42D0C" w14:textId="77777777" w:rsidR="0002480A" w:rsidRPr="0002480A" w:rsidRDefault="0002480A" w:rsidP="0002480A">
      <w:pPr>
        <w:pStyle w:val="Bibliography"/>
        <w:rPr>
          <w:rFonts w:ascii="Arial" w:hAnsi="Arial" w:cs="Arial"/>
        </w:rPr>
      </w:pPr>
      <w:r w:rsidRPr="0002480A">
        <w:rPr>
          <w:rFonts w:ascii="Arial" w:hAnsi="Arial" w:cs="Arial"/>
        </w:rPr>
        <w:t xml:space="preserve">Wright, T. F., &amp; Derryberry, E. P. (2021). Defining the multidimensional phenotype: New opportunities to integrate the behavioral ecology and behavioral neuroscience of vocal learning. </w:t>
      </w:r>
      <w:r w:rsidRPr="0002480A">
        <w:rPr>
          <w:rFonts w:ascii="Arial" w:hAnsi="Arial" w:cs="Arial"/>
          <w:i/>
          <w:iCs/>
        </w:rPr>
        <w:t>Neuroscience &amp; Biobehavioral Reviews</w:t>
      </w:r>
      <w:r w:rsidRPr="0002480A">
        <w:rPr>
          <w:rFonts w:ascii="Arial" w:hAnsi="Arial" w:cs="Arial"/>
        </w:rPr>
        <w:t xml:space="preserve">, </w:t>
      </w:r>
      <w:r w:rsidRPr="0002480A">
        <w:rPr>
          <w:rFonts w:ascii="Arial" w:hAnsi="Arial" w:cs="Arial"/>
          <w:i/>
          <w:iCs/>
        </w:rPr>
        <w:t>125</w:t>
      </w:r>
      <w:r w:rsidRPr="0002480A">
        <w:rPr>
          <w:rFonts w:ascii="Arial" w:hAnsi="Arial" w:cs="Arial"/>
        </w:rPr>
        <w:t>, 328–338. https://doi.org/10.1016/j.neubiorev.2021.02.022</w:t>
      </w:r>
    </w:p>
    <w:p w14:paraId="3070D3F7" w14:textId="77777777" w:rsidR="0002480A" w:rsidRPr="0002480A" w:rsidRDefault="0002480A" w:rsidP="0002480A">
      <w:pPr>
        <w:pStyle w:val="Bibliography"/>
        <w:rPr>
          <w:rFonts w:ascii="Arial" w:hAnsi="Arial" w:cs="Arial"/>
        </w:rPr>
      </w:pPr>
      <w:r w:rsidRPr="0002480A">
        <w:rPr>
          <w:rFonts w:ascii="Arial" w:hAnsi="Arial" w:cs="Arial"/>
        </w:rPr>
        <w:t xml:space="preserve">Yurk, H., Barrett-Lennard, L., Ford, J. K. B., &amp; Matkin, C. O. (2002). Cultural transmission within maternal lineages: Vocal clans in resident killer whales in southern Alaska. </w:t>
      </w:r>
      <w:r w:rsidRPr="0002480A">
        <w:rPr>
          <w:rFonts w:ascii="Arial" w:hAnsi="Arial" w:cs="Arial"/>
          <w:i/>
          <w:iCs/>
        </w:rPr>
        <w:t>Animal Behaviour</w:t>
      </w:r>
      <w:r w:rsidRPr="0002480A">
        <w:rPr>
          <w:rFonts w:ascii="Arial" w:hAnsi="Arial" w:cs="Arial"/>
        </w:rPr>
        <w:t xml:space="preserve">, </w:t>
      </w:r>
      <w:r w:rsidRPr="0002480A">
        <w:rPr>
          <w:rFonts w:ascii="Arial" w:hAnsi="Arial" w:cs="Arial"/>
          <w:i/>
          <w:iCs/>
        </w:rPr>
        <w:t>63</w:t>
      </w:r>
      <w:r w:rsidRPr="0002480A">
        <w:rPr>
          <w:rFonts w:ascii="Arial" w:hAnsi="Arial" w:cs="Arial"/>
        </w:rPr>
        <w:t>(6), 1103–1119. https://doi.org/10.1006/anbe.2002.3012</w:t>
      </w:r>
    </w:p>
    <w:p w14:paraId="03DE6687" w14:textId="5BCA4A99" w:rsidR="002733D3" w:rsidRDefault="002733D3" w:rsidP="00124140">
      <w:pPr>
        <w:spacing w:line="360" w:lineRule="auto"/>
        <w:ind w:left="720" w:hanging="720"/>
        <w:rPr>
          <w:rFonts w:ascii="Arial" w:hAnsi="Arial" w:cs="Arial"/>
        </w:rPr>
      </w:pPr>
      <w:r>
        <w:rPr>
          <w:rFonts w:ascii="Arial" w:hAnsi="Arial" w:cs="Arial"/>
        </w:rPr>
        <w:fldChar w:fldCharType="end"/>
      </w:r>
    </w:p>
    <w:p w14:paraId="5DD7E8E5" w14:textId="77777777" w:rsidR="00A931F0" w:rsidRDefault="00A931F0" w:rsidP="00A931F0">
      <w:pPr>
        <w:rPr>
          <w:rFonts w:ascii="Arial" w:hAnsi="Arial" w:cs="Arial"/>
        </w:rPr>
      </w:pPr>
      <w:r>
        <w:rPr>
          <w:rFonts w:ascii="Arial" w:hAnsi="Arial" w:cs="Arial"/>
        </w:rPr>
        <w:br w:type="page"/>
      </w:r>
    </w:p>
    <w:p w14:paraId="4A7820CE" w14:textId="77777777" w:rsidR="002733D3" w:rsidRDefault="002733D3" w:rsidP="00A931F0">
      <w:pPr>
        <w:rPr>
          <w:rFonts w:ascii="Arial" w:hAnsi="Arial" w:cs="Arial"/>
          <w:b/>
          <w:bCs/>
        </w:rPr>
      </w:pPr>
      <w:r w:rsidRPr="002733D3">
        <w:rPr>
          <w:rFonts w:ascii="Arial" w:hAnsi="Arial" w:cs="Arial"/>
          <w:b/>
          <w:bCs/>
        </w:rPr>
        <w:lastRenderedPageBreak/>
        <w:t>Zombie Text</w:t>
      </w:r>
    </w:p>
    <w:p w14:paraId="2F084C6C" w14:textId="77777777" w:rsidR="009E4481" w:rsidRDefault="009E4481" w:rsidP="00A931F0">
      <w:pPr>
        <w:rPr>
          <w:rFonts w:ascii="Arial" w:hAnsi="Arial" w:cs="Arial"/>
          <w:b/>
          <w:bCs/>
        </w:rPr>
      </w:pPr>
    </w:p>
    <w:p w14:paraId="22328419" w14:textId="3E215629" w:rsidR="00903634" w:rsidRDefault="00903634" w:rsidP="00A931F0">
      <w:pPr>
        <w:rPr>
          <w:rFonts w:ascii="Arial" w:hAnsi="Arial" w:cs="Arial"/>
          <w:b/>
          <w:bCs/>
        </w:rPr>
      </w:pPr>
      <w:commentRangeStart w:id="58"/>
      <w:r>
        <w:rPr>
          <w:rFonts w:ascii="Arial" w:hAnsi="Arial" w:cs="Arial"/>
        </w:rPr>
        <w:t xml:space="preserve">Second, </w:t>
      </w:r>
      <w:proofErr w:type="spellStart"/>
      <w:proofErr w:type="gramStart"/>
      <w:r>
        <w:rPr>
          <w:rFonts w:ascii="Arial" w:hAnsi="Arial" w:cs="Arial"/>
        </w:rPr>
        <w:t>out</w:t>
      </w:r>
      <w:proofErr w:type="spellEnd"/>
      <w:proofErr w:type="gramEnd"/>
      <w:r>
        <w:rPr>
          <w:rFonts w:ascii="Arial" w:hAnsi="Arial" w:cs="Arial"/>
        </w:rPr>
        <w:t xml:space="preserve"> ability to detect the dynamics of information encoding during real time social interactions is limited by our ability to capture the totality of an individual’s or groups signal produced during these interactions. We may </w:t>
      </w:r>
      <w:proofErr w:type="gramStart"/>
      <w:r>
        <w:rPr>
          <w:rFonts w:ascii="Arial" w:hAnsi="Arial" w:cs="Arial"/>
        </w:rPr>
        <w:t>be over sampling</w:t>
      </w:r>
      <w:proofErr w:type="gramEnd"/>
      <w:r>
        <w:rPr>
          <w:rFonts w:ascii="Arial" w:hAnsi="Arial" w:cs="Arial"/>
        </w:rPr>
        <w:t xml:space="preserve"> from vocal learning species whose social interaction and signal production are easy to observe and </w:t>
      </w:r>
      <w:proofErr w:type="gramStart"/>
      <w:r>
        <w:rPr>
          <w:rFonts w:ascii="Arial" w:hAnsi="Arial" w:cs="Arial"/>
        </w:rPr>
        <w:t>measure, and</w:t>
      </w:r>
      <w:proofErr w:type="gramEnd"/>
      <w:r>
        <w:rPr>
          <w:rFonts w:ascii="Arial" w:hAnsi="Arial" w:cs="Arial"/>
        </w:rPr>
        <w:t xml:space="preserve"> therefore may not be assessing the full scope of how information can be encoded across a range of species.</w:t>
      </w:r>
      <w:commentRangeEnd w:id="58"/>
      <w:r>
        <w:rPr>
          <w:rStyle w:val="CommentReference"/>
        </w:rPr>
        <w:commentReference w:id="58"/>
      </w:r>
    </w:p>
    <w:p w14:paraId="0707B55E" w14:textId="77777777" w:rsidR="00903634" w:rsidRDefault="00903634" w:rsidP="00A931F0">
      <w:pPr>
        <w:rPr>
          <w:rFonts w:ascii="Arial" w:hAnsi="Arial" w:cs="Arial"/>
          <w:b/>
          <w:bCs/>
        </w:rPr>
      </w:pPr>
    </w:p>
    <w:p w14:paraId="034D0677" w14:textId="3892242E" w:rsidR="009E4481" w:rsidRDefault="009E4481" w:rsidP="009E4481">
      <w:pPr>
        <w:spacing w:line="360" w:lineRule="auto"/>
        <w:rPr>
          <w:rFonts w:ascii="Arial" w:hAnsi="Arial" w:cs="Arial"/>
        </w:rPr>
      </w:pPr>
      <w:r>
        <w:rPr>
          <w:rFonts w:ascii="Arial" w:hAnsi="Arial" w:cs="Arial"/>
        </w:rPr>
        <w:t xml:space="preserve">Several computationally intensive tools have emerged to assess the degree or types of information encoded in </w:t>
      </w:r>
      <w:commentRangeStart w:id="59"/>
      <w:commentRangeStart w:id="60"/>
      <w:commentRangeStart w:id="61"/>
      <w:r>
        <w:rPr>
          <w:rFonts w:ascii="Arial" w:hAnsi="Arial" w:cs="Arial"/>
        </w:rPr>
        <w:t>signals</w:t>
      </w:r>
      <w:commentRangeEnd w:id="59"/>
      <w:r>
        <w:rPr>
          <w:rStyle w:val="CommentReference"/>
        </w:rPr>
        <w:commentReference w:id="59"/>
      </w:r>
      <w:commentRangeEnd w:id="60"/>
      <w:r>
        <w:rPr>
          <w:rStyle w:val="CommentReference"/>
        </w:rPr>
        <w:commentReference w:id="60"/>
      </w:r>
      <w:commentRangeEnd w:id="61"/>
      <w:r>
        <w:rPr>
          <w:rStyle w:val="CommentReference"/>
        </w:rPr>
        <w:commentReference w:id="61"/>
      </w:r>
      <w:r>
        <w:rPr>
          <w:rFonts w:ascii="Arial" w:hAnsi="Arial" w:cs="Arial"/>
        </w:rPr>
        <w:t xml:space="preserve">. Researchers have used visual classification, either manually </w:t>
      </w:r>
      <w:r>
        <w:rPr>
          <w:rFonts w:ascii="Arial" w:hAnsi="Arial" w:cs="Arial"/>
        </w:rPr>
        <w:fldChar w:fldCharType="begin"/>
      </w:r>
      <w:r>
        <w:rPr>
          <w:rFonts w:ascii="Arial" w:hAnsi="Arial" w:cs="Arial"/>
        </w:rPr>
        <w:instrText xml:space="preserve"> ADDIN ZOTERO_ITEM CSL_CITATION {"citationID":"hsmYxYOv","properties":{"formattedCitation":"(McDonald et al., 2006; Smith-Vidaurre et al., 2020)","plainCitation":"(McDonald et al., 2006; Smith-Vidaurre et al., 2020)","noteIndex":0},"citationItems":[{"id":520,"uris":["http://zotero.org/groups/5786507/items/7BKS52MV"],"itemData":{"id":520,"type":"article-journal","abstract":"Blue whale songs provide a measure for characterising worldwide blue whale population structure. These songs are divided into nine regional types, which maintain a stable character. Five of the nine song types have been recorded over time spans greater than 30 years showing no significant change in character. The nine song types can be divided into those containing only simple tonal components (high latitude North Pacific, North Atlantic and Southern Ocean song types), those comprised of complex pulsed units in addition to the tonal components (Pacific Ocean margin song types from California, Chile and New Zealand), and those which have the greatest complexity of all and the longest cycling times (Indian Ocean song types from Sri Lanka, Fremantle and Diego Garcia). We suggest that temporally stable differences in song provide another characteristic for comparison with genetic and morphological data when defining blue whale populations. Furthermore, as Mellinger and Barlow (2003) recommend, when there is a lack of other data or lack of clarity in other data sets, evidence of distinct differences in songs between areas should be used as a provisional hypothesis about population structure when making management decisions. Worldwide study is needed to better understand the various populations and subspecies within species like the blue whale that have large geographic distributions and have both migrating and resident populations.","container-title":"Journal of Cetacean Research and Management","issue":"1","language":"en","page":"55-65","source":"escholarship.org","title":"Biogeographic characterization of blue whale song worldwide: Using song to identify populations","title-short":"Biogeographic characterization of blue whale song worldwide","volume":"8","author":[{"family":"McDonald","given":"Mark A."},{"family":"Mesnick","given":"Sarah L."},{"family":"Hildebrand","given":"John A."}],"issued":{"date-parts":[["2006"]]}}},{"id":536,"uris":["http://zotero.org/groups/5786507/items/ZNXJZAJT"],"itemData":{"id":536,"type":"article-journal","abstract":"Despite longstanding interest in the evolutionary origins and maintenance of vocal learning, we know relatively little about how social dynamics influence vocal learning processes in natural populations. The “signaling group membership” hypothesis proposes that socially learned calls evolved and are maintained as signals of group membership. However, in fission–fusion societies, individuals can interact in social groups across various social scales. For learned calls to signal group membership over multiple social scales, they must contain information about group membership over each of these scales, a concept termed “hierarchical mapping.” Monk parakeets (Myiopsitta monachus), small parrots native to South America, exhibit vocal mimicry in captivity and fission–fusion social dynamics in the wild. We examined patterns of contact call acoustic similarity in Uruguay to test the hierarchical mapping assumption of the signaling group membership hypothesis. We also asked whether geographic variation patterns matched regional dialects or geographic clines that have been documented in other vocal learning species. We used visual inspection, spectrographic cross-correlation and random forests, a machine learning approach, to evaluate contact call similarity. We compared acoustic similarity across social scales and geographic distance using Mantel tests and spatial autocorrelation. We found high similarity within individuals, and low, albeit significant, similarity within groups at the pair, flock and site social scales. Patterns of acoustic similarity over geographic distance did not match mosaic or graded patterns expected in dialectal or clinal variation. Our findings suggest that monk parakeet social interactions rely more heavily upon individual recognition than group membership at higher social scales.","container-title":"Behavioral Ecology","DOI":"10.1093/beheco/arz202","ISSN":"1045-2249","issue":"2","journalAbbreviation":"Behavioral Ecology","page":"448-458","source":"Silverchair","title":"Individual signatures outweigh social group identity in contact calls of a communally nesting parrot","volume":"31","author":[{"family":"Smith-Vidaurre","given":"Grace"},{"family":"Araya-Salas","given":"Marcelo"},{"family":"Wright","given":"Timothy F"}],"issued":{"date-parts":[["2020",3,20]]}}}],"schema":"https://github.com/citation-style-language/schema/raw/master/csl-citation.json"} </w:instrText>
      </w:r>
      <w:r>
        <w:rPr>
          <w:rFonts w:ascii="Arial" w:hAnsi="Arial" w:cs="Arial"/>
        </w:rPr>
        <w:fldChar w:fldCharType="separate"/>
      </w:r>
      <w:r w:rsidRPr="004A6797">
        <w:rPr>
          <w:rFonts w:ascii="Arial" w:hAnsi="Arial" w:cs="Arial"/>
        </w:rPr>
        <w:t>(McDonald et al., 2006; Smith-Vidaurre et al., 2020)</w:t>
      </w:r>
      <w:r>
        <w:rPr>
          <w:rFonts w:ascii="Arial" w:hAnsi="Arial" w:cs="Arial"/>
        </w:rPr>
        <w:fldChar w:fldCharType="end"/>
      </w:r>
      <w:r>
        <w:rPr>
          <w:rFonts w:ascii="Arial" w:hAnsi="Arial" w:cs="Arial"/>
        </w:rPr>
        <w:t xml:space="preserve">, or with automated tools like artificial neural networks </w:t>
      </w:r>
      <w:r>
        <w:rPr>
          <w:rFonts w:ascii="Arial" w:hAnsi="Arial" w:cs="Arial"/>
        </w:rPr>
        <w:fldChar w:fldCharType="begin"/>
      </w:r>
      <w:r>
        <w:rPr>
          <w:rFonts w:ascii="Arial" w:hAnsi="Arial" w:cs="Arial"/>
        </w:rPr>
        <w:instrText xml:space="preserve"> ADDIN ZOTERO_ITEM CSL_CITATION {"citationID":"WALAxXLv","properties":{"formattedCitation":"(Deecke et al., 2000)","plainCitation":"(Deecke et al., 2000)","noteIndex":0},"citationItems":[{"id":522,"uris":["http://zotero.org/groups/5786507/items/V2UWNIJQ"],"itemData":{"id":522,"type":"article-journal","abstract":"Variation in vocal signals among populations and social groups of animals provides opportunities for the study of the mechanisms of behavioural change and their importance in generating and maintaining behavioural variation. We analysed two call types made by two matrilineal social groups of resident killer whales, Orcinus orca, over 12–13 years. We used a neural network-based index of acoustic similarity to identify mechanisms of call differentiation. A test for structural modification of the calls detected significant changes in one call type in both groups, but not in the other. For the modified call type, the rate of divergence between the two groups was significantly lower than the rate of modification within either group showing that calls were modified in a similar fashion in the two groups. An analysis of structural parameters detected no strong directionality in the change. The pattern of call modification could have been caused by maturational changes to the calls or, if killer whale dialects are learned behavioural traits, cultural drift in the structure of the calls together with horizontal transmission of modifications between the two groups. Such vocal matching between members of different matrilines would suggest that vocal learning is not limited to vertical transmission from mother to offspring, which has important implications for models of gene–culture coevolution.","container-title":"Animal Behaviour","DOI":"10.1006/anbe.2000.1454","ISSN":"0003-3472","issue":"5","journalAbbreviation":"Animal Behaviour","page":"629-638","source":"ScienceDirect","title":"Dialect change in resident killer whales: implications for vocal learning and cultural transmission","title-short":"Dialect change in resident killer whales","volume":"60","author":[{"family":"Deecke","given":"V. B"},{"family":"Ford","given":"J. K. B"},{"family":"Spong","given":"P"}],"issued":{"date-parts":[["2000",11,1]]}}}],"schema":"https://github.com/citation-style-language/schema/raw/master/csl-citation.json"} </w:instrText>
      </w:r>
      <w:r>
        <w:rPr>
          <w:rFonts w:ascii="Arial" w:hAnsi="Arial" w:cs="Arial"/>
        </w:rPr>
        <w:fldChar w:fldCharType="separate"/>
      </w:r>
      <w:r w:rsidRPr="00AE1FD3">
        <w:rPr>
          <w:rFonts w:ascii="Arial" w:hAnsi="Arial" w:cs="Arial"/>
        </w:rPr>
        <w:t>(Deecke et al., 2000)</w:t>
      </w:r>
      <w:r>
        <w:rPr>
          <w:rFonts w:ascii="Arial" w:hAnsi="Arial" w:cs="Arial"/>
        </w:rPr>
        <w:fldChar w:fldCharType="end"/>
      </w:r>
      <w:r>
        <w:rPr>
          <w:rFonts w:ascii="Arial" w:hAnsi="Arial" w:cs="Arial"/>
        </w:rPr>
        <w:t xml:space="preserve">. Other tools include dimensionality reduction, like spectrographic cross-correlation </w:t>
      </w:r>
      <w:r>
        <w:rPr>
          <w:rFonts w:ascii="Arial" w:hAnsi="Arial" w:cs="Arial"/>
        </w:rPr>
        <w:fldChar w:fldCharType="begin"/>
      </w:r>
      <w:r w:rsidR="00834B5D">
        <w:rPr>
          <w:rFonts w:ascii="Arial" w:hAnsi="Arial" w:cs="Arial"/>
        </w:rPr>
        <w:instrText xml:space="preserve"> ADDIN ZOTERO_ITEM CSL_CITATION {"citationID":"RuUzJVFu","properties":{"formattedCitation":"(Araya-Salas et al., 2019; Berg, Delgado, Cortopassi, et al., 2011; Berg, Delgado, Okawa, et al., 2011; Smith-Vidaurre et al., 2020, 2023; Wright, 1996)","plainCitation":"(Araya-Salas et al., 2019; Berg, Delgado, Cortopassi, et al., 2011; Berg, Delgado, Okawa, et al., 2011; Smith-Vidaurre et al., 2020, 2023; Wright, 1996)","noteIndex":0},"citationItems":[{"id":534,"uris":["http://zotero.org/groups/5786507/items/DLH8HEV6"],"itemData":{"id":534,"type":"article-journal","abstract":"Vocal learning, in which animals modify their vocalizations based on social experience, has evolved in several lineages of mammals and birds, including humans. Despite much attention, the question of how this key cognitive trait has evolved remains unanswered. The motor theory for the origin of vocal learning posits that neural centres specialized for vocal learning arose from adjacent areas in the brain devoted to general motor learning. One prediction of this hypothesis is that visual displays that rely on complex motor patterns may also be learned in taxa with vocal learning. While learning of both spoken and gestural languages is well documented in humans, the occurrence of learned visual displays has rarely been examined in non-human animals. We tested for geographical variation consistent with learning of visual displays in long-billed hermits (Phaethornis longirostris), a lek-mating hummingbird that, like humans, has both learned vocalizations and elaborate visual displays. We found lek-level signatures in both vocal parameters and visual display features, including display element proportions, sequence syntax and fine-scale parameters of elements. This variation was not associated with genetic differentiation between leks. In the absence of genetic differences, geographical variation in vocal signals at small scales is most parsimoniously attributed to learning, suggesting a significant role of social learning in visual display ontogeny. The co-occurrence of learning in vocal and visual displays would be consistent with a parallel evolution of these two signal modalities in this species.","container-title":"Proceedings of the Royal Society B: Biological Sciences","DOI":"10.1098/rspb.2019.0666","issue":"1903","note":"publisher: Royal Society","page":"20190666","source":"royalsocietypublishing.org (Atypon)","title":"Social group signatures in hummingbird displays provide evidence of co-occurrence of vocal and visual learning","volume":"286","author":[{"family":"Araya-Salas","given":"Marcelo"},{"family":"Smith-Vidaurre","given":"Grace"},{"family":"Mennill","given":"Daniel J."},{"family":"González-Gómez","given":"Paulina L."},{"family":"Cahill","given":"James"},{"family":"Wright","given":"Timothy F."}],"issued":{"date-parts":[["2019",5,29]]}}},{"id":530,"uris":["http://zotero.org/groups/5786507/items/4ILM3F4A"],"itemData":{"id":530,"type":"article-journal","abstract":"Learned birdsong is a widely used animal model for understanding the acquisition of human speech. Male songbirds often learn songs from adult males during sensitive periods early in life, and sing to attract mates and defend territories. In presumably all of the 350+ parrot species, individuals of both sexes commonly learn vocal signals throughout life to satisfy a wide variety of social functions. Despite intriguing parallels with humans, there have been no experimental studies demonstrating learned vocal production in wild parrots. We studied contact call learning in video-rigged nests of a well-known marked population of green-rumped parrotlets (Forpus passerinus) in Venezuela. Both sexes of naive nestlings developed individually unique contact calls in the nest, and we demonstrate experimentally that signature attributes are learned from both primary care-givers. This represents the first experimental evidence for the mechanisms underlying the transmission of a socially acquired trait in a wild parrot population.","container-title":"Proceedings of the Royal Society B: Biological Sciences","DOI":"10.1098/rspb.2011.0932","issue":"1728","note":"publisher: Royal Society","page":"585-591","source":"royalsocietypublishing-org.proxy2.cl.msu.edu (Atypon)","title":"Vertical transmission of learned signatures in a wild parrot","volume":"279","author":[{"family":"Berg","given":"Karl S."},{"family":"Delgado","given":"Soraya"},{"family":"Cortopassi","given":"Kathryn A."},{"family":"Beissinger","given":"Steven R."},{"family":"Bradbury","given":"Jack W."}],"issued":{"date-parts":[["2011",7,13]]}}},{"id":527,"uris":["http://zotero.org/groups/5786507/items/M5RQLYC2"],"itemData":{"id":527,"type":"article-journal","abstract":"Contact calls function to coordinate movements in a wide variety of social animals. Where population density is high, visibility is low and repeated interactions occur between known social companions, calls are often individually recognizable. Parrots are highly social and make substantial daily movements, which appear to be mediated through contact calling. However, there is little experimental evidence for how free-ranging parrots recognize social companions. We quantified intra- and interindividual variation of contact calls in a banded population of green-rumped parrotlets in Venezuela. Recordings of a sample of males were made on replicate days as they announced their return to incubating mates. Spectrographic structure of these contact calls showed significantly more variation between than within individuals, and calls could be correctly classified to individuals more often than was expected by chance. Males varied across multiple dimensions simultaneously, including duration, frequency and frequency modulation of contact calls. Playback experiments showed that free-ranging female parrotlets responded significantly more often to their mates’ calls than to calls of males of other nests. Mate recognition via contact calls may be selectively advantageous during incubation and brooding if this reduces the potential costs associated with confusing contact calls of mates with those of nonmates, including infanticidal conspecifics.","container-title":"Animal Behaviour","DOI":"10.1016/j.anbehav.2010.10.012","ISSN":"0003-3472","issue":"1","journalAbbreviation":"Animal Behaviour","page":"241-248","source":"ScienceDirect","title":"Contact calls are used for individual mate recognition in free-ranging green-rumped parrotlets, &lt;i&gt;Forpus passerinus&lt;/i&gt;","volume":"81","author":[{"family":"Berg","given":"Karl S."},{"family":"Delgado","given":"Soraya"},{"family":"Okawa","given":"Rae"},{"family":"Beissinger","given":"Steven R."},{"family":"Bradbury","given":"Jack W."}],"issued":{"date-parts":[["2011",1,1]]}}},{"id":536,"uris":["http://zotero.org/groups/5786507/items/ZNXJZAJT"],"itemData":{"id":536,"type":"article-journal","abstract":"Despite longstanding interest in the evolutionary origins and maintenance of vocal learning, we know relatively little about how social dynamics influence vocal learning processes in natural populations. The “signaling group membership” hypothesis proposes that socially learned calls evolved and are maintained as signals of group membership. However, in fission–fusion societies, individuals can interact in social groups across various social scales. For learned calls to signal group membership over multiple social scales, they must contain information about group membership over each of these scales, a concept termed “hierarchical mapping.” Monk parakeets (Myiopsitta monachus), small parrots native to South America, exhibit vocal mimicry in captivity and fission–fusion social dynamics in the wild. We examined patterns of contact call acoustic similarity in Uruguay to test the hierarchical mapping assumption of the signaling group membership hypothesis. We also asked whether geographic variation patterns matched regional dialects or geographic clines that have been documented in other vocal learning species. We used visual inspection, spectrographic cross-correlation and random forests, a machine learning approach, to evaluate contact call similarity. We compared acoustic similarity across social scales and geographic distance using Mantel tests and spatial autocorrelation. We found high similarity within individuals, and low, albeit significant, similarity within groups at the pair, flock and site social scales. Patterns of acoustic similarity over geographic distance did not match mosaic or graded patterns expected in dialectal or clinal variation. Our findings suggest that monk parakeet social interactions rely more heavily upon individual recognition than group membership at higher social scales.","container-title":"Behavioral Ecology","DOI":"10.1093/beheco/arz202","ISSN":"1045-2249","issue":"2","journalAbbreviation":"Behavioral Ecology","page":"448-458","source":"Silverchair","title":"Individual signatures outweigh social group identity in contact calls of a communally nesting parrot","volume":"31","author":[{"family":"Smith-Vidaurre","given":"Grace"},{"family":"Araya-Salas","given":"Marcelo"},{"family":"Wright","given":"Timothy F"}],"issued":{"date-parts":[["2020",3,20]]}}},{"id":542,"uris":["http://zotero.org/groups/5786507/items/E7IVATDZ"],"itemData":{"id":542,"type":"article-journal","abstract":"Animals can actively encode different types of identity information in learned communication signals, such as group membership or individual identity. The social environments in which animals interact may favor different types of information, but whether identity information conveyed in learned signals is robust or responsive to social disruption over short evolutionary timescales is not well understood. We inferred the type of identity information that was most salient in vocal signals by combining computational tools, including supervised machine learning, with a conceptual framework of “hierarchical mapping”, or patterns of relative acoustic convergence across social scales. We used populations of a vocal learning species as a natural experiment to test whether the type of identity information emphasized in learned vocalizations changed in populations that experienced the social disruption of introduction into new parts of the world. We compared the social scales with the most salient identity information among native and introduced range monk parakeet (Myiopsitta monachus) calls recorded in Uruguay and the United States, respectively. We also evaluated whether the identity information emphasized in introduced range calls changed over time. To place our findings in an evolutionary context, we compared our results with another parrot species that exhibits well-established and distinctive regional vocal dialects that are consistent with signaling group identity. We found that both native and introduced range monk parakeet calls displayed the strongest convergence at the individual scale and minimal convergence within sites. We did not identify changes in the strength of acoustic convergence within sites over time in the introduced range calls. These results indicate that the individual identity information in learned vocalizations did not change over short evolutionary timescales in populations that experienced the social disruption of introduction. Our findings point to exciting new research directions about the robustness or responsiveness of communication systems over different evolutionary timescales.","container-title":"PLOS Computational Biology","DOI":"10.1371/journal.pcbi.1011231","ISSN":"1553-7358","issue":"7","journalAbbreviation":"PLOS Computational Biology","language":"en","note":"publisher: Public Library of Science","page":"e1011231","source":"PLoS Journals","title":"Individual identity information persists in learned calls of introduced parrot populations","volume":"19","author":[{"family":"Smith-Vidaurre","given":"Grace"},{"family":"Pérez-Marrufo","given":"Valeria"},{"family":"Hobson","given":"Elizabeth A."},{"family":"Salinas-Melgoza","given":"Alejandro"},{"family":"Wright","given":"Timothy F."}],"issued":{"date-parts":[["2023",7,27]]}}},{"id":519,"uris":["http://zotero.org/groups/5786507/items/CYI2BRGH"],"itemData":{"id":519,"type":"article-journal","abstract":"This study describes a system of regional dialects in the contact call of a parrot, the yellow-naped amazon (Amazona auropalliata.) Spectrographic cross-correlation analyses of calls from multiple adults at 16 roosts in Costa Rica reveal two distinct patterns of geographic variation in call structure: first, variation in the basic structure of the call by which roosts can be classified into three distinct dialects, and second, fine-scale variation of call structure among roosts within a dialect. Some birds at roosts bordering two dialects use the calls of both neighbouring dialects interchangeably. These results suggest that there are two distinct processes governing the diffusion of call types among roosts, with dialect borders acting as barriers to the spread of foreign calls. Such a dialect system could be maintained through either reduced dispersal of birds across dialect boundaries or alternatively, by reduced diffusion of call types. These two possibilities have different implications for the genetic isolation of populations and thus for both speciation and learning. This pattern is broadly similar to those seen in some songbirds and may be maintained in a similar manner.","container-title":"Proceedings of the Royal Society of London. Series B: Biological Sciences","DOI":"10.1098/rspb.1996.0128","issue":"1372","note":"publisher: Royal Society","page":"867-872","source":"royalsocietypublishing.org (Atypon)","title":"Regional dialects in the contact call of a parrot","volume":"263","author":[{"family":"Wright","given":"Timothy F."}],"issued":{"date-parts":[["1996"]]}}}],"schema":"https://github.com/citation-style-language/schema/raw/master/csl-citation.json"} </w:instrText>
      </w:r>
      <w:r>
        <w:rPr>
          <w:rFonts w:ascii="Arial" w:hAnsi="Arial" w:cs="Arial"/>
        </w:rPr>
        <w:fldChar w:fldCharType="separate"/>
      </w:r>
      <w:r w:rsidR="00834B5D" w:rsidRPr="00834B5D">
        <w:rPr>
          <w:rFonts w:ascii="Arial" w:hAnsi="Arial" w:cs="Arial"/>
        </w:rPr>
        <w:t>(Araya-Salas et al., 2019; Berg, Delgado, Cortopassi, et al., 2011; Berg, Delgado, Okawa, et al., 2011; Smith-Vidaurre et al., 2020, 2023; Wright, 1996)</w:t>
      </w:r>
      <w:r>
        <w:rPr>
          <w:rFonts w:ascii="Arial" w:hAnsi="Arial" w:cs="Arial"/>
        </w:rPr>
        <w:fldChar w:fldCharType="end"/>
      </w:r>
      <w:r>
        <w:rPr>
          <w:rFonts w:ascii="Arial" w:hAnsi="Arial" w:cs="Arial"/>
        </w:rPr>
        <w:t xml:space="preserve">, and multidimensional scaling </w:t>
      </w:r>
      <w:r>
        <w:rPr>
          <w:rFonts w:ascii="Arial" w:hAnsi="Arial" w:cs="Arial"/>
        </w:rPr>
        <w:fldChar w:fldCharType="begin"/>
      </w:r>
      <w:r>
        <w:rPr>
          <w:rFonts w:ascii="Arial" w:hAnsi="Arial" w:cs="Arial"/>
        </w:rPr>
        <w:instrText xml:space="preserve"> ADDIN ZOTERO_ITEM CSL_CITATION {"citationID":"LyzorHVW","properties":{"formattedCitation":"(Smith-Vidaurre et al., 2020, 2021, 2023)","plainCitation":"(Smith-Vidaurre et al., 2020, 2021, 2023)","noteIndex":0},"citationItems":[{"id":536,"uris":["http://zotero.org/groups/5786507/items/ZNXJZAJT"],"itemData":{"id":536,"type":"article-journal","abstract":"Despite longstanding interest in the evolutionary origins and maintenance of vocal learning, we know relatively little about how social dynamics influence vocal learning processes in natural populations. The “signaling group membership” hypothesis proposes that socially learned calls evolved and are maintained as signals of group membership. However, in fission–fusion societies, individuals can interact in social groups across various social scales. For learned calls to signal group membership over multiple social scales, they must contain information about group membership over each of these scales, a concept termed “hierarchical mapping.” Monk parakeets (Myiopsitta monachus), small parrots native to South America, exhibit vocal mimicry in captivity and fission–fusion social dynamics in the wild. We examined patterns of contact call acoustic similarity in Uruguay to test the hierarchical mapping assumption of the signaling group membership hypothesis. We also asked whether geographic variation patterns matched regional dialects or geographic clines that have been documented in other vocal learning species. We used visual inspection, spectrographic cross-correlation and random forests, a machine learning approach, to evaluate contact call similarity. We compared acoustic similarity across social scales and geographic distance using Mantel tests and spatial autocorrelation. We found high similarity within individuals, and low, albeit significant, similarity within groups at the pair, flock and site social scales. Patterns of acoustic similarity over geographic distance did not match mosaic or graded patterns expected in dialectal or clinal variation. Our findings suggest that monk parakeet social interactions rely more heavily upon individual recognition than group membership at higher social scales.","container-title":"Behavioral Ecology","DOI":"10.1093/beheco/arz202","ISSN":"1045-2249","issue":"2","journalAbbreviation":"Behavioral Ecology","page":"448-458","source":"Silverchair","title":"Individual signatures outweigh social group identity in contact calls of a communally nesting parrot","volume":"31","author":[{"family":"Smith-Vidaurre","given":"Grace"},{"family":"Araya-Salas","given":"Marcelo"},{"family":"Wright","given":"Timothy F"}],"issued":{"date-parts":[["2020",3,20]]}}},{"id":539,"uris":["http://zotero.org/groups/5786507/items/2XR78B26"],"itemData":{"id":539,"type":"article-journal","abstract":"The manner in which vocal learning is used for social recognition may be sensitive to the social environment. Biological invaders capable of vocal learning are useful for testing this possibility, as invasion alters population size. Some vocal learning species use frequency modulation patterns of acoustic signals for individual recognition. In such species, frequency modulation patterns should be more complex in larger social groups, reflecting greater selection for individual distinctiveness. We used numbers of nests and nest densities as proxies of local population sizes of native range monk parakeets, Myiopsitta monachus, in Uruguay and invasive range populations in the United States. Flock sizes were obtained to estimate maximum social group sizes per range. Supervised machine learning and frequency contours were employed to compare contact call structure between native and invasive range populations, and the effect of urban habitats on call structure was also assessed. Invasive range populations exhibited fewer nests, lower nest densities and smaller maximum flock sizes, which is consistent with a reduction in population size following invasion. Parakeets at invasive range sites also produced contact calls with simpler frequency modulation patterns. Beecher's statistic (HS) revealed reduced individual identity content and fewer possible unique individual signatures in invasive range calls. Simpler individual signatures are consistent with relaxed selection on the complexity of learned calls likely used for individual vocal recognition in the smaller local populations that we identified post-invasion. Frequency modulation patterns were simpler in urban habitats in both ranges, indicating that urban habitats could also alter the social environment and in turn influence the complexity of learned individual signatures. These findings contribute to a growing literature on the use of vocal learning for individual recognition and indicate that vocal learning can be used to produce individual vocal signatures in a manner sensitive to local population size.","container-title":"Animal Behaviour","DOI":"10.1016/j.anbehav.2021.06.020","ISSN":"0003-3472","journalAbbreviation":"Animal Behaviour","page":"15-39","source":"ScienceDirect","title":"Individual vocal signatures show reduced complexity following invasion","volume":"179","author":[{"family":"Smith-Vidaurre","given":"Grace"},{"family":"Perez-Marrufo","given":"Valeria"},{"family":"Wright","given":"Timothy F."}],"issued":{"date-parts":[["2021",9,1]]}}},{"id":542,"uris":["http://zotero.org/groups/5786507/items/E7IVATDZ"],"itemData":{"id":542,"type":"article-journal","abstract":"Animals can actively encode different types of identity information in learned communication signals, such as group membership or individual identity. The social environments in which animals interact may favor different types of information, but whether identity information conveyed in learned signals is robust or responsive to social disruption over short evolutionary timescales is not well understood. We inferred the type of identity information that was most salient in vocal signals by combining computational tools, including supervised machine learning, with a conceptual framework of “hierarchical mapping”, or patterns of relative acoustic convergence across social scales. We used populations of a vocal learning species as a natural experiment to test whether the type of identity information emphasized in learned vocalizations changed in populations that experienced the social disruption of introduction into new parts of the world. We compared the social scales with the most salient identity information among native and introduced range monk parakeet (Myiopsitta monachus) calls recorded in Uruguay and the United States, respectively. We also evaluated whether the identity information emphasized in introduced range calls changed over time. To place our findings in an evolutionary context, we compared our results with another parrot species that exhibits well-established and distinctive regional vocal dialects that are consistent with signaling group identity. We found that both native and introduced range monk parakeet calls displayed the strongest convergence at the individual scale and minimal convergence within sites. We did not identify changes in the strength of acoustic convergence within sites over time in the introduced range calls. These results indicate that the individual identity information in learned vocalizations did not change over short evolutionary timescales in populations that experienced the social disruption of introduction. Our findings point to exciting new research directions about the robustness or responsiveness of communication systems over different evolutionary timescales.","container-title":"PLOS Computational Biology","DOI":"10.1371/journal.pcbi.1011231","ISSN":"1553-7358","issue":"7","journalAbbreviation":"PLOS Computational Biology","language":"en","note":"publisher: Public Library of Science","page":"e1011231","source":"PLoS Journals","title":"Individual identity information persists in learned calls of introduced parrot populations","volume":"19","author":[{"family":"Smith-Vidaurre","given":"Grace"},{"family":"Pérez-Marrufo","given":"Valeria"},{"family":"Hobson","given":"Elizabeth A."},{"family":"Salinas-Melgoza","given":"Alejandro"},{"family":"Wright","given":"Timothy F."}],"issued":{"date-parts":[["2023",7,27]]}}}],"schema":"https://github.com/citation-style-language/schema/raw/master/csl-citation.json"} </w:instrText>
      </w:r>
      <w:r>
        <w:rPr>
          <w:rFonts w:ascii="Arial" w:hAnsi="Arial" w:cs="Arial"/>
        </w:rPr>
        <w:fldChar w:fldCharType="separate"/>
      </w:r>
      <w:r w:rsidRPr="00012A61">
        <w:rPr>
          <w:rFonts w:ascii="Arial" w:hAnsi="Arial" w:cs="Arial"/>
        </w:rPr>
        <w:t>(Smith-Vidaurre et al., 2020, 2021, 2023)</w:t>
      </w:r>
      <w:r>
        <w:rPr>
          <w:rFonts w:ascii="Arial" w:hAnsi="Arial" w:cs="Arial"/>
        </w:rPr>
        <w:fldChar w:fldCharType="end"/>
      </w:r>
      <w:r>
        <w:rPr>
          <w:rFonts w:ascii="Arial" w:hAnsi="Arial" w:cs="Arial"/>
        </w:rPr>
        <w:t xml:space="preserve"> to visualize patterns of acoustic variation in low-dimensional acoustic space. Using note categorization or spectrographic cross-correlation results, researchers can then compare signals via matrix correlation and acoustic similarity and social identity or social affiliation </w:t>
      </w:r>
      <w:r>
        <w:rPr>
          <w:rFonts w:ascii="Arial" w:hAnsi="Arial" w:cs="Arial"/>
        </w:rPr>
        <w:fldChar w:fldCharType="begin"/>
      </w:r>
      <w:r w:rsidR="006717AB">
        <w:rPr>
          <w:rFonts w:ascii="Arial" w:hAnsi="Arial" w:cs="Arial"/>
        </w:rPr>
        <w:instrText xml:space="preserve"> ADDIN ZOTERO_ITEM CSL_CITATION {"citationID":"HA05s49m","properties":{"formattedCitation":"(Hile et al., 2000; Kershenbaum et al., 2012; MacDougall-Shackleton &amp; MacDougall-Shackleton, 2001; Smith-Vidaurre et al., 2023)","plainCitation":"(Hile et al., 2000; Kershenbaum et al., 2012; MacDougall-Shackleton &amp; MacDougall-Shackleton, 2001; Smith-Vidaurre et al., 2023)","noteIndex":0},"citationItems":[{"id":532,"uris":["http://zotero.org/groups/5786507/items/LRNJKMW3"],"itemData":{"id":532,"type":"article-journal","abstract":"The budgerigar, a small species of parrot, can learn new vocalizations throughout life and is therefore widely used as a model system for studying various aspects of vocal learning. It is not known, however, why parrots imitate sounds. To test the hypothesis that vocal imitation in budgerigars is related to pair bonding, we recorded approximately 100 contact calls from each of nine male and nine female adult budgerigars that were unfamiliar with one another and then placed them into pairs. We sampled their contact call repertoire weekly and conducted twice-weekly behavioural observation sessions. We compared contact calls by sonagram cross-correlation and classified them by means of a hierarchical clustering algorithm. This analysis showed that all pairs developed a shared call within an average of 2.1 weeks. Further analysis revealed that eight of the nine male budgerigars imitated the contact calls of their assigned mates, while none of the females imitated the calls of their males. We conclude that contact call imitation in adult budgerigars probably contributes to pair bond formation and maintenance. Prior studies on budgerigars were limited by the lack of a behavioural paradigm to elicit vocal imitation reliably. Our study remedies this and thereby serves as a foundation for future studies on vocal learning in adult animals.","container-title":"Animal Behaviour","DOI":"10.1006/anbe.1999.1438","ISSN":"0003-3472","issue":"6","journalAbbreviation":"Animal Behaviour","page":"1209-1218","source":"ScienceDirect","title":"Male vocal imitation produces call convergence during pair bonding in budgerigars, &lt;i&gt;Melopsittacus undulatus&lt;/i&gt;","volume":"59","author":[{"family":"Hile","given":"Arla G."},{"family":"Plummer","given":"Thane K."},{"family":"Striedter","given":"Georg F."}],"issued":{"date-parts":[["2000",6,1]]}}},{"id":549,"uris":["http://zotero.org/groups/5786507/items/2IUAEEP4"],"itemData":{"id":549,"type":"article-journal","abstract":"Few mammalian species produce vocalizations that are as richly structured as bird songs, and this greatly restricts the capacity for information transfer. Syntactically complex mammalian vocalizations have been previously studied only in primates, ...","container-title":"Proceedings of the Royal Society B: Biological Sciences","DOI":"10.1098/rspb.2012.0322","issue":"1740","language":"en","note":"PMID: 22513862","page":"2974","source":"pmc.ncbi.nlm.nih.gov","title":"Syntactic structure and geographical dialects in the songs of male rock hyraxes","volume":"279","author":[{"family":"Kershenbaum","given":"Arik"},{"family":"Ilany","given":"Amiyaal"},{"family":"Blaustein","given":"Leon"},{"family":"Geffen","given":"Eli"}],"issued":{"date-parts":[["2012",4,18]]}}},{"id":524,"uris":["http://zotero.org/groups/5786507/items/Y6Z8SCP6"],"itemData":{"id":524,"type":"article-journal","abstract":"Bird song often varies geographically within a species; when this geographic variation has distinct boundaries, the shared song types are referred to as song dialects. How dialects are produced and their adaptive significance are longstanding problems in biology, with implications for the role of culture in the evolution and ecology of diverse organisms, including humans. Here we test the hypothesis that song dialect, a culturally transmitted trait, is related to the population genetic structure of mountain white-crowned sparrows (Zonotrichia leucophrys oriantha). To address this, we compared microsatellite allele frequencies from 18 sample sites representing eight dialect regions in the Sierra Nevada. Pairwise genetic distances were not significantly correlated with geographic distances either within or between dialects, nor did dialect groups form distinct genetic groups according to neighbor-joining or UPGMA analysis, and most variation in allele frequencies occurred among individuals rather than at higher levels. However, most of the remaining variation was attributable to differences among, rather than within, dialect regions, and this among-dialect component of variance was statistically significant. Moreover, when controlling for the effect of geographic distance, song dissimilarity and genetic distance between site pairs were significantly correlated. Thus, song dialects appear to be associated with reductions in, but not strict barriers to, gene flow among dialect regions.","container-title":"Evolution","DOI":"10.1111/j.0014-3820.2001.tb00769.x","ISSN":"1558-5646","issue":"12","language":"en","note":"_eprint: https://onlinelibrary.wiley.com/doi/pdf/10.1111/j.0014-3820.2001.tb00769.x","page":"2568-2575","source":"Wiley Online Library","title":"Cultural and Genetic Evolution in Mountain White-Crowned Sparrows: Song Dialects Are Associated with Population Structure","title-short":"Cultural and Genetic Evolution in Mountain White-Crowned Sparrows","volume":"55","author":[{"family":"MacDougall-Shackleton","given":"Elizabeth A."},{"family":"MacDougall-Shackleton","given":"Scott A."}],"issued":{"date-parts":[["2001"]]}}},{"id":542,"uris":["http://zotero.org/groups/5786507/items/E7IVATDZ"],"itemData":{"id":542,"type":"article-journal","abstract":"Animals can actively encode different types of identity information in learned communication signals, such as group membership or individual identity. The social environments in which animals interact may favor different types of information, but whether identity information conveyed in learned signals is robust or responsive to social disruption over short evolutionary timescales is not well understood. We inferred the type of identity information that was most salient in vocal signals by combining computational tools, including supervised machine learning, with a conceptual framework of “hierarchical mapping”, or patterns of relative acoustic convergence across social scales. We used populations of a vocal learning species as a natural experiment to test whether the type of identity information emphasized in learned vocalizations changed in populations that experienced the social disruption of introduction into new parts of the world. We compared the social scales with the most salient identity information among native and introduced range monk parakeet (Myiopsitta monachus) calls recorded in Uruguay and the United States, respectively. We also evaluated whether the identity information emphasized in introduced range calls changed over time. To place our findings in an evolutionary context, we compared our results with another parrot species that exhibits well-established and distinctive regional vocal dialects that are consistent with signaling group identity. We found that both native and introduced range monk parakeet calls displayed the strongest convergence at the individual scale and minimal convergence within sites. We did not identify changes in the strength of acoustic convergence within sites over time in the introduced range calls. These results indicate that the individual identity information in learned vocalizations did not change over short evolutionary timescales in populations that experienced the social disruption of introduction. Our findings point to exciting new research directions about the robustness or responsiveness of communication systems over different evolutionary timescales.","container-title":"PLOS Computational Biology","DOI":"10.1371/journal.pcbi.1011231","ISSN":"1553-7358","issue":"7","journalAbbreviation":"PLOS Computational Biology","language":"en","note":"publisher: Public Library of Science","page":"e1011231","source":"PLoS Journals","title":"Individual identity information persists in learned calls of introduced parrot populations","volume":"19","author":[{"family":"Smith-Vidaurre","given":"Grace"},{"family":"Pérez-Marrufo","given":"Valeria"},{"family":"Hobson","given":"Elizabeth A."},{"family":"Salinas-Melgoza","given":"Alejandro"},{"family":"Wright","given":"Timothy F."}],"issued":{"date-parts":[["2023",7,27]]}}}],"schema":"https://github.com/citation-style-language/schema/raw/master/csl-citation.json"} </w:instrText>
      </w:r>
      <w:r>
        <w:rPr>
          <w:rFonts w:ascii="Arial" w:hAnsi="Arial" w:cs="Arial"/>
        </w:rPr>
        <w:fldChar w:fldCharType="separate"/>
      </w:r>
      <w:r w:rsidRPr="00030375">
        <w:rPr>
          <w:rFonts w:ascii="Arial" w:hAnsi="Arial" w:cs="Arial"/>
        </w:rPr>
        <w:t>(Hile et al., 2000; Kershenbaum et al., 2012; MacDougall-Shackleton &amp; MacDougall-Shackleton, 2001; Smith-Vidaurre et al., 2023)</w:t>
      </w:r>
      <w:r>
        <w:rPr>
          <w:rFonts w:ascii="Arial" w:hAnsi="Arial" w:cs="Arial"/>
        </w:rPr>
        <w:fldChar w:fldCharType="end"/>
      </w:r>
      <w:r>
        <w:rPr>
          <w:rFonts w:ascii="Arial" w:hAnsi="Arial" w:cs="Arial"/>
        </w:rPr>
        <w:t xml:space="preserve">. For signals that are strings or combinations of several different discrete subunits, research can use methods that reconstruct information encoded in sequences </w:t>
      </w:r>
      <w:r>
        <w:rPr>
          <w:rFonts w:ascii="Arial" w:hAnsi="Arial" w:cs="Arial"/>
        </w:rPr>
        <w:fldChar w:fldCharType="begin"/>
      </w:r>
      <w:r w:rsidR="006717AB">
        <w:rPr>
          <w:rFonts w:ascii="Arial" w:hAnsi="Arial" w:cs="Arial"/>
        </w:rPr>
        <w:instrText xml:space="preserve"> ADDIN ZOTERO_ITEM CSL_CITATION {"citationID":"lylyd3Te","properties":{"formattedCitation":"(Kershenbaum &amp; Garland, 2015)","plainCitation":"(Kershenbaum &amp; Garland, 2015)","noteIndex":0},"citationItems":[{"id":544,"uris":["http://zotero.org/groups/5786507/items/WJJ2WCSZ"],"itemData":{"id":544,"type":"article-journal","abstract":"Many animals communicate using sequences of discrete acoustic elements which can be complex, vary in their degree of stereotypy, and are potentially open-ended. Variation in sequences can provide important ecological, behavioural or evolutionary information about the structure and connectivity of populations, mechanisms for vocal cultural evolution and the underlying drivers responsible for these processes. Various mathematical techniques have been used to form a realistic approximation of sequence similarity for such tasks. Here, we use both simulated and empirical data sets from animal vocal sequences (rock hyrax, Procavia capensis; humpback whale, Megaptera novaeangliae; bottlenose dolphin, Tursiops truncatus; and Carolina chickadee, Poecile carolinensis) to test which of eight sequence analysis metrics are more likely to reconstruct the information encoded in the sequences, and to test the fidelity of estimation of model parameters, when the sequences are assumed to conform to particular statistical models. Results from the simulated data indicated that multiple metrics were equally successful in reconstructing the information encoded in the sequences of simulated individuals (Markov chains, n-gram models, repeat distribution and edit distance) and data generated by different stochastic processes (entropy rate and n-grams). However, the string edit (Levenshtein) distance performed consistently and significantly better than all other tested metrics (including entropy, Markov chains, n-grams, mutual information) for all empirical data sets, despite being less commonly used in the field of animal acoustic communication. The Levenshtein distance metric provides a robust analytical approach that should be considered in the comparison of animal acoustic sequences in preference to other commonly employed techniques (such as Markov chains, hidden Markov models or Shannon entropy). The recent discovery that non-Markovian vocal sequences may be more common in animal communication than previously thought provides a rich area for future research that requires non-Markovian-based analysis techniques to investigate animal grammars and potentially the origin of human language.","container-title":"Methods in Ecology and Evolution","DOI":"10.1111/2041-210X.12433","ISSN":"2041-210X","issue":"12","language":"en","license":"© 2015 The Authors. Methods in Ecology and Evolution © 2015 British Ecological Society","note":"_eprint: https://onlinelibrary.wiley.com/doi/pdf/10.1111/2041-210X.12433","page":"1452-1461","source":"Wiley Online Library","title":"Quantifying similarity in animal vocal sequences: which metric performs best?","title-short":"Quantifying similarity in animal vocal sequences","volume":"6","author":[{"family":"Kershenbaum","given":"Arik"},{"family":"Garland","given":"Ellen C."}],"issued":{"date-parts":[["2015"]]}}}],"schema":"https://github.com/citation-style-language/schema/raw/master/csl-citation.json"} </w:instrText>
      </w:r>
      <w:r>
        <w:rPr>
          <w:rFonts w:ascii="Arial" w:hAnsi="Arial" w:cs="Arial"/>
        </w:rPr>
        <w:fldChar w:fldCharType="separate"/>
      </w:r>
      <w:r w:rsidRPr="00C54672">
        <w:rPr>
          <w:rFonts w:ascii="Arial" w:hAnsi="Arial" w:cs="Arial"/>
        </w:rPr>
        <w:t>(Kershenbaum &amp; Garland, 2015)</w:t>
      </w:r>
      <w:r>
        <w:rPr>
          <w:rFonts w:ascii="Arial" w:hAnsi="Arial" w:cs="Arial"/>
        </w:rPr>
        <w:fldChar w:fldCharType="end"/>
      </w:r>
      <w:r>
        <w:rPr>
          <w:rFonts w:ascii="Arial" w:hAnsi="Arial" w:cs="Arial"/>
        </w:rPr>
        <w:t xml:space="preserve"> like Shannon Information </w:t>
      </w:r>
      <w:r>
        <w:rPr>
          <w:rFonts w:ascii="Arial" w:hAnsi="Arial" w:cs="Arial"/>
        </w:rPr>
        <w:fldChar w:fldCharType="begin"/>
      </w:r>
      <w:r w:rsidR="006717AB">
        <w:rPr>
          <w:rFonts w:ascii="Arial" w:hAnsi="Arial" w:cs="Arial"/>
        </w:rPr>
        <w:instrText xml:space="preserve"> ADDIN ZOTERO_ITEM CSL_CITATION {"citationID":"6ZBc5Uk3","properties":{"formattedCitation":"(Coppinger et al., 2019; Freeberg, 2006; Selman &amp; Freeberg, 2024)","plainCitation":"(Coppinger et al., 2019; Freeberg, 2006; Selman &amp; Freeberg, 2024)","noteIndex":0},"citationItems":[{"id":557,"uris":["http://zotero.org/groups/5786507/items/P6GI7R7M"],"itemData":{"id":557,"type":"article-journal","abstract":"Recent theory in animal communication predicts that a group’s communicative complexity is connected to its social complexity. Social complexity has typically been measured using group size as an index, with larger groups thought to be more complex than smaller groups. However, group size alone does not account for other social differences that could influence the diversity of interactions within a group that may influence communication. In this study, we asked if other social factors could influence communicative behavior in groups by testing the influence of group composition in the Carolina chickadees, Poecile carolinensis. We recorded the vocal behavior of four wild-caught captive groups of familiar chickadees (birds caught from the same naturally occurring flock) and four wild-caught captive groups of unfamiliar chickadees (birds caught from all different naturally occurring flocks) and then analyzed vocalizations by assessing the note types birds used in their chickadee calls. Flocks of familiar chickadees used fewer introductory notes, more C notes, and fewer hybrid notes in their calls compared to flocks of unfamiliar chickadees. Communicative complexity, measured by zero- and first-order uncertainty, did not differ between conditions. We conclude that note composition of call, but not call complexity, varies with flock-mate familiarity.","container-title":"acta ethologica","DOI":"10.1007/s10211-019-00308-8","ISSN":"1437-9546","issue":"1","journalAbbreviation":"acta ethol","language":"en","page":"73-77","source":"Springer Link","title":"Flock-mate familiarity affects note composition of chickadee calls","volume":"22","author":[{"family":"Coppinger","given":"Brittany A."},{"family":"Davis","given":"Jordon E."},{"family":"Freeberg","given":"Todd M."}],"issued":{"date-parts":[["2019",2,1]]}}},{"id":552,"uris":["http://zotero.org/groups/5786507/items/HWTLRMW5"],"itemData":{"id":552,"type":"article-journal","abstract":"One hypothesis to explain variation in vocal communication in animal species is that the complexity of the social group influences the group's vocal complexity. This social-complexity hypothesis for communication is also central to recent arguments regarding the origins of human language, but experimental tests of the hypothesis are lacking. This study investigated whether group size, a fundamental component of social complexity, influences the complexity of a call functioning in the social organization of Carolina chickadees, Poecile carolinensis. In unmanipulated field settings, calls of individuals in larger groups had greater complexity (more information) than calls of individuals in smaller groups. In aviary settings manipulating group size, individuals in larger groups used calls with greater complexity than individuals in smaller groups. These results indicate that social complexity can influence communicative complexity in this species.","container-title":"Psychological Science","DOI":"10.1111/j.1467-9280.2006.01743.x","ISSN":"0956-7976","issue":"7","journalAbbreviation":"Psychol Sci","language":"en","note":"publisher: SAGE Publications Inc","page":"557-561","source":"SAGE Journals","title":"Social Complexity Can Drive Vocal Complexity: Group Size Influences Vocal Information in Carolina Chickadees","title-short":"Social Complexity Can Drive Vocal Complexity","volume":"17","author":[{"family":"Freeberg","given":"Todd M."}],"issued":{"date-parts":[["2006",7,1]]}}},{"id":553,"uris":["http://zotero.org/groups/5786507/items/RZJC7U4H"],"itemData":{"id":553,"type":"article-journal","abstract":"The chick-a-dee call of chickadees, tits, and titmice is a vocal system used in a wide range of social contexts by both sexes throughout the year and is one of the more structurally complicated vocal systems outside of human language. Relatively little is known about the chick-a-dee calls of mountain chickadees, Poecile gambeli, however. This is an important species for increasing our comparative understanding of variation in chick-a-dee calls as they are one of the chickadee species with the largest naturally occurring flock sizes. Flock size relates to the social complexity of flocks, and the social complexity hypothesis for communication predicts that individuals in more complex social groups should communicate with greater complexity than individuals in simpler social groups. Correlational and experimental evidence in support of the hypothesis has been found in the calls of a wide range of species, including Carolina chickadees, P. carolinensis. Here, we provide the first description of the variation in note composition and note-ordering rules in calls from mountain chickadee flocks in California and Colorado. California flocks were found to be significantly larger than Colorado flocks. Analysis of note-type usage and transition probabilities between note types found that calls of California birds were more complex than calls of Colorado birds, supporting a key prediction of the social complexity hypothesis for communication. We also found relatively high rates of reversals of note-ordering rules in mountain chickadee calls, which might help explain the complexity of the chick-a-dee calls of this species. Additionally, birds in flight produced calls with different note compositions when compared to perched birds. Generally, the note-type ordering and transition probabilities of calls of mountain chickadees seem comparable to other better-studied chickadee species, although their frequent note-type order rule reversals suggest potential syntax-like properties in this call system.","container-title":"Ethology","DOI":"10.1111/eth.13523","ISSN":"1439-0310","issue":"n/a","language":"en","license":"© 2024 Wiley-VCH GmbH.","note":"_eprint: https://onlinelibrary.wiley.com/doi/pdf/10.1111/eth.13523","page":"e13523","source":"Wiley Online Library","title":"Complexity in Chick-a-Dee Calls of Mountain Chickadees (Poecile gambeli): Call Variation Associated With Flock Size and Flight","title-short":"Complexity in Chick-a-Dee Calls of Mountain Chickadees (Poecile gambeli)","volume":"n/a","author":[{"family":"Selman","given":"Zaharia A."},{"family":"Freeberg","given":"Todd M."}],"issued":{"date-parts":[["2024"]]}}}],"schema":"https://github.com/citation-style-language/schema/raw/master/csl-citation.json"} </w:instrText>
      </w:r>
      <w:r>
        <w:rPr>
          <w:rFonts w:ascii="Arial" w:hAnsi="Arial" w:cs="Arial"/>
        </w:rPr>
        <w:fldChar w:fldCharType="separate"/>
      </w:r>
      <w:r w:rsidRPr="002733D3">
        <w:rPr>
          <w:rFonts w:ascii="Arial" w:hAnsi="Arial" w:cs="Arial"/>
        </w:rPr>
        <w:t>(Coppinger et al., 2019; Freeberg, 2006; Selman &amp; Freeberg, 2024)</w:t>
      </w:r>
      <w:r>
        <w:rPr>
          <w:rFonts w:ascii="Arial" w:hAnsi="Arial" w:cs="Arial"/>
        </w:rPr>
        <w:fldChar w:fldCharType="end"/>
      </w:r>
      <w:r>
        <w:rPr>
          <w:rFonts w:ascii="Arial" w:hAnsi="Arial" w:cs="Arial"/>
        </w:rPr>
        <w:t xml:space="preserve"> or Markov entropy rate </w:t>
      </w:r>
      <w:r>
        <w:rPr>
          <w:rFonts w:ascii="Arial" w:hAnsi="Arial" w:cs="Arial"/>
        </w:rPr>
        <w:fldChar w:fldCharType="begin"/>
      </w:r>
      <w:r w:rsidR="006717AB">
        <w:rPr>
          <w:rFonts w:ascii="Arial" w:hAnsi="Arial" w:cs="Arial"/>
        </w:rPr>
        <w:instrText xml:space="preserve"> ADDIN ZOTERO_ITEM CSL_CITATION {"citationID":"VmmX3tn6","properties":{"formattedCitation":"(Kershenbaum, 2014)","plainCitation":"(Kershenbaum, 2014)","noteIndex":0},"citationItems":[{"id":548,"uris":["http://zotero.org/groups/5786507/items/A5VUHZAH"],"itemData":{"id":548,"type":"article-journal","container-title":"Bioacoustics","DOI":"10.1080/09524622.2013.850040","ISSN":"0952-4622","issue":"3","note":"publisher: Taylor &amp; Francis","page":"195-208","source":"tandfonline.com (Atypon)","title":"Entropy rate as a measure of animal vocal complexity","volume":"23","author":[{"family":"Kershenbaum","given":"Arik"}],"issued":{"date-parts":[["2014",9,2]]}}}],"schema":"https://github.com/citation-style-language/schema/raw/master/csl-citation.json"} </w:instrText>
      </w:r>
      <w:r>
        <w:rPr>
          <w:rFonts w:ascii="Arial" w:hAnsi="Arial" w:cs="Arial"/>
        </w:rPr>
        <w:fldChar w:fldCharType="separate"/>
      </w:r>
      <w:r w:rsidRPr="00C54672">
        <w:rPr>
          <w:rFonts w:ascii="Arial" w:hAnsi="Arial" w:cs="Arial"/>
        </w:rPr>
        <w:t>(Kershenbaum, 2014)</w:t>
      </w:r>
      <w:r>
        <w:rPr>
          <w:rFonts w:ascii="Arial" w:hAnsi="Arial" w:cs="Arial"/>
        </w:rPr>
        <w:fldChar w:fldCharType="end"/>
      </w:r>
      <w:r>
        <w:rPr>
          <w:rFonts w:ascii="Arial" w:hAnsi="Arial" w:cs="Arial"/>
        </w:rPr>
        <w:t xml:space="preserve">. </w:t>
      </w:r>
    </w:p>
    <w:p w14:paraId="03D9CF5D" w14:textId="77777777" w:rsidR="009E4481" w:rsidRPr="002733D3" w:rsidRDefault="009E4481" w:rsidP="00A931F0">
      <w:pPr>
        <w:rPr>
          <w:rFonts w:ascii="Arial" w:hAnsi="Arial" w:cs="Arial"/>
          <w:b/>
          <w:bCs/>
        </w:rPr>
      </w:pPr>
    </w:p>
    <w:p w14:paraId="7E9A5E68" w14:textId="77777777" w:rsidR="002733D3" w:rsidRDefault="002733D3" w:rsidP="00A931F0">
      <w:pPr>
        <w:rPr>
          <w:rFonts w:ascii="Arial" w:hAnsi="Arial" w:cs="Arial"/>
        </w:rPr>
      </w:pPr>
    </w:p>
    <w:p w14:paraId="00215838" w14:textId="7D8F541A" w:rsidR="00A931F0" w:rsidRDefault="00A931F0" w:rsidP="00A931F0">
      <w:pPr>
        <w:rPr>
          <w:rFonts w:ascii="Arial" w:hAnsi="Arial" w:cs="Arial"/>
        </w:rPr>
      </w:pPr>
      <w:r>
        <w:rPr>
          <w:rFonts w:ascii="Arial" w:hAnsi="Arial" w:cs="Arial"/>
        </w:rPr>
        <w:t>Just because I don’t want to lose this information yet:</w:t>
      </w:r>
    </w:p>
    <w:p w14:paraId="3EC76A9F" w14:textId="56E08CA4" w:rsidR="00A931F0" w:rsidRDefault="00A931F0" w:rsidP="00A931F0">
      <w:pPr>
        <w:rPr>
          <w:rFonts w:ascii="Arial" w:hAnsi="Arial" w:cs="Arial"/>
        </w:rPr>
      </w:pPr>
      <w:proofErr w:type="spellStart"/>
      <w:r>
        <w:rPr>
          <w:rFonts w:ascii="Arial" w:hAnsi="Arial" w:cs="Arial"/>
        </w:rPr>
        <w:t>paRsynth</w:t>
      </w:r>
      <w:proofErr w:type="spellEnd"/>
      <w:r>
        <w:rPr>
          <w:rFonts w:ascii="Arial" w:hAnsi="Arial" w:cs="Arial"/>
        </w:rPr>
        <w:t xml:space="preserve"> Part 2: validating types of analysis </w:t>
      </w:r>
    </w:p>
    <w:p w14:paraId="2F1C60B1" w14:textId="77777777" w:rsidR="00A931F0" w:rsidRDefault="00A931F0" w:rsidP="002F5B92">
      <w:pPr>
        <w:pStyle w:val="ListParagraph"/>
        <w:numPr>
          <w:ilvl w:val="2"/>
          <w:numId w:val="11"/>
        </w:numPr>
        <w:spacing w:after="240"/>
        <w:ind w:left="180"/>
        <w:contextualSpacing w:val="0"/>
        <w:rPr>
          <w:rFonts w:ascii="Arial" w:hAnsi="Arial" w:cs="Arial"/>
        </w:rPr>
      </w:pPr>
      <w:r w:rsidRPr="00B36087">
        <w:rPr>
          <w:rFonts w:ascii="Arial" w:hAnsi="Arial" w:cs="Arial"/>
        </w:rPr>
        <w:t>Bayesian hierarchical models</w:t>
      </w:r>
      <w:r>
        <w:rPr>
          <w:rFonts w:ascii="Arial" w:hAnsi="Arial" w:cs="Arial"/>
        </w:rPr>
        <w:t xml:space="preserve"> for inferential statistics (TODO)</w:t>
      </w:r>
    </w:p>
    <w:p w14:paraId="6EB64096" w14:textId="77777777" w:rsidR="00A931F0" w:rsidRDefault="00A931F0" w:rsidP="002F5B92">
      <w:pPr>
        <w:pStyle w:val="ListParagraph"/>
        <w:numPr>
          <w:ilvl w:val="3"/>
          <w:numId w:val="11"/>
        </w:numPr>
        <w:spacing w:after="240"/>
        <w:ind w:left="720"/>
        <w:contextualSpacing w:val="0"/>
        <w:rPr>
          <w:rFonts w:ascii="Arial" w:hAnsi="Arial" w:cs="Arial"/>
        </w:rPr>
      </w:pPr>
      <w:r>
        <w:rPr>
          <w:rFonts w:ascii="Arial" w:hAnsi="Arial" w:cs="Arial"/>
        </w:rPr>
        <w:t>Ask whether acoustic convergence is statistically significant at each social level across experimental treatments</w:t>
      </w:r>
    </w:p>
    <w:p w14:paraId="60D8B5F9" w14:textId="77777777" w:rsidR="00A931F0" w:rsidRDefault="00A931F0" w:rsidP="002F5B92">
      <w:pPr>
        <w:pStyle w:val="ListParagraph"/>
        <w:numPr>
          <w:ilvl w:val="4"/>
          <w:numId w:val="11"/>
        </w:numPr>
        <w:spacing w:after="240"/>
        <w:ind w:left="1440"/>
        <w:contextualSpacing w:val="0"/>
        <w:rPr>
          <w:rFonts w:ascii="Arial" w:hAnsi="Arial" w:cs="Arial"/>
        </w:rPr>
      </w:pPr>
      <w:r>
        <w:rPr>
          <w:rFonts w:ascii="Arial" w:hAnsi="Arial" w:cs="Arial"/>
        </w:rPr>
        <w:t>Bayesian models should use the SPCC matrix values as input data, very similar to Mantel test</w:t>
      </w:r>
    </w:p>
    <w:p w14:paraId="74C9F87B" w14:textId="77777777" w:rsidR="00A931F0" w:rsidRDefault="00A931F0" w:rsidP="002F5B92">
      <w:pPr>
        <w:pStyle w:val="ListParagraph"/>
        <w:numPr>
          <w:ilvl w:val="5"/>
          <w:numId w:val="11"/>
        </w:numPr>
        <w:spacing w:after="240"/>
        <w:ind w:left="1890"/>
        <w:contextualSpacing w:val="0"/>
        <w:rPr>
          <w:rFonts w:ascii="Arial" w:hAnsi="Arial" w:cs="Arial"/>
        </w:rPr>
      </w:pPr>
      <w:r>
        <w:rPr>
          <w:rFonts w:ascii="Arial" w:hAnsi="Arial" w:cs="Arial"/>
        </w:rPr>
        <w:lastRenderedPageBreak/>
        <w:t>Analysis questions: How similar are an individual’s calls to its own calls, compared to calls of other individuals? And the same for groups</w:t>
      </w:r>
    </w:p>
    <w:p w14:paraId="034E7D86" w14:textId="77777777" w:rsidR="00A931F0" w:rsidRDefault="00A931F0" w:rsidP="002F5B92">
      <w:pPr>
        <w:pStyle w:val="ListParagraph"/>
        <w:numPr>
          <w:ilvl w:val="4"/>
          <w:numId w:val="11"/>
        </w:numPr>
        <w:spacing w:after="240"/>
        <w:ind w:left="1440"/>
        <w:contextualSpacing w:val="0"/>
        <w:rPr>
          <w:rFonts w:ascii="Arial" w:hAnsi="Arial" w:cs="Arial"/>
        </w:rPr>
      </w:pPr>
      <w:r>
        <w:rPr>
          <w:rFonts w:ascii="Arial" w:hAnsi="Arial" w:cs="Arial"/>
        </w:rPr>
        <w:t xml:space="preserve">These models allow us to address the statistical significance of the degree or magnitude of convergence (which we originally encoded using </w:t>
      </w:r>
      <w:proofErr w:type="spellStart"/>
      <w:r>
        <w:rPr>
          <w:rFonts w:ascii="Arial" w:hAnsi="Arial" w:cs="Arial"/>
        </w:rPr>
        <w:t>paRsynth</w:t>
      </w:r>
      <w:proofErr w:type="spellEnd"/>
      <w:r>
        <w:rPr>
          <w:rFonts w:ascii="Arial" w:hAnsi="Arial" w:cs="Arial"/>
        </w:rPr>
        <w:t>). The inferential statistics layer to validate that the information we originally encoded can be recovered</w:t>
      </w:r>
    </w:p>
    <w:p w14:paraId="75323473" w14:textId="77777777" w:rsidR="00A931F0" w:rsidRDefault="00A931F0" w:rsidP="002F5B92">
      <w:pPr>
        <w:pStyle w:val="ListParagraph"/>
        <w:numPr>
          <w:ilvl w:val="4"/>
          <w:numId w:val="11"/>
        </w:numPr>
        <w:spacing w:after="240"/>
        <w:ind w:left="1440"/>
        <w:contextualSpacing w:val="0"/>
        <w:rPr>
          <w:rFonts w:ascii="Arial" w:hAnsi="Arial" w:cs="Arial"/>
        </w:rPr>
      </w:pPr>
      <w:r>
        <w:rPr>
          <w:rFonts w:ascii="Arial" w:hAnsi="Arial" w:cs="Arial"/>
        </w:rPr>
        <w:t xml:space="preserve">A receiver standpoint on information recovery, in which we simulated signaler information encoding. Does the variation that we encoded </w:t>
      </w:r>
      <w:proofErr w:type="gramStart"/>
      <w:r>
        <w:rPr>
          <w:rFonts w:ascii="Arial" w:hAnsi="Arial" w:cs="Arial"/>
        </w:rPr>
        <w:t>actually matter</w:t>
      </w:r>
      <w:proofErr w:type="gramEnd"/>
      <w:r>
        <w:rPr>
          <w:rFonts w:ascii="Arial" w:hAnsi="Arial" w:cs="Arial"/>
        </w:rPr>
        <w:t>???</w:t>
      </w:r>
    </w:p>
    <w:p w14:paraId="22131784" w14:textId="77777777" w:rsidR="00A931F0" w:rsidRPr="00B36087" w:rsidRDefault="00A931F0" w:rsidP="002F5B92">
      <w:pPr>
        <w:pStyle w:val="ListParagraph"/>
        <w:numPr>
          <w:ilvl w:val="3"/>
          <w:numId w:val="11"/>
        </w:numPr>
        <w:spacing w:after="240"/>
        <w:ind w:left="720"/>
        <w:contextualSpacing w:val="0"/>
        <w:rPr>
          <w:rFonts w:ascii="Arial" w:hAnsi="Arial" w:cs="Arial"/>
        </w:rPr>
      </w:pPr>
      <w:r>
        <w:rPr>
          <w:rFonts w:ascii="Arial" w:hAnsi="Arial" w:cs="Arial"/>
        </w:rPr>
        <w:t xml:space="preserve">Because we have repeated sampling at both social levels with known individuals, we can </w:t>
      </w:r>
      <w:proofErr w:type="gramStart"/>
      <w:r>
        <w:rPr>
          <w:rFonts w:ascii="Arial" w:hAnsi="Arial" w:cs="Arial"/>
        </w:rPr>
        <w:t>actually model</w:t>
      </w:r>
      <w:proofErr w:type="gramEnd"/>
      <w:r>
        <w:rPr>
          <w:rFonts w:ascii="Arial" w:hAnsi="Arial" w:cs="Arial"/>
        </w:rPr>
        <w:t xml:space="preserve"> variation in convergence within and between categories (individuals, groups) at each social level</w:t>
      </w:r>
    </w:p>
    <w:p w14:paraId="768D8B0D" w14:textId="77777777" w:rsidR="00A931F0" w:rsidRPr="00A931F0" w:rsidRDefault="00A931F0" w:rsidP="00A931F0">
      <w:pPr>
        <w:rPr>
          <w:rFonts w:ascii="Arial" w:hAnsi="Arial" w:cs="Arial"/>
        </w:rPr>
      </w:pPr>
    </w:p>
    <w:sectPr w:rsidR="00A931F0" w:rsidRPr="00A931F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oppinger, Brittany" w:date="2025-02-13T11:13:00Z" w:initials="BC">
    <w:p w14:paraId="18032A8F" w14:textId="77777777" w:rsidR="008321AB" w:rsidRDefault="008321AB" w:rsidP="008321AB">
      <w:pPr>
        <w:pStyle w:val="CommentText"/>
      </w:pPr>
      <w:r>
        <w:rPr>
          <w:rStyle w:val="CommentReference"/>
        </w:rPr>
        <w:annotationRef/>
      </w:r>
      <w:r>
        <w:t>Need a better title</w:t>
      </w:r>
    </w:p>
  </w:comment>
  <w:comment w:id="1" w:author="Coppinger, Brittany" w:date="2025-02-13T11:14:00Z" w:initials="BC">
    <w:p w14:paraId="56799A25" w14:textId="77777777" w:rsidR="008321AB" w:rsidRDefault="008321AB" w:rsidP="008321AB">
      <w:pPr>
        <w:pStyle w:val="CommentText"/>
      </w:pPr>
      <w:r>
        <w:rPr>
          <w:rStyle w:val="CommentReference"/>
        </w:rPr>
        <w:annotationRef/>
      </w:r>
      <w:r>
        <w:t>Title for EEB abstract:</w:t>
      </w:r>
    </w:p>
    <w:p w14:paraId="0B17E4E0" w14:textId="77777777" w:rsidR="008321AB" w:rsidRDefault="008321AB" w:rsidP="008321AB">
      <w:pPr>
        <w:pStyle w:val="CommentText"/>
      </w:pPr>
      <w:r>
        <w:t>Detecting complex information encoding in vocal signals: applying traditional bioacoustics analyses to synthetic vocalizations</w:t>
      </w:r>
    </w:p>
  </w:comment>
  <w:comment w:id="2" w:author="Coppinger, Brittany" w:date="2024-12-16T10:02:00Z" w:initials="BC">
    <w:p w14:paraId="2D0F624C" w14:textId="3DB3D98B" w:rsidR="000A1D91" w:rsidRDefault="000A1D91" w:rsidP="000A1D91">
      <w:pPr>
        <w:pStyle w:val="CommentText"/>
      </w:pPr>
      <w:r>
        <w:rPr>
          <w:rStyle w:val="CommentReference"/>
        </w:rPr>
        <w:annotationRef/>
      </w:r>
      <w:r>
        <w:t>Not more than 45 words</w:t>
      </w:r>
    </w:p>
  </w:comment>
  <w:comment w:id="3" w:author="Coppinger, Brittany" w:date="2024-12-16T10:03:00Z" w:initials="BC">
    <w:p w14:paraId="0DAC1465" w14:textId="77777777" w:rsidR="000A1D91" w:rsidRDefault="000A1D91" w:rsidP="000A1D91">
      <w:pPr>
        <w:pStyle w:val="CommentText"/>
      </w:pPr>
      <w:r>
        <w:rPr>
          <w:rStyle w:val="CommentReference"/>
        </w:rPr>
        <w:annotationRef/>
      </w:r>
      <w:r>
        <w:t xml:space="preserve">Title Page needs: </w:t>
      </w:r>
      <w:r>
        <w:rPr>
          <w:color w:val="1C1D1E"/>
          <w:highlight w:val="white"/>
        </w:rPr>
        <w:t>Acknowledgments, data availability, conflict of interest and author contribution statements.</w:t>
      </w:r>
    </w:p>
    <w:p w14:paraId="1D9714C6" w14:textId="77777777" w:rsidR="000A1D91" w:rsidRDefault="000A1D91" w:rsidP="000A1D91">
      <w:pPr>
        <w:pStyle w:val="CommentText"/>
      </w:pPr>
    </w:p>
    <w:p w14:paraId="4804BE9B" w14:textId="77777777" w:rsidR="000A1D91" w:rsidRDefault="000A1D91" w:rsidP="000A1D91">
      <w:pPr>
        <w:pStyle w:val="CommentText"/>
      </w:pPr>
    </w:p>
    <w:p w14:paraId="4988E016" w14:textId="77777777" w:rsidR="000A1D91" w:rsidRDefault="000A1D91" w:rsidP="000A1D91">
      <w:pPr>
        <w:pStyle w:val="CommentText"/>
      </w:pPr>
      <w:r>
        <w:rPr>
          <w:color w:val="1C1D1E"/>
          <w:highlight w:val="white"/>
        </w:rPr>
        <w:t>At submission, the title page should be separated from the manuscript and uploaded as a Supplemental Document Not for Review.</w:t>
      </w:r>
    </w:p>
  </w:comment>
  <w:comment w:id="4" w:author="Coppinger, Brittany" w:date="2024-12-16T10:08:00Z" w:initials="BC">
    <w:p w14:paraId="530773AA" w14:textId="77777777" w:rsidR="000A1D91" w:rsidRDefault="000A1D91" w:rsidP="000A1D91">
      <w:pPr>
        <w:pStyle w:val="CommentText"/>
      </w:pPr>
      <w:r>
        <w:rPr>
          <w:rStyle w:val="CommentReference"/>
        </w:rPr>
        <w:annotationRef/>
      </w:r>
      <w:r>
        <w:rPr>
          <w:color w:val="1C1D1E"/>
          <w:highlight w:val="white"/>
        </w:rPr>
        <w:t>The statement should include an explanation of the contribution of each author, and each author should be mentioned by name.If you would like to use the </w:t>
      </w:r>
      <w:hyperlink r:id="rId1" w:history="1">
        <w:r w:rsidRPr="00C21D81">
          <w:rPr>
            <w:rStyle w:val="Hyperlink"/>
            <w:highlight w:val="white"/>
          </w:rPr>
          <w:t>CrediT taxonomy</w:t>
        </w:r>
      </w:hyperlink>
      <w:r>
        <w:rPr>
          <w:color w:val="1C1D1E"/>
          <w:highlight w:val="white"/>
        </w:rPr>
        <w:t>, you are welcome to do so. We suggest the following format for the Author Contributions statement:</w:t>
      </w:r>
    </w:p>
    <w:p w14:paraId="1AAA567A" w14:textId="77777777" w:rsidR="000A1D91" w:rsidRDefault="000A1D91" w:rsidP="000A1D91">
      <w:pPr>
        <w:pStyle w:val="CommentText"/>
      </w:pPr>
      <w:r>
        <w:rPr>
          <w:i/>
          <w:iCs/>
          <w:color w:val="1C1D1E"/>
          <w:highlight w:val="white"/>
        </w:rPr>
        <w:t>[Name of author 1] and [Name of author 2] conceived the ideas and designed methodology; [Name of author 1] and [Name of author 3] collected the data; [Name of author 2] and [Name of author 4] analysed the data; [Name of author 1] and [Name of author 4] led the writing of the manuscript. All authors contributed critically to the drafts and gave final approval for publication.</w:t>
      </w:r>
    </w:p>
  </w:comment>
  <w:comment w:id="5" w:author="Coppinger, Brittany" w:date="2024-12-16T10:04:00Z" w:initials="BC">
    <w:p w14:paraId="5AE8354E" w14:textId="77777777" w:rsidR="00A120E4" w:rsidRDefault="000A1D91" w:rsidP="00A120E4">
      <w:pPr>
        <w:pStyle w:val="CommentText"/>
      </w:pPr>
      <w:r>
        <w:rPr>
          <w:rStyle w:val="CommentReference"/>
        </w:rPr>
        <w:annotationRef/>
      </w:r>
      <w:r w:rsidR="00A120E4">
        <w:t>For MEE:</w:t>
      </w:r>
    </w:p>
    <w:p w14:paraId="1951D36B" w14:textId="77777777" w:rsidR="00A120E4" w:rsidRDefault="00A120E4" w:rsidP="00A120E4">
      <w:pPr>
        <w:pStyle w:val="CommentText"/>
      </w:pPr>
    </w:p>
    <w:p w14:paraId="5EA35FF4" w14:textId="77777777" w:rsidR="00A120E4" w:rsidRDefault="00A120E4" w:rsidP="00A120E4">
      <w:pPr>
        <w:pStyle w:val="CommentText"/>
      </w:pPr>
      <w:r>
        <w:t>Should be numbered, not exceed 350 words</w:t>
      </w:r>
    </w:p>
  </w:comment>
  <w:comment w:id="6" w:author="Coppinger, Brittany" w:date="2024-12-12T14:19:00Z" w:initials="BC">
    <w:p w14:paraId="695F6EEA" w14:textId="73E1CC2D" w:rsidR="005B701B" w:rsidRDefault="005B701B" w:rsidP="005B701B">
      <w:pPr>
        <w:pStyle w:val="CommentText"/>
      </w:pPr>
      <w:r>
        <w:rPr>
          <w:rStyle w:val="CommentReference"/>
        </w:rPr>
        <w:annotationRef/>
      </w:r>
      <w:r>
        <w:t>Make sure to explicitly state that this approach focuses on frequency encoded information only.</w:t>
      </w:r>
    </w:p>
  </w:comment>
  <w:comment w:id="7" w:author="Coppinger, Brittany" w:date="2025-01-13T12:14:00Z" w:initials="BC">
    <w:p w14:paraId="376BFE81" w14:textId="77777777" w:rsidR="00B7433C" w:rsidRDefault="00B7433C" w:rsidP="00B7433C">
      <w:pPr>
        <w:pStyle w:val="CommentText"/>
      </w:pPr>
      <w:r>
        <w:rPr>
          <w:rStyle w:val="CommentReference"/>
        </w:rPr>
        <w:annotationRef/>
      </w:r>
      <w:r>
        <w:t>Add: Process of information encoding for social recognition is linked to animals social environments</w:t>
      </w:r>
    </w:p>
    <w:p w14:paraId="450F60EC" w14:textId="77777777" w:rsidR="00B7433C" w:rsidRDefault="00B7433C" w:rsidP="00B7433C">
      <w:pPr>
        <w:pStyle w:val="CommentText"/>
      </w:pPr>
    </w:p>
    <w:p w14:paraId="5D9244FE" w14:textId="77777777" w:rsidR="00B7433C" w:rsidRDefault="00B7433C" w:rsidP="00B7433C">
      <w:pPr>
        <w:pStyle w:val="CommentText"/>
      </w:pPr>
      <w:r>
        <w:t xml:space="preserve">Example: little information may be okay in small groups with few individuals, but more information may be necessary in larger groups with more individuals. </w:t>
      </w:r>
    </w:p>
  </w:comment>
  <w:comment w:id="8" w:author="Coppinger, Brittany" w:date="2025-02-13T11:11:00Z" w:initials="BC">
    <w:p w14:paraId="4D8BE94B" w14:textId="77777777" w:rsidR="008321AB" w:rsidRDefault="008321AB" w:rsidP="008321AB">
      <w:pPr>
        <w:pStyle w:val="CommentText"/>
      </w:pPr>
      <w:r>
        <w:rPr>
          <w:rStyle w:val="CommentReference"/>
        </w:rPr>
        <w:annotationRef/>
      </w:r>
      <w:r>
        <w:t>Zombie text that can go into the manuscript:</w:t>
      </w:r>
    </w:p>
    <w:p w14:paraId="0B81AF47" w14:textId="77777777" w:rsidR="008321AB" w:rsidRDefault="008321AB" w:rsidP="008321AB">
      <w:pPr>
        <w:pStyle w:val="CommentText"/>
      </w:pPr>
      <w:r>
        <w:t xml:space="preserve">However, the accuracy with which bioacoustics tools detect the complex information that animals can encode in vocalizations over more than one social level is difficult to assess with empirical datasets. Researchers often lack </w:t>
      </w:r>
      <w:r>
        <w:rPr>
          <w:i/>
          <w:iCs/>
        </w:rPr>
        <w:t>a priori</w:t>
      </w:r>
      <w:r>
        <w:t xml:space="preserve"> knowledge about the diverse forms of information encoding that are possible to detect with bioacoustics tools, as well as complete knowledge of individuals’ social affiliations or unique individual identity, which can make it challenging to assess whether empirical results are an artefact of analytical methods.</w:t>
      </w:r>
    </w:p>
    <w:p w14:paraId="092DDFC8" w14:textId="77777777" w:rsidR="008321AB" w:rsidRDefault="008321AB" w:rsidP="008321AB">
      <w:pPr>
        <w:pStyle w:val="CommentText"/>
      </w:pPr>
    </w:p>
    <w:p w14:paraId="5E068F38" w14:textId="77777777" w:rsidR="008321AB" w:rsidRDefault="008321AB" w:rsidP="008321AB">
      <w:pPr>
        <w:pStyle w:val="CommentText"/>
      </w:pPr>
      <w:r>
        <w:t>Some animals capable of vocal learning can encode group and individual identity information in their vocalizations. Quantifying identity information encoded in learned vocalizations can help us gain insights into the diverse functions of vocal learning for social recognition in complex social environments. However, the accuracy with which bioacoustics tools detect the complex information that animals can encode in vocalizations over more than one social level is difficult to assess with empirical datasets. Synthetic vocalizations can be a powerful tool to test how well bioacoustics tools detect complex vocal information encoding, particularly when we can generate synthetic vocal identity signals with known complexity of information encoding. We generated synthetic vocalizations with group and individual identity information encoded in frequency modulation patterns, or changes in frequency over time, which animals are expected to modify via learning. We created character strings that represented frequency modulation patterns as letters, and used a musical notation to convert strings to frequency values. We made our code available in the new R package paRsynth, and produced synthetic vocalizations with the soundgen R package. We performed experiments to assess how well a Gaussian mixture modeling clustering pipeline that relied on spectrographic cross-correlation, a traditional bioacoustics tool to quantify acoustic similarity, could detect varying amounts of identity information encoded over two social levels, as well as over social conditions expected to influence the uniqueness of identity information. We found that the accuracy of this analytical pipeline for detecting complex information encoding varied with the amounts of information originally encoded, as well as with social conditions that influenced the distinctiveness of vocalizations at each social level. These findings are important for informing future empirical and computational work on how learned vocal information encoding may facilitate social recognition.</w:t>
      </w:r>
    </w:p>
  </w:comment>
  <w:comment w:id="9" w:author="Smith Vidaurre, Grace" w:date="2024-12-18T14:31:00Z" w:initials="GSV">
    <w:p w14:paraId="34D31CF0" w14:textId="44CF855B" w:rsidR="000169A5" w:rsidRDefault="000169A5" w:rsidP="000169A5">
      <w:r>
        <w:rPr>
          <w:rStyle w:val="CommentReference"/>
        </w:rPr>
        <w:annotationRef/>
      </w:r>
      <w:r>
        <w:rPr>
          <w:sz w:val="20"/>
          <w:szCs w:val="20"/>
        </w:rPr>
        <w:t>Sewall et al. 2016 as a review, but we can also cite parrot and dolphin signature call papers</w:t>
      </w:r>
    </w:p>
  </w:comment>
  <w:comment w:id="13" w:author="Coppinger, Brittany" w:date="2024-12-20T14:27:00Z" w:initials="BC">
    <w:p w14:paraId="0FB5E5FA" w14:textId="77777777" w:rsidR="00C4766C" w:rsidRDefault="00C4766C" w:rsidP="00C4766C">
      <w:pPr>
        <w:pStyle w:val="CommentText"/>
      </w:pPr>
      <w:r>
        <w:rPr>
          <w:rStyle w:val="CommentReference"/>
        </w:rPr>
        <w:annotationRef/>
      </w:r>
      <w:r>
        <w:t>Need more - Grace do you know nay off the top of your head?</w:t>
      </w:r>
    </w:p>
  </w:comment>
  <w:comment w:id="14" w:author="Summer Eckhardt" w:date="2025-01-23T18:00:00Z" w:initials="SE">
    <w:p w14:paraId="673DA208" w14:textId="77777777" w:rsidR="00585075" w:rsidRDefault="002B6F5F" w:rsidP="00585075">
      <w:pPr>
        <w:pStyle w:val="CommentText"/>
      </w:pPr>
      <w:r>
        <w:rPr>
          <w:rStyle w:val="CommentReference"/>
        </w:rPr>
        <w:annotationRef/>
      </w:r>
      <w:r w:rsidR="00585075">
        <w:t>This seems a tiny clunky - if possible, maybe we could reword to flow a bit better?</w:t>
      </w:r>
    </w:p>
  </w:comment>
  <w:comment w:id="15" w:author="Smith Vidaurre, Grace" w:date="2024-12-18T14:30:00Z" w:initials="GSV">
    <w:p w14:paraId="0398D1D3" w14:textId="7E8C89F9" w:rsidR="00462CB8" w:rsidRDefault="00462CB8" w:rsidP="00462CB8">
      <w:r>
        <w:rPr>
          <w:rStyle w:val="CommentReference"/>
        </w:rPr>
        <w:annotationRef/>
      </w:r>
      <w:r>
        <w:rPr>
          <w:sz w:val="20"/>
          <w:szCs w:val="20"/>
        </w:rPr>
        <w:t>Nowicki &amp; Searcy 2014, Sewall et al. 2016, Wright &amp; Dahlin 2018, Wright &amp; Derryberry 2021</w:t>
      </w:r>
    </w:p>
  </w:comment>
  <w:comment w:id="16" w:author="Smith Vidaurre, Grace" w:date="2024-12-18T14:27:00Z" w:initials="GSV">
    <w:p w14:paraId="489B0A01" w14:textId="02C49F03" w:rsidR="00D90682" w:rsidRDefault="00D90682" w:rsidP="00D90682">
      <w:r>
        <w:rPr>
          <w:rStyle w:val="CommentReference"/>
        </w:rPr>
        <w:annotationRef/>
      </w:r>
      <w:r>
        <w:rPr>
          <w:sz w:val="20"/>
          <w:szCs w:val="20"/>
        </w:rPr>
        <w:t>Bradbury &amp; Balsby 2016. Possibly Nottebohm 1972</w:t>
      </w:r>
    </w:p>
  </w:comment>
  <w:comment w:id="18" w:author="Smith Vidaurre, Grace" w:date="2024-12-18T15:14:00Z" w:initials="GSV">
    <w:p w14:paraId="7776DC45" w14:textId="77777777" w:rsidR="001F1E5A" w:rsidRDefault="001F1E5A" w:rsidP="001F1E5A">
      <w:r>
        <w:rPr>
          <w:rStyle w:val="CommentReference"/>
        </w:rPr>
        <w:annotationRef/>
      </w:r>
      <w:r>
        <w:rPr>
          <w:sz w:val="20"/>
          <w:szCs w:val="20"/>
        </w:rPr>
        <w:t>Smith-Vidaurre et al. 2021</w:t>
      </w:r>
    </w:p>
  </w:comment>
  <w:comment w:id="19" w:author="Smith Vidaurre, Grace" w:date="2024-12-18T15:13:00Z" w:initials="GSV">
    <w:p w14:paraId="5B47795B" w14:textId="77777777" w:rsidR="00974D1D" w:rsidRDefault="00974D1D" w:rsidP="00974D1D">
      <w:r>
        <w:rPr>
          <w:rStyle w:val="CommentReference"/>
        </w:rPr>
        <w:annotationRef/>
      </w:r>
      <w:r>
        <w:rPr>
          <w:sz w:val="20"/>
          <w:szCs w:val="20"/>
        </w:rPr>
        <w:t>Wright 1996</w:t>
      </w:r>
    </w:p>
  </w:comment>
  <w:comment w:id="20" w:author="Smith Vidaurre, Grace" w:date="2024-12-18T15:19:00Z" w:initials="GSV">
    <w:p w14:paraId="474F60FD" w14:textId="77777777" w:rsidR="00BA071A" w:rsidRDefault="00E801F3" w:rsidP="00BA071A">
      <w:r>
        <w:rPr>
          <w:rStyle w:val="CommentReference"/>
        </w:rPr>
        <w:annotationRef/>
      </w:r>
      <w:r w:rsidR="00BA071A">
        <w:rPr>
          <w:sz w:val="20"/>
          <w:szCs w:val="20"/>
        </w:rPr>
        <w:t>Wright 1996 and Araya-Salas et al. 2019, Smeele et al. 2023</w:t>
      </w:r>
    </w:p>
  </w:comment>
  <w:comment w:id="21" w:author="Coppinger, Brittany" w:date="2024-12-20T14:52:00Z" w:initials="BC">
    <w:p w14:paraId="7289E539" w14:textId="77777777" w:rsidR="00AE34AC" w:rsidRDefault="00AE34AC" w:rsidP="00AE34AC">
      <w:pPr>
        <w:pStyle w:val="CommentText"/>
      </w:pPr>
      <w:r>
        <w:rPr>
          <w:rStyle w:val="CommentReference"/>
        </w:rPr>
        <w:annotationRef/>
      </w:r>
      <w:r>
        <w:t>Add more citations</w:t>
      </w:r>
    </w:p>
  </w:comment>
  <w:comment w:id="22" w:author="Smith Vidaurre, Grace" w:date="2024-12-18T15:46:00Z" w:initials="GSV">
    <w:p w14:paraId="022F9B1F" w14:textId="77777777" w:rsidR="002774D9" w:rsidRDefault="002774D9" w:rsidP="002774D9">
      <w:r>
        <w:rPr>
          <w:rStyle w:val="CommentReference"/>
        </w:rPr>
        <w:annotationRef/>
      </w:r>
      <w:r>
        <w:rPr>
          <w:sz w:val="20"/>
          <w:szCs w:val="20"/>
        </w:rPr>
        <w:t>Should be Wright 1996</w:t>
      </w:r>
    </w:p>
  </w:comment>
  <w:comment w:id="23" w:author="Summer Eckhardt" w:date="2025-01-24T09:51:00Z" w:initials="SE">
    <w:p w14:paraId="3A6A84F8" w14:textId="77777777" w:rsidR="0024605A" w:rsidRDefault="0024605A" w:rsidP="0024605A">
      <w:pPr>
        <w:pStyle w:val="CommentText"/>
      </w:pPr>
      <w:r>
        <w:rPr>
          <w:rStyle w:val="CommentReference"/>
        </w:rPr>
        <w:annotationRef/>
      </w:r>
      <w:r>
        <w:t>Not necessary, but just an idea: maybe could be interesting to create some graphic to show the breakdown of the string for a nice visual reference?</w:t>
      </w:r>
    </w:p>
  </w:comment>
  <w:comment w:id="24" w:author="Summer Eckhardt" w:date="2025-01-27T10:41:00Z" w:initials="SE">
    <w:p w14:paraId="6C803A4A" w14:textId="77777777" w:rsidR="00D66EA3" w:rsidRDefault="00D66EA3" w:rsidP="00D66EA3">
      <w:pPr>
        <w:pStyle w:val="CommentText"/>
      </w:pPr>
      <w:r>
        <w:rPr>
          <w:rStyle w:val="CommentReference"/>
        </w:rPr>
        <w:annotationRef/>
      </w:r>
      <w:r>
        <w:t>((Grace had a drawing depicting the breakdown on one of the boards in the lab and it helped it make sense to me very quickly!))</w:t>
      </w:r>
    </w:p>
  </w:comment>
  <w:comment w:id="25" w:author="Summer Eckhardt" w:date="2025-01-24T10:02:00Z" w:initials="SE">
    <w:p w14:paraId="78B1180D" w14:textId="4777B8EA" w:rsidR="008C2D38" w:rsidRDefault="008C2D38" w:rsidP="008C2D38">
      <w:pPr>
        <w:pStyle w:val="CommentText"/>
      </w:pPr>
      <w:r>
        <w:rPr>
          <w:rStyle w:val="CommentReference"/>
        </w:rPr>
        <w:annotationRef/>
      </w:r>
      <w:r>
        <w:t>How so? Is it in the same spot of each call? (I think it is, but could be good to clarify)</w:t>
      </w:r>
    </w:p>
  </w:comment>
  <w:comment w:id="26" w:author="Coppinger, Brittany" w:date="2025-01-07T13:21:00Z" w:initials="BC">
    <w:p w14:paraId="56403146" w14:textId="59E2B0CA" w:rsidR="00221909" w:rsidRDefault="00221909" w:rsidP="00221909">
      <w:pPr>
        <w:pStyle w:val="CommentText"/>
      </w:pPr>
      <w:r>
        <w:rPr>
          <w:rStyle w:val="CommentReference"/>
        </w:rPr>
        <w:annotationRef/>
      </w:r>
      <w:r>
        <w:t>Input final number here</w:t>
      </w:r>
    </w:p>
  </w:comment>
  <w:comment w:id="27" w:author="Summer Eckhardt" w:date="2025-02-13T13:02:00Z" w:initials="SE">
    <w:p w14:paraId="72721FC5" w14:textId="77777777" w:rsidR="00D11C22" w:rsidRDefault="00D11C22" w:rsidP="00D11C22">
      <w:pPr>
        <w:pStyle w:val="CommentText"/>
      </w:pPr>
      <w:r>
        <w:rPr>
          <w:rStyle w:val="CommentReference"/>
        </w:rPr>
        <w:annotationRef/>
      </w:r>
      <w:r>
        <w:t xml:space="preserve">This represents the default string length / composition for code in paRsynth’s ‘generate strings’ R code. </w:t>
      </w:r>
    </w:p>
  </w:comment>
  <w:comment w:id="28" w:author="Summer Eckhardt" w:date="2025-02-13T13:03:00Z" w:initials="SE">
    <w:p w14:paraId="779ACE69" w14:textId="77777777" w:rsidR="00D11C22" w:rsidRDefault="00D11C22" w:rsidP="00D11C22">
      <w:pPr>
        <w:pStyle w:val="CommentText"/>
      </w:pPr>
      <w:r>
        <w:rPr>
          <w:rStyle w:val="CommentReference"/>
        </w:rPr>
        <w:annotationRef/>
      </w:r>
      <w:r>
        <w:t>Also, I cannot figure out how to get this image centered?? Need to ask about this</w:t>
      </w:r>
    </w:p>
  </w:comment>
  <w:comment w:id="30" w:author="Samman, Raneem" w:date="2025-01-13T15:07:00Z" w:initials="RS">
    <w:p w14:paraId="66CC1EB3" w14:textId="7A880DCB" w:rsidR="002F0A7C" w:rsidRDefault="002F0A7C" w:rsidP="002F0A7C">
      <w:r>
        <w:rPr>
          <w:rStyle w:val="CommentReference"/>
        </w:rPr>
        <w:annotationRef/>
      </w:r>
      <w:r>
        <w:rPr>
          <w:color w:val="000000"/>
          <w:sz w:val="20"/>
          <w:szCs w:val="20"/>
        </w:rPr>
        <w:t>Per our latest update on the code, this is true for only one case of the two options we can choose for the trajectory of the signal: either continuous or previous. Do we need to elaborate about that here and include it?</w:t>
      </w:r>
    </w:p>
  </w:comment>
  <w:comment w:id="31" w:author="Coppinger, Brittany" w:date="2025-01-15T13:17:00Z" w:initials="BC">
    <w:p w14:paraId="40426E67" w14:textId="77777777" w:rsidR="00581FC6" w:rsidRDefault="00581FC6" w:rsidP="00581FC6">
      <w:pPr>
        <w:pStyle w:val="CommentText"/>
      </w:pPr>
      <w:r>
        <w:rPr>
          <w:rStyle w:val="CommentReference"/>
        </w:rPr>
        <w:annotationRef/>
      </w:r>
      <w:r>
        <w:t>Continuous - fix this</w:t>
      </w:r>
      <w:r>
        <w:br/>
      </w:r>
    </w:p>
    <w:p w14:paraId="26C24DB9" w14:textId="77777777" w:rsidR="00581FC6" w:rsidRDefault="00581FC6" w:rsidP="00581FC6">
      <w:pPr>
        <w:pStyle w:val="CommentText"/>
      </w:pPr>
      <w:r>
        <w:t>There is an option to create frequency anchors by sections</w:t>
      </w:r>
    </w:p>
  </w:comment>
  <w:comment w:id="34" w:author="Coppinger, Brittany" w:date="2025-01-07T15:07:00Z" w:initials="BC">
    <w:p w14:paraId="60CAA4D5" w14:textId="38CB1610" w:rsidR="00613743" w:rsidRDefault="00613743" w:rsidP="00613743">
      <w:pPr>
        <w:pStyle w:val="CommentText"/>
      </w:pPr>
      <w:r>
        <w:rPr>
          <w:rStyle w:val="CommentReference"/>
        </w:rPr>
        <w:annotationRef/>
      </w:r>
      <w:r>
        <w:t>I feel like we should avoid saying “vocalizations” because they are synthetic, and therefore never “vocalized”? Is that too nit-picky?</w:t>
      </w:r>
    </w:p>
  </w:comment>
  <w:comment w:id="35" w:author="Samman, Raneem" w:date="2025-01-13T15:08:00Z" w:initials="RS">
    <w:p w14:paraId="6BDB4AD2" w14:textId="77777777" w:rsidR="00A31460" w:rsidRDefault="00A31460" w:rsidP="00A31460">
      <w:r>
        <w:rPr>
          <w:rStyle w:val="CommentReference"/>
        </w:rPr>
        <w:annotationRef/>
      </w:r>
      <w:r>
        <w:rPr>
          <w:color w:val="000000"/>
          <w:sz w:val="20"/>
          <w:szCs w:val="20"/>
        </w:rPr>
        <w:t>We can call them “synthetic vocalisations”</w:t>
      </w:r>
    </w:p>
  </w:comment>
  <w:comment w:id="36" w:author="Summer Eckhardt" w:date="2025-01-24T10:09:00Z" w:initials="SE">
    <w:p w14:paraId="7CB17DE6" w14:textId="77777777" w:rsidR="00C43CA8" w:rsidRDefault="00C43CA8" w:rsidP="00C43CA8">
      <w:pPr>
        <w:pStyle w:val="CommentText"/>
      </w:pPr>
      <w:r>
        <w:rPr>
          <w:rStyle w:val="CommentReference"/>
        </w:rPr>
        <w:annotationRef/>
      </w:r>
      <w:r>
        <w:t xml:space="preserve">This might be too clunky right here, but could be good to include this wording (encode/encoded/encoding/etc.) somewhere </w:t>
      </w:r>
    </w:p>
  </w:comment>
  <w:comment w:id="39" w:author="Coppinger, Brittany" w:date="2025-01-07T15:00:00Z" w:initials="BC">
    <w:p w14:paraId="71E706DF" w14:textId="56134100" w:rsidR="00613743" w:rsidRDefault="00613743" w:rsidP="00613743">
      <w:pPr>
        <w:pStyle w:val="CommentText"/>
      </w:pPr>
      <w:r>
        <w:rPr>
          <w:rStyle w:val="CommentReference"/>
        </w:rPr>
        <w:annotationRef/>
      </w:r>
      <w:r>
        <w:t>Placeholder name</w:t>
      </w:r>
    </w:p>
  </w:comment>
  <w:comment w:id="40" w:author="Samman, Raneem" w:date="2025-01-13T15:10:00Z" w:initials="RS">
    <w:p w14:paraId="5D58D00E" w14:textId="77777777" w:rsidR="00A31460" w:rsidRDefault="00A31460" w:rsidP="00A31460">
      <w:r>
        <w:rPr>
          <w:rStyle w:val="CommentReference"/>
        </w:rPr>
        <w:annotationRef/>
      </w:r>
      <w:r>
        <w:rPr>
          <w:color w:val="000000"/>
          <w:sz w:val="20"/>
          <w:szCs w:val="20"/>
        </w:rPr>
        <w:t>I think the change in the word choice is a bit confusing here. (i am referring to using character strings vs signals/vocalisations)</w:t>
      </w:r>
    </w:p>
  </w:comment>
  <w:comment w:id="41" w:author="Coppinger, Brittany" w:date="2025-01-07T15:01:00Z" w:initials="BC">
    <w:p w14:paraId="46FF90E6" w14:textId="070CEA18" w:rsidR="00613743" w:rsidRDefault="00613743" w:rsidP="00613743">
      <w:pPr>
        <w:pStyle w:val="CommentText"/>
      </w:pPr>
      <w:r>
        <w:rPr>
          <w:rStyle w:val="CommentReference"/>
        </w:rPr>
        <w:annotationRef/>
      </w:r>
      <w:r>
        <w:t>Placeholder name</w:t>
      </w:r>
    </w:p>
  </w:comment>
  <w:comment w:id="42" w:author="Coppinger, Brittany" w:date="2025-01-07T15:08:00Z" w:initials="BC">
    <w:p w14:paraId="60909739" w14:textId="77777777" w:rsidR="00613743" w:rsidRDefault="00613743" w:rsidP="00613743">
      <w:pPr>
        <w:pStyle w:val="CommentText"/>
      </w:pPr>
      <w:r>
        <w:rPr>
          <w:rStyle w:val="CommentReference"/>
        </w:rPr>
        <w:annotationRef/>
      </w:r>
      <w:r>
        <w:t xml:space="preserve">Technically, the code says 4*2 (the factor ratio being 2). </w:t>
      </w:r>
    </w:p>
  </w:comment>
  <w:comment w:id="43" w:author="Coppinger, Brittany" w:date="2025-01-07T15:12:00Z" w:initials="BC">
    <w:p w14:paraId="4FE2CCE9" w14:textId="77777777" w:rsidR="00265A8E" w:rsidRDefault="00265A8E" w:rsidP="00265A8E">
      <w:pPr>
        <w:pStyle w:val="CommentText"/>
      </w:pPr>
      <w:r>
        <w:rPr>
          <w:rStyle w:val="CommentReference"/>
        </w:rPr>
        <w:annotationRef/>
      </w:r>
      <w:r>
        <w:t xml:space="preserve">Technically, the code says 4*2 (the factor ratio being 2). </w:t>
      </w:r>
    </w:p>
  </w:comment>
  <w:comment w:id="44" w:author="Coppinger, Brittany" w:date="2025-01-09T10:29:00Z" w:initials="BC">
    <w:p w14:paraId="12BC444B" w14:textId="77777777" w:rsidR="008B4605" w:rsidRDefault="008B4605" w:rsidP="008B4605">
      <w:pPr>
        <w:pStyle w:val="CommentText"/>
      </w:pPr>
      <w:r>
        <w:rPr>
          <w:rStyle w:val="CommentReference"/>
        </w:rPr>
        <w:annotationRef/>
      </w:r>
      <w:r>
        <w:t>Probably need to say this in a different way</w:t>
      </w:r>
    </w:p>
  </w:comment>
  <w:comment w:id="45" w:author="Samman, Raneem" w:date="2025-01-13T15:14:00Z" w:initials="RS">
    <w:p w14:paraId="3CD80C3F" w14:textId="77777777" w:rsidR="00A31460" w:rsidRDefault="00A31460" w:rsidP="00A31460">
      <w:r>
        <w:rPr>
          <w:rStyle w:val="CommentReference"/>
        </w:rPr>
        <w:annotationRef/>
      </w:r>
      <w:r>
        <w:rPr>
          <w:color w:val="000000"/>
          <w:sz w:val="20"/>
          <w:szCs w:val="20"/>
        </w:rPr>
        <w:t>Generated? Formed? Expressed?</w:t>
      </w:r>
    </w:p>
  </w:comment>
  <w:comment w:id="46" w:author="Summer Eckhardt" w:date="2025-01-24T10:11:00Z" w:initials="SE">
    <w:p w14:paraId="2830BAEC" w14:textId="77777777" w:rsidR="003B552B" w:rsidRDefault="006631E7" w:rsidP="003B552B">
      <w:pPr>
        <w:pStyle w:val="CommentText"/>
      </w:pPr>
      <w:r>
        <w:rPr>
          <w:rStyle w:val="CommentReference"/>
        </w:rPr>
        <w:annotationRef/>
      </w:r>
      <w:r w:rsidR="003B552B">
        <w:t>“was assigned” ? “was represented by” ?</w:t>
      </w:r>
    </w:p>
  </w:comment>
  <w:comment w:id="47" w:author="Coppinger, Brittany" w:date="2025-01-13T11:32:00Z" w:initials="BC">
    <w:p w14:paraId="11E16C30" w14:textId="0E114418" w:rsidR="0002480A" w:rsidRDefault="0002480A" w:rsidP="0002480A">
      <w:pPr>
        <w:pStyle w:val="CommentText"/>
      </w:pPr>
      <w:r>
        <w:rPr>
          <w:rStyle w:val="CommentReference"/>
        </w:rPr>
        <w:annotationRef/>
      </w:r>
      <w:r>
        <w:t>Lexicon</w:t>
      </w:r>
    </w:p>
  </w:comment>
  <w:comment w:id="48" w:author="Coppinger, Brittany" w:date="2025-01-13T11:51:00Z" w:initials="BC">
    <w:p w14:paraId="27843223" w14:textId="77777777" w:rsidR="00AD7064" w:rsidRDefault="00AD7064" w:rsidP="00AD7064">
      <w:pPr>
        <w:pStyle w:val="CommentText"/>
      </w:pPr>
      <w:r>
        <w:rPr>
          <w:rStyle w:val="CommentReference"/>
        </w:rPr>
        <w:annotationRef/>
      </w:r>
      <w:r>
        <w:t>Decide if we are doing this or if this is the supplement</w:t>
      </w:r>
    </w:p>
  </w:comment>
  <w:comment w:id="49" w:author="Coppinger, Brittany" w:date="2024-12-09T12:03:00Z" w:initials="BC">
    <w:p w14:paraId="68CB36A9" w14:textId="4BF3A61A" w:rsidR="002F5B92" w:rsidRDefault="002F5B92" w:rsidP="002F5B92">
      <w:pPr>
        <w:pStyle w:val="CommentText"/>
      </w:pPr>
      <w:r>
        <w:rPr>
          <w:rStyle w:val="CommentReference"/>
        </w:rPr>
        <w:annotationRef/>
      </w:r>
      <w:r>
        <w:t xml:space="preserve">Make heat maps? Confusion matrix? </w:t>
      </w:r>
    </w:p>
  </w:comment>
  <w:comment w:id="50" w:author="Summer Eckhardt" w:date="2025-02-04T18:49:00Z" w:initials="SE">
    <w:p w14:paraId="50120D7C" w14:textId="77777777" w:rsidR="00CD6090" w:rsidRDefault="00CD6090" w:rsidP="00CD6090">
      <w:pPr>
        <w:pStyle w:val="CommentText"/>
      </w:pPr>
      <w:r>
        <w:rPr>
          <w:rStyle w:val="CommentReference"/>
        </w:rPr>
        <w:annotationRef/>
      </w:r>
      <w:r>
        <w:t>Need to add legend</w:t>
      </w:r>
    </w:p>
  </w:comment>
  <w:comment w:id="51" w:author="Summer Eckhardt" w:date="2025-02-04T19:02:00Z" w:initials="SE">
    <w:p w14:paraId="19892EE0" w14:textId="77777777" w:rsidR="00385EBC" w:rsidRDefault="00385EBC" w:rsidP="00385EBC">
      <w:pPr>
        <w:pStyle w:val="CommentText"/>
      </w:pPr>
      <w:r>
        <w:rPr>
          <w:rStyle w:val="CommentReference"/>
        </w:rPr>
        <w:annotationRef/>
      </w:r>
      <w:r>
        <w:t>Are these last few sentences repetitive?</w:t>
      </w:r>
    </w:p>
  </w:comment>
  <w:comment w:id="52" w:author="Summer Eckhardt" w:date="2025-01-29T09:35:00Z" w:initials="SE">
    <w:p w14:paraId="5501CF3B" w14:textId="11D738D4" w:rsidR="00B01950" w:rsidRDefault="00B01950" w:rsidP="00B01950">
      <w:pPr>
        <w:pStyle w:val="CommentText"/>
      </w:pPr>
      <w:r>
        <w:rPr>
          <w:rStyle w:val="CommentReference"/>
        </w:rPr>
        <w:annotationRef/>
      </w:r>
      <w:r>
        <w:t>These are some potential points for discussion - should any of these be included in results section?</w:t>
      </w:r>
    </w:p>
  </w:comment>
  <w:comment w:id="53" w:author="Coppinger, Brittany" w:date="2025-01-09T10:23:00Z" w:initials="BC">
    <w:p w14:paraId="2626D860" w14:textId="103D4FE8" w:rsidR="00A0645A" w:rsidRDefault="00A0645A" w:rsidP="00A0645A">
      <w:pPr>
        <w:pStyle w:val="CommentText"/>
      </w:pPr>
      <w:r>
        <w:rPr>
          <w:rStyle w:val="CommentReference"/>
        </w:rPr>
        <w:annotationRef/>
      </w:r>
      <w:r>
        <w:t xml:space="preserve">Make reference to the fact that we are using a very simple generative model to encode diversity of information in signals. </w:t>
      </w:r>
    </w:p>
    <w:p w14:paraId="3B47934C" w14:textId="77777777" w:rsidR="00A0645A" w:rsidRDefault="00A0645A" w:rsidP="00A0645A">
      <w:pPr>
        <w:pStyle w:val="CommentText"/>
      </w:pPr>
    </w:p>
    <w:p w14:paraId="43EA9BD5" w14:textId="77777777" w:rsidR="00A0645A" w:rsidRDefault="00A0645A" w:rsidP="00A0645A">
      <w:pPr>
        <w:pStyle w:val="CommentText"/>
      </w:pPr>
      <w:r>
        <w:t xml:space="preserve">Currently, model has no link to the receiver side, so we are looking at information encoding, and information recovery pipeline simulates process of decoding information by receivers. </w:t>
      </w:r>
    </w:p>
    <w:p w14:paraId="1A691053" w14:textId="77777777" w:rsidR="00A0645A" w:rsidRDefault="00A0645A" w:rsidP="00A0645A">
      <w:pPr>
        <w:pStyle w:val="CommentText"/>
      </w:pPr>
    </w:p>
    <w:p w14:paraId="4BA400BD" w14:textId="77777777" w:rsidR="00A0645A" w:rsidRDefault="00A0645A" w:rsidP="00A0645A">
      <w:pPr>
        <w:pStyle w:val="CommentText"/>
      </w:pPr>
      <w:r>
        <w:t>End:</w:t>
      </w:r>
    </w:p>
    <w:p w14:paraId="6DBD4287" w14:textId="77777777" w:rsidR="00A0645A" w:rsidRDefault="00A0645A" w:rsidP="00A0645A">
      <w:pPr>
        <w:pStyle w:val="CommentText"/>
      </w:pPr>
      <w:r>
        <w:t>“Given the way we have constructed the pipeline, out methods are set up nicely to integrate with computation efficient simulations (ABM) of social interactions and/or communication exchanges between signalers and receivers. “</w:t>
      </w:r>
    </w:p>
    <w:p w14:paraId="10AE1627" w14:textId="77777777" w:rsidR="00A0645A" w:rsidRDefault="00A0645A" w:rsidP="00A0645A">
      <w:pPr>
        <w:pStyle w:val="CommentText"/>
      </w:pPr>
    </w:p>
    <w:p w14:paraId="0194993C" w14:textId="77777777" w:rsidR="00A0645A" w:rsidRDefault="00A0645A" w:rsidP="00A0645A">
      <w:pPr>
        <w:pStyle w:val="CommentText"/>
      </w:pPr>
      <w:r>
        <w:t>“Future research in this area would link pipelines to generative models capable of synthetic evolutionary change of the system. This pipeline makes it possible to create synthetic vocal represented as character strings (2) makes it possible to sonify those strings, such that they can be used in traditional bioacoustics pipelines. “</w:t>
      </w:r>
    </w:p>
    <w:p w14:paraId="5D37FF45" w14:textId="77777777" w:rsidR="00A0645A" w:rsidRDefault="00A0645A" w:rsidP="00A0645A">
      <w:pPr>
        <w:pStyle w:val="CommentText"/>
      </w:pPr>
    </w:p>
  </w:comment>
  <w:comment w:id="54" w:author="Summer Eckhardt" w:date="2025-01-24T10:16:00Z" w:initials="SE">
    <w:p w14:paraId="738EB2C9" w14:textId="77777777" w:rsidR="00972B43" w:rsidRDefault="00972B43" w:rsidP="00972B43">
      <w:pPr>
        <w:pStyle w:val="CommentText"/>
      </w:pPr>
      <w:r>
        <w:rPr>
          <w:rStyle w:val="CommentReference"/>
        </w:rPr>
        <w:annotationRef/>
      </w:r>
      <w:r>
        <w:t>explain</w:t>
      </w:r>
    </w:p>
  </w:comment>
  <w:comment w:id="58" w:author="Smith Vidaurre, Grace" w:date="2024-12-18T15:30:00Z" w:initials="GSV">
    <w:p w14:paraId="16D76844" w14:textId="3B53D278" w:rsidR="00903634" w:rsidRDefault="00903634" w:rsidP="00903634">
      <w:r>
        <w:rPr>
          <w:rStyle w:val="CommentReference"/>
        </w:rPr>
        <w:annotationRef/>
      </w:r>
      <w:r>
        <w:rPr>
          <w:sz w:val="20"/>
          <w:szCs w:val="20"/>
        </w:rPr>
        <w:t>This belongs in the review draft!</w:t>
      </w:r>
    </w:p>
  </w:comment>
  <w:comment w:id="59" w:author="Smith Vidaurre, Grace" w:date="2024-12-16T09:35:00Z" w:initials="GSV">
    <w:p w14:paraId="3CFDAF24" w14:textId="402A0B75" w:rsidR="009E4481" w:rsidRDefault="009E4481" w:rsidP="009E4481">
      <w:r>
        <w:rPr>
          <w:rStyle w:val="CommentReference"/>
        </w:rPr>
        <w:annotationRef/>
      </w:r>
      <w:r>
        <w:rPr>
          <w:sz w:val="20"/>
          <w:szCs w:val="20"/>
        </w:rPr>
        <w:t>Traditionally we have a lot of tools (list them) to quantify acoustic convergence and divergence</w:t>
      </w:r>
    </w:p>
  </w:comment>
  <w:comment w:id="60" w:author="Smith Vidaurre, Grace" w:date="2024-12-16T09:41:00Z" w:initials="GSV">
    <w:p w14:paraId="6B34BC7D" w14:textId="77777777" w:rsidR="009E4481" w:rsidRDefault="009E4481" w:rsidP="009E4481">
      <w:r>
        <w:rPr>
          <w:rStyle w:val="CommentReference"/>
        </w:rPr>
        <w:annotationRef/>
      </w:r>
      <w:r>
        <w:rPr>
          <w:sz w:val="20"/>
          <w:szCs w:val="20"/>
        </w:rPr>
        <w:t>Visual classification (Peter Marler up through more recent work, Wright papers), 2) dimensionality reduction like spectrographic cross-correlation and multidimensional scaling to visualize patterns of acoustic variation in low-dimensional acoustic space (Wright 1996) or similar approaches to reduce the dimensionality of hand-picked acoustic measurements (Karl Berg green-rumped parrotlets, Bradbury and orange-fronted conures), 3) matrix correlation of acoustic similarity matrices and matrices of binary social identity or social affiliations (Mantel tests in Tim Wright’s papers, MQRAP in other study systems), mathematical information: Todd Freeberg and Arik Kershenbaum’s approaches (to some degree these approaches rely on classification of note types and repertoire classification or segmenting discrete signals into chunks)</w:t>
      </w:r>
    </w:p>
  </w:comment>
  <w:comment w:id="61" w:author="Coppinger, Brittany" w:date="2024-12-16T14:51:00Z" w:initials="BC">
    <w:p w14:paraId="612FF208" w14:textId="77777777" w:rsidR="009E4481" w:rsidRDefault="009E4481" w:rsidP="009E4481">
      <w:pPr>
        <w:pStyle w:val="CommentText"/>
      </w:pPr>
      <w:r>
        <w:rPr>
          <w:rStyle w:val="CommentReference"/>
        </w:rPr>
        <w:annotationRef/>
      </w:r>
      <w:r>
        <w:t xml:space="preserve">Parson’s code? </w:t>
      </w:r>
      <w:r>
        <w:rPr>
          <w:color w:val="222222"/>
          <w:highlight w:val="white"/>
        </w:rPr>
        <w:t>Kershenbaum, A., Sayigh, L. S., &amp; Janik, V. M. (2013). The encoding of individual identity in dolphin signature whistles: How much information is needed?. </w:t>
      </w:r>
      <w:r>
        <w:rPr>
          <w:i/>
          <w:iCs/>
          <w:color w:val="222222"/>
          <w:highlight w:val="white"/>
        </w:rPr>
        <w:t>PloS one</w:t>
      </w:r>
      <w:r>
        <w:rPr>
          <w:color w:val="222222"/>
          <w:highlight w:val="white"/>
        </w:rPr>
        <w:t>, </w:t>
      </w:r>
      <w:r>
        <w:rPr>
          <w:i/>
          <w:iCs/>
          <w:color w:val="222222"/>
          <w:highlight w:val="white"/>
        </w:rPr>
        <w:t>8</w:t>
      </w:r>
      <w:r>
        <w:rPr>
          <w:color w:val="222222"/>
          <w:highlight w:val="white"/>
        </w:rPr>
        <w:t>(10), e77671.</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032A8F" w15:done="0"/>
  <w15:commentEx w15:paraId="0B17E4E0" w15:paraIdParent="18032A8F" w15:done="0"/>
  <w15:commentEx w15:paraId="2D0F624C" w15:done="0"/>
  <w15:commentEx w15:paraId="4988E016" w15:done="0"/>
  <w15:commentEx w15:paraId="1AAA567A" w15:done="0"/>
  <w15:commentEx w15:paraId="5EA35FF4" w15:done="0"/>
  <w15:commentEx w15:paraId="695F6EEA" w15:done="0"/>
  <w15:commentEx w15:paraId="5D9244FE" w15:paraIdParent="695F6EEA" w15:done="0"/>
  <w15:commentEx w15:paraId="5E068F38" w15:done="0"/>
  <w15:commentEx w15:paraId="34D31CF0" w15:done="0"/>
  <w15:commentEx w15:paraId="0FB5E5FA" w15:done="0"/>
  <w15:commentEx w15:paraId="673DA208" w15:done="0"/>
  <w15:commentEx w15:paraId="0398D1D3" w15:done="1"/>
  <w15:commentEx w15:paraId="489B0A01" w15:done="1"/>
  <w15:commentEx w15:paraId="7776DC45" w15:done="1"/>
  <w15:commentEx w15:paraId="5B47795B" w15:done="1"/>
  <w15:commentEx w15:paraId="474F60FD" w15:done="1"/>
  <w15:commentEx w15:paraId="7289E539" w15:done="0"/>
  <w15:commentEx w15:paraId="022F9B1F" w15:done="1"/>
  <w15:commentEx w15:paraId="3A6A84F8" w15:done="0"/>
  <w15:commentEx w15:paraId="6C803A4A" w15:paraIdParent="3A6A84F8" w15:done="0"/>
  <w15:commentEx w15:paraId="78B1180D" w15:done="0"/>
  <w15:commentEx w15:paraId="56403146" w15:done="0"/>
  <w15:commentEx w15:paraId="72721FC5" w15:done="0"/>
  <w15:commentEx w15:paraId="779ACE69" w15:done="0"/>
  <w15:commentEx w15:paraId="66CC1EB3" w15:done="0"/>
  <w15:commentEx w15:paraId="26C24DB9" w15:paraIdParent="66CC1EB3" w15:done="0"/>
  <w15:commentEx w15:paraId="60CAA4D5" w15:done="0"/>
  <w15:commentEx w15:paraId="6BDB4AD2" w15:paraIdParent="60CAA4D5" w15:done="0"/>
  <w15:commentEx w15:paraId="7CB17DE6" w15:done="0"/>
  <w15:commentEx w15:paraId="71E706DF" w15:done="0"/>
  <w15:commentEx w15:paraId="5D58D00E" w15:done="0"/>
  <w15:commentEx w15:paraId="46FF90E6" w15:done="0"/>
  <w15:commentEx w15:paraId="60909739" w15:done="0"/>
  <w15:commentEx w15:paraId="4FE2CCE9" w15:done="0"/>
  <w15:commentEx w15:paraId="12BC444B" w15:done="0"/>
  <w15:commentEx w15:paraId="3CD80C3F" w15:paraIdParent="12BC444B" w15:done="0"/>
  <w15:commentEx w15:paraId="2830BAEC" w15:paraIdParent="12BC444B" w15:done="0"/>
  <w15:commentEx w15:paraId="11E16C30" w15:done="0"/>
  <w15:commentEx w15:paraId="27843223" w15:done="0"/>
  <w15:commentEx w15:paraId="68CB36A9" w15:done="0"/>
  <w15:commentEx w15:paraId="50120D7C" w15:done="1"/>
  <w15:commentEx w15:paraId="19892EE0" w15:done="0"/>
  <w15:commentEx w15:paraId="5501CF3B" w15:done="0"/>
  <w15:commentEx w15:paraId="5D37FF45" w15:done="0"/>
  <w15:commentEx w15:paraId="738EB2C9" w15:done="0"/>
  <w15:commentEx w15:paraId="16D76844" w15:done="0"/>
  <w15:commentEx w15:paraId="3CFDAF24" w15:done="0"/>
  <w15:commentEx w15:paraId="6B34BC7D" w15:paraIdParent="3CFDAF24" w15:done="0"/>
  <w15:commentEx w15:paraId="612FF208" w15:paraIdParent="3CFDAF2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9C03B4" w16cex:dateUtc="2025-02-13T16:13:00Z"/>
  <w16cex:commentExtensible w16cex:durableId="56319D19" w16cex:dateUtc="2025-02-13T16:14:00Z"/>
  <w16cex:commentExtensible w16cex:durableId="05718FDF" w16cex:dateUtc="2024-12-16T15:02:00Z"/>
  <w16cex:commentExtensible w16cex:durableId="663F4FE9" w16cex:dateUtc="2024-12-16T15:03:00Z"/>
  <w16cex:commentExtensible w16cex:durableId="732838DB" w16cex:dateUtc="2024-12-16T15:08:00Z"/>
  <w16cex:commentExtensible w16cex:durableId="7C5C0E64" w16cex:dateUtc="2024-12-16T15:04:00Z"/>
  <w16cex:commentExtensible w16cex:durableId="3EA911C6" w16cex:dateUtc="2024-12-12T19:19:00Z"/>
  <w16cex:commentExtensible w16cex:durableId="64690B25" w16cex:dateUtc="2025-01-13T17:14:00Z"/>
  <w16cex:commentExtensible w16cex:durableId="75F284E5" w16cex:dateUtc="2025-02-13T16:11:00Z"/>
  <w16cex:commentExtensible w16cex:durableId="2F96DBF5" w16cex:dateUtc="2024-12-18T19:31:00Z"/>
  <w16cex:commentExtensible w16cex:durableId="4021EEFB" w16cex:dateUtc="2024-12-20T19:27:00Z"/>
  <w16cex:commentExtensible w16cex:durableId="14565088" w16cex:dateUtc="2025-01-23T23:00:00Z"/>
  <w16cex:commentExtensible w16cex:durableId="20FF7D23" w16cex:dateUtc="2024-12-18T19:30:00Z"/>
  <w16cex:commentExtensible w16cex:durableId="071F4909" w16cex:dateUtc="2024-12-18T19:27:00Z"/>
  <w16cex:commentExtensible w16cex:durableId="5FBD39B6" w16cex:dateUtc="2024-12-18T20:14:00Z"/>
  <w16cex:commentExtensible w16cex:durableId="315E33BA" w16cex:dateUtc="2024-12-18T20:13:00Z"/>
  <w16cex:commentExtensible w16cex:durableId="62AA3FBA" w16cex:dateUtc="2024-12-18T20:19:00Z"/>
  <w16cex:commentExtensible w16cex:durableId="6BEE78CA" w16cex:dateUtc="2024-12-20T19:52:00Z"/>
  <w16cex:commentExtensible w16cex:durableId="707D3596" w16cex:dateUtc="2024-12-18T20:46:00Z"/>
  <w16cex:commentExtensible w16cex:durableId="0B7A3DFC" w16cex:dateUtc="2025-01-24T14:51:00Z"/>
  <w16cex:commentExtensible w16cex:durableId="7F84ABE9" w16cex:dateUtc="2025-01-27T15:41:00Z"/>
  <w16cex:commentExtensible w16cex:durableId="5C900D55" w16cex:dateUtc="2025-01-24T15:02:00Z"/>
  <w16cex:commentExtensible w16cex:durableId="53C11876" w16cex:dateUtc="2025-01-07T18:21:00Z"/>
  <w16cex:commentExtensible w16cex:durableId="60F8C805" w16cex:dateUtc="2025-02-13T18:02:00Z"/>
  <w16cex:commentExtensible w16cex:durableId="08FF4B06" w16cex:dateUtc="2025-02-13T18:03:00Z"/>
  <w16cex:commentExtensible w16cex:durableId="1C83413C" w16cex:dateUtc="2025-01-13T21:07:00Z"/>
  <w16cex:commentExtensible w16cex:durableId="5D03D86C" w16cex:dateUtc="2025-01-15T18:17:00Z"/>
  <w16cex:commentExtensible w16cex:durableId="2622FF33" w16cex:dateUtc="2025-01-07T20:07:00Z"/>
  <w16cex:commentExtensible w16cex:durableId="1CEF7238" w16cex:dateUtc="2025-01-13T21:08:00Z"/>
  <w16cex:commentExtensible w16cex:durableId="2486EDE7" w16cex:dateUtc="2025-01-24T15:09:00Z"/>
  <w16cex:commentExtensible w16cex:durableId="6FCE1A03" w16cex:dateUtc="2025-01-07T20:00:00Z"/>
  <w16cex:commentExtensible w16cex:durableId="42F38CA8" w16cex:dateUtc="2025-01-13T21:10:00Z"/>
  <w16cex:commentExtensible w16cex:durableId="5021AB04" w16cex:dateUtc="2025-01-07T20:01:00Z"/>
  <w16cex:commentExtensible w16cex:durableId="728A9CD2" w16cex:dateUtc="2025-01-07T20:08:00Z"/>
  <w16cex:commentExtensible w16cex:durableId="152580F2" w16cex:dateUtc="2025-01-07T20:12:00Z"/>
  <w16cex:commentExtensible w16cex:durableId="1A146DD6" w16cex:dateUtc="2025-01-09T15:29:00Z"/>
  <w16cex:commentExtensible w16cex:durableId="03F1D2A8" w16cex:dateUtc="2025-01-13T21:14:00Z"/>
  <w16cex:commentExtensible w16cex:durableId="2B92977B" w16cex:dateUtc="2025-01-24T15:11:00Z"/>
  <w16cex:commentExtensible w16cex:durableId="288D6FB4" w16cex:dateUtc="2025-01-13T16:32:00Z"/>
  <w16cex:commentExtensible w16cex:durableId="6DF04BDB" w16cex:dateUtc="2025-01-13T16:51:00Z"/>
  <w16cex:commentExtensible w16cex:durableId="787E58E8" w16cex:dateUtc="2024-12-09T17:03:00Z"/>
  <w16cex:commentExtensible w16cex:durableId="0AEE83D3" w16cex:dateUtc="2025-02-04T23:49:00Z"/>
  <w16cex:commentExtensible w16cex:durableId="76A36B67" w16cex:dateUtc="2025-02-05T00:02:00Z"/>
  <w16cex:commentExtensible w16cex:durableId="1DA9A76F" w16cex:dateUtc="2025-01-29T14:35:00Z"/>
  <w16cex:commentExtensible w16cex:durableId="73EE58F5" w16cex:dateUtc="2025-01-09T15:23:00Z"/>
  <w16cex:commentExtensible w16cex:durableId="37A2E34E" w16cex:dateUtc="2025-01-24T15:16:00Z"/>
  <w16cex:commentExtensible w16cex:durableId="7658D5BD" w16cex:dateUtc="2024-12-18T20:30:00Z"/>
  <w16cex:commentExtensible w16cex:durableId="26234967" w16cex:dateUtc="2024-12-16T14:35:00Z"/>
  <w16cex:commentExtensible w16cex:durableId="02857E53" w16cex:dateUtc="2024-12-16T14:41:00Z"/>
  <w16cex:commentExtensible w16cex:durableId="7C263564" w16cex:dateUtc="2024-12-16T19: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032A8F" w16cid:durableId="4B9C03B4"/>
  <w16cid:commentId w16cid:paraId="0B17E4E0" w16cid:durableId="56319D19"/>
  <w16cid:commentId w16cid:paraId="2D0F624C" w16cid:durableId="05718FDF"/>
  <w16cid:commentId w16cid:paraId="4988E016" w16cid:durableId="663F4FE9"/>
  <w16cid:commentId w16cid:paraId="1AAA567A" w16cid:durableId="732838DB"/>
  <w16cid:commentId w16cid:paraId="5EA35FF4" w16cid:durableId="7C5C0E64"/>
  <w16cid:commentId w16cid:paraId="695F6EEA" w16cid:durableId="3EA911C6"/>
  <w16cid:commentId w16cid:paraId="5D9244FE" w16cid:durableId="64690B25"/>
  <w16cid:commentId w16cid:paraId="5E068F38" w16cid:durableId="75F284E5"/>
  <w16cid:commentId w16cid:paraId="34D31CF0" w16cid:durableId="2F96DBF5"/>
  <w16cid:commentId w16cid:paraId="0FB5E5FA" w16cid:durableId="4021EEFB"/>
  <w16cid:commentId w16cid:paraId="673DA208" w16cid:durableId="14565088"/>
  <w16cid:commentId w16cid:paraId="0398D1D3" w16cid:durableId="20FF7D23"/>
  <w16cid:commentId w16cid:paraId="489B0A01" w16cid:durableId="071F4909"/>
  <w16cid:commentId w16cid:paraId="7776DC45" w16cid:durableId="5FBD39B6"/>
  <w16cid:commentId w16cid:paraId="5B47795B" w16cid:durableId="315E33BA"/>
  <w16cid:commentId w16cid:paraId="474F60FD" w16cid:durableId="62AA3FBA"/>
  <w16cid:commentId w16cid:paraId="7289E539" w16cid:durableId="6BEE78CA"/>
  <w16cid:commentId w16cid:paraId="022F9B1F" w16cid:durableId="707D3596"/>
  <w16cid:commentId w16cid:paraId="3A6A84F8" w16cid:durableId="0B7A3DFC"/>
  <w16cid:commentId w16cid:paraId="6C803A4A" w16cid:durableId="7F84ABE9"/>
  <w16cid:commentId w16cid:paraId="78B1180D" w16cid:durableId="5C900D55"/>
  <w16cid:commentId w16cid:paraId="56403146" w16cid:durableId="53C11876"/>
  <w16cid:commentId w16cid:paraId="72721FC5" w16cid:durableId="60F8C805"/>
  <w16cid:commentId w16cid:paraId="779ACE69" w16cid:durableId="08FF4B06"/>
  <w16cid:commentId w16cid:paraId="66CC1EB3" w16cid:durableId="1C83413C"/>
  <w16cid:commentId w16cid:paraId="26C24DB9" w16cid:durableId="5D03D86C"/>
  <w16cid:commentId w16cid:paraId="60CAA4D5" w16cid:durableId="2622FF33"/>
  <w16cid:commentId w16cid:paraId="6BDB4AD2" w16cid:durableId="1CEF7238"/>
  <w16cid:commentId w16cid:paraId="7CB17DE6" w16cid:durableId="2486EDE7"/>
  <w16cid:commentId w16cid:paraId="71E706DF" w16cid:durableId="6FCE1A03"/>
  <w16cid:commentId w16cid:paraId="5D58D00E" w16cid:durableId="42F38CA8"/>
  <w16cid:commentId w16cid:paraId="46FF90E6" w16cid:durableId="5021AB04"/>
  <w16cid:commentId w16cid:paraId="60909739" w16cid:durableId="728A9CD2"/>
  <w16cid:commentId w16cid:paraId="4FE2CCE9" w16cid:durableId="152580F2"/>
  <w16cid:commentId w16cid:paraId="12BC444B" w16cid:durableId="1A146DD6"/>
  <w16cid:commentId w16cid:paraId="3CD80C3F" w16cid:durableId="03F1D2A8"/>
  <w16cid:commentId w16cid:paraId="2830BAEC" w16cid:durableId="2B92977B"/>
  <w16cid:commentId w16cid:paraId="11E16C30" w16cid:durableId="288D6FB4"/>
  <w16cid:commentId w16cid:paraId="27843223" w16cid:durableId="6DF04BDB"/>
  <w16cid:commentId w16cid:paraId="68CB36A9" w16cid:durableId="787E58E8"/>
  <w16cid:commentId w16cid:paraId="50120D7C" w16cid:durableId="0AEE83D3"/>
  <w16cid:commentId w16cid:paraId="19892EE0" w16cid:durableId="76A36B67"/>
  <w16cid:commentId w16cid:paraId="5501CF3B" w16cid:durableId="1DA9A76F"/>
  <w16cid:commentId w16cid:paraId="5D37FF45" w16cid:durableId="73EE58F5"/>
  <w16cid:commentId w16cid:paraId="738EB2C9" w16cid:durableId="37A2E34E"/>
  <w16cid:commentId w16cid:paraId="16D76844" w16cid:durableId="7658D5BD"/>
  <w16cid:commentId w16cid:paraId="3CFDAF24" w16cid:durableId="26234967"/>
  <w16cid:commentId w16cid:paraId="6B34BC7D" w16cid:durableId="02857E53"/>
  <w16cid:commentId w16cid:paraId="612FF208" w16cid:durableId="7C2635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86516" w14:textId="77777777" w:rsidR="00BD2FFD" w:rsidRDefault="00BD2FFD" w:rsidP="000A1D91">
      <w:r>
        <w:separator/>
      </w:r>
    </w:p>
  </w:endnote>
  <w:endnote w:type="continuationSeparator" w:id="0">
    <w:p w14:paraId="62F9CEDA" w14:textId="77777777" w:rsidR="00BD2FFD" w:rsidRDefault="00BD2FFD" w:rsidP="000A1D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Neue">
    <w:altName w:val="Sylfaen"/>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B18B6" w14:textId="77777777" w:rsidR="00BD2FFD" w:rsidRDefault="00BD2FFD" w:rsidP="000A1D91">
      <w:r>
        <w:separator/>
      </w:r>
    </w:p>
  </w:footnote>
  <w:footnote w:type="continuationSeparator" w:id="0">
    <w:p w14:paraId="306071E7" w14:textId="77777777" w:rsidR="00BD2FFD" w:rsidRDefault="00BD2FFD" w:rsidP="000A1D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F1BF4"/>
    <w:multiLevelType w:val="hybridMultilevel"/>
    <w:tmpl w:val="1C66CD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13618F"/>
    <w:multiLevelType w:val="hybridMultilevel"/>
    <w:tmpl w:val="15B886D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F5D2CA7"/>
    <w:multiLevelType w:val="hybridMultilevel"/>
    <w:tmpl w:val="CC288E5E"/>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9A006E"/>
    <w:multiLevelType w:val="hybridMultilevel"/>
    <w:tmpl w:val="C15807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4B33D4"/>
    <w:multiLevelType w:val="hybridMultilevel"/>
    <w:tmpl w:val="15B886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066845"/>
    <w:multiLevelType w:val="hybridMultilevel"/>
    <w:tmpl w:val="B4166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8316E3"/>
    <w:multiLevelType w:val="hybridMultilevel"/>
    <w:tmpl w:val="6CAEB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D42AE9"/>
    <w:multiLevelType w:val="hybridMultilevel"/>
    <w:tmpl w:val="DE20EA6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FBD72DF"/>
    <w:multiLevelType w:val="hybridMultilevel"/>
    <w:tmpl w:val="4FEC9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A93002"/>
    <w:multiLevelType w:val="hybridMultilevel"/>
    <w:tmpl w:val="E890953C"/>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0" w15:restartNumberingAfterBreak="0">
    <w:nsid w:val="788676DB"/>
    <w:multiLevelType w:val="hybridMultilevel"/>
    <w:tmpl w:val="FA6CA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0646443">
    <w:abstractNumId w:val="3"/>
  </w:num>
  <w:num w:numId="2" w16cid:durableId="650646282">
    <w:abstractNumId w:val="2"/>
  </w:num>
  <w:num w:numId="3" w16cid:durableId="1029796945">
    <w:abstractNumId w:val="4"/>
  </w:num>
  <w:num w:numId="4" w16cid:durableId="1992362874">
    <w:abstractNumId w:val="9"/>
  </w:num>
  <w:num w:numId="5" w16cid:durableId="1282037254">
    <w:abstractNumId w:val="10"/>
  </w:num>
  <w:num w:numId="6" w16cid:durableId="809594277">
    <w:abstractNumId w:val="0"/>
  </w:num>
  <w:num w:numId="7" w16cid:durableId="1622616596">
    <w:abstractNumId w:val="8"/>
  </w:num>
  <w:num w:numId="8" w16cid:durableId="185753651">
    <w:abstractNumId w:val="5"/>
  </w:num>
  <w:num w:numId="9" w16cid:durableId="1282883425">
    <w:abstractNumId w:val="6"/>
  </w:num>
  <w:num w:numId="10" w16cid:durableId="216203539">
    <w:abstractNumId w:val="7"/>
  </w:num>
  <w:num w:numId="11" w16cid:durableId="213158088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ppinger, Brittany">
    <w15:presenceInfo w15:providerId="AD" w15:userId="S::copping7@msu.edu::91362ca3-4f6d-449f-8348-5f9a1531276e"/>
  </w15:person>
  <w15:person w15:author="Smith Vidaurre, Grace">
    <w15:presenceInfo w15:providerId="AD" w15:userId="S::smithvid@msu.edu::b45b673c-2200-4042-a7e9-6ccf4d81cce7"/>
  </w15:person>
  <w15:person w15:author="Summer Eckhardt">
    <w15:presenceInfo w15:providerId="Windows Live" w15:userId="f8d7d808245c0b6d"/>
  </w15:person>
  <w15:person w15:author="Samman, Raneem">
    <w15:presenceInfo w15:providerId="AD" w15:userId="S::sammanr2@msu.edu::24b4566c-6661-4f80-a58c-0226151e15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ED2"/>
    <w:rsid w:val="00000093"/>
    <w:rsid w:val="000006BE"/>
    <w:rsid w:val="00000790"/>
    <w:rsid w:val="000044D1"/>
    <w:rsid w:val="00005731"/>
    <w:rsid w:val="00006540"/>
    <w:rsid w:val="000117AC"/>
    <w:rsid w:val="00011A2A"/>
    <w:rsid w:val="00012A61"/>
    <w:rsid w:val="0001335A"/>
    <w:rsid w:val="00014D08"/>
    <w:rsid w:val="000169A5"/>
    <w:rsid w:val="00016AD7"/>
    <w:rsid w:val="00020F3C"/>
    <w:rsid w:val="0002480A"/>
    <w:rsid w:val="00030375"/>
    <w:rsid w:val="00030590"/>
    <w:rsid w:val="00042B2F"/>
    <w:rsid w:val="00046EB7"/>
    <w:rsid w:val="00050ED0"/>
    <w:rsid w:val="00051D20"/>
    <w:rsid w:val="00060092"/>
    <w:rsid w:val="000633B7"/>
    <w:rsid w:val="000636BC"/>
    <w:rsid w:val="00064B3A"/>
    <w:rsid w:val="00076AD8"/>
    <w:rsid w:val="00082A78"/>
    <w:rsid w:val="000869CA"/>
    <w:rsid w:val="00090FFE"/>
    <w:rsid w:val="00093F69"/>
    <w:rsid w:val="00097EE9"/>
    <w:rsid w:val="000A0CBD"/>
    <w:rsid w:val="000A1D91"/>
    <w:rsid w:val="000A308E"/>
    <w:rsid w:val="000A5587"/>
    <w:rsid w:val="000A6027"/>
    <w:rsid w:val="000A6A15"/>
    <w:rsid w:val="000B0F3C"/>
    <w:rsid w:val="000B165C"/>
    <w:rsid w:val="000B37C6"/>
    <w:rsid w:val="000B4E54"/>
    <w:rsid w:val="000B6115"/>
    <w:rsid w:val="000B6AE5"/>
    <w:rsid w:val="000C0411"/>
    <w:rsid w:val="000C6EE1"/>
    <w:rsid w:val="000D0D5E"/>
    <w:rsid w:val="000D3210"/>
    <w:rsid w:val="000D49F0"/>
    <w:rsid w:val="000D6745"/>
    <w:rsid w:val="000E2899"/>
    <w:rsid w:val="000E3DC4"/>
    <w:rsid w:val="000E5396"/>
    <w:rsid w:val="000E69DB"/>
    <w:rsid w:val="000E73A3"/>
    <w:rsid w:val="000F1ECA"/>
    <w:rsid w:val="000F37E4"/>
    <w:rsid w:val="000F5DB2"/>
    <w:rsid w:val="000F7ACA"/>
    <w:rsid w:val="00100511"/>
    <w:rsid w:val="00106720"/>
    <w:rsid w:val="001112B5"/>
    <w:rsid w:val="00115209"/>
    <w:rsid w:val="00121DF4"/>
    <w:rsid w:val="00124140"/>
    <w:rsid w:val="001247FA"/>
    <w:rsid w:val="00132A51"/>
    <w:rsid w:val="00132D46"/>
    <w:rsid w:val="00141D98"/>
    <w:rsid w:val="00144D56"/>
    <w:rsid w:val="00145CAF"/>
    <w:rsid w:val="0015427A"/>
    <w:rsid w:val="00154422"/>
    <w:rsid w:val="0015638A"/>
    <w:rsid w:val="001602A1"/>
    <w:rsid w:val="0016095C"/>
    <w:rsid w:val="001625A0"/>
    <w:rsid w:val="0016727A"/>
    <w:rsid w:val="00170918"/>
    <w:rsid w:val="001713FE"/>
    <w:rsid w:val="00177C2F"/>
    <w:rsid w:val="00180774"/>
    <w:rsid w:val="001855B9"/>
    <w:rsid w:val="00187C3B"/>
    <w:rsid w:val="00191703"/>
    <w:rsid w:val="00192400"/>
    <w:rsid w:val="001942A7"/>
    <w:rsid w:val="0019574E"/>
    <w:rsid w:val="001A6AA7"/>
    <w:rsid w:val="001A6B83"/>
    <w:rsid w:val="001A74B7"/>
    <w:rsid w:val="001B07E8"/>
    <w:rsid w:val="001B6E3F"/>
    <w:rsid w:val="001C3F40"/>
    <w:rsid w:val="001C7CF9"/>
    <w:rsid w:val="001D343A"/>
    <w:rsid w:val="001D45C6"/>
    <w:rsid w:val="001D5707"/>
    <w:rsid w:val="001E0CF1"/>
    <w:rsid w:val="001E11FE"/>
    <w:rsid w:val="001E348F"/>
    <w:rsid w:val="001E69B7"/>
    <w:rsid w:val="001F0836"/>
    <w:rsid w:val="001F1740"/>
    <w:rsid w:val="001F1E5A"/>
    <w:rsid w:val="001F456D"/>
    <w:rsid w:val="001F5F78"/>
    <w:rsid w:val="0020211E"/>
    <w:rsid w:val="0020218B"/>
    <w:rsid w:val="002101A7"/>
    <w:rsid w:val="00214FE4"/>
    <w:rsid w:val="00221909"/>
    <w:rsid w:val="00227618"/>
    <w:rsid w:val="00230759"/>
    <w:rsid w:val="002410AB"/>
    <w:rsid w:val="002413F8"/>
    <w:rsid w:val="002420EE"/>
    <w:rsid w:val="0024256E"/>
    <w:rsid w:val="00245AD1"/>
    <w:rsid w:val="0024605A"/>
    <w:rsid w:val="00251753"/>
    <w:rsid w:val="002521D1"/>
    <w:rsid w:val="002543B5"/>
    <w:rsid w:val="0026037F"/>
    <w:rsid w:val="00262ABA"/>
    <w:rsid w:val="002638D4"/>
    <w:rsid w:val="00265A8E"/>
    <w:rsid w:val="00271C68"/>
    <w:rsid w:val="00272375"/>
    <w:rsid w:val="002733D3"/>
    <w:rsid w:val="00273ACC"/>
    <w:rsid w:val="002748EF"/>
    <w:rsid w:val="002763ED"/>
    <w:rsid w:val="002774D9"/>
    <w:rsid w:val="00281B81"/>
    <w:rsid w:val="00282AC3"/>
    <w:rsid w:val="00291EB1"/>
    <w:rsid w:val="00293E57"/>
    <w:rsid w:val="002A00FE"/>
    <w:rsid w:val="002A1F96"/>
    <w:rsid w:val="002A2F27"/>
    <w:rsid w:val="002A30E5"/>
    <w:rsid w:val="002A37C1"/>
    <w:rsid w:val="002A587B"/>
    <w:rsid w:val="002A7948"/>
    <w:rsid w:val="002B1E31"/>
    <w:rsid w:val="002B3A55"/>
    <w:rsid w:val="002B5C9C"/>
    <w:rsid w:val="002B6ADF"/>
    <w:rsid w:val="002B6F5F"/>
    <w:rsid w:val="002C108B"/>
    <w:rsid w:val="002C17D8"/>
    <w:rsid w:val="002C213D"/>
    <w:rsid w:val="002C5DA4"/>
    <w:rsid w:val="002D0917"/>
    <w:rsid w:val="002D3BF7"/>
    <w:rsid w:val="002E04FC"/>
    <w:rsid w:val="002E23C9"/>
    <w:rsid w:val="002E5852"/>
    <w:rsid w:val="002F070A"/>
    <w:rsid w:val="002F0A7C"/>
    <w:rsid w:val="002F0BD5"/>
    <w:rsid w:val="002F1632"/>
    <w:rsid w:val="002F5B92"/>
    <w:rsid w:val="00301119"/>
    <w:rsid w:val="00302202"/>
    <w:rsid w:val="00302FEE"/>
    <w:rsid w:val="0030375B"/>
    <w:rsid w:val="00310C9D"/>
    <w:rsid w:val="00314560"/>
    <w:rsid w:val="00323E1D"/>
    <w:rsid w:val="00326BD6"/>
    <w:rsid w:val="0032709B"/>
    <w:rsid w:val="00335844"/>
    <w:rsid w:val="00337173"/>
    <w:rsid w:val="00337263"/>
    <w:rsid w:val="00346181"/>
    <w:rsid w:val="00346650"/>
    <w:rsid w:val="00346BD0"/>
    <w:rsid w:val="00347E03"/>
    <w:rsid w:val="0035192D"/>
    <w:rsid w:val="0035565A"/>
    <w:rsid w:val="00360199"/>
    <w:rsid w:val="003716D0"/>
    <w:rsid w:val="00371760"/>
    <w:rsid w:val="00371CF9"/>
    <w:rsid w:val="00374C34"/>
    <w:rsid w:val="00375B6A"/>
    <w:rsid w:val="00375DEA"/>
    <w:rsid w:val="00375F0A"/>
    <w:rsid w:val="00376A61"/>
    <w:rsid w:val="003810D3"/>
    <w:rsid w:val="00385EBC"/>
    <w:rsid w:val="00391D36"/>
    <w:rsid w:val="00392A3E"/>
    <w:rsid w:val="00394571"/>
    <w:rsid w:val="003A48A0"/>
    <w:rsid w:val="003A64A8"/>
    <w:rsid w:val="003B552B"/>
    <w:rsid w:val="003C1FB2"/>
    <w:rsid w:val="003C233B"/>
    <w:rsid w:val="003C49CC"/>
    <w:rsid w:val="003C7043"/>
    <w:rsid w:val="003D2361"/>
    <w:rsid w:val="003E12A4"/>
    <w:rsid w:val="003E1649"/>
    <w:rsid w:val="003E5006"/>
    <w:rsid w:val="003E5361"/>
    <w:rsid w:val="003F0922"/>
    <w:rsid w:val="003F1A93"/>
    <w:rsid w:val="003F1DDB"/>
    <w:rsid w:val="003F3445"/>
    <w:rsid w:val="00402C2D"/>
    <w:rsid w:val="00403BAD"/>
    <w:rsid w:val="00403F03"/>
    <w:rsid w:val="004051BC"/>
    <w:rsid w:val="004051E0"/>
    <w:rsid w:val="00405950"/>
    <w:rsid w:val="004077C7"/>
    <w:rsid w:val="0041501C"/>
    <w:rsid w:val="00420433"/>
    <w:rsid w:val="004217F9"/>
    <w:rsid w:val="004243C4"/>
    <w:rsid w:val="00425595"/>
    <w:rsid w:val="004344DC"/>
    <w:rsid w:val="00444386"/>
    <w:rsid w:val="0044595A"/>
    <w:rsid w:val="00446891"/>
    <w:rsid w:val="00446BFF"/>
    <w:rsid w:val="00447329"/>
    <w:rsid w:val="00453010"/>
    <w:rsid w:val="004535B6"/>
    <w:rsid w:val="00454C05"/>
    <w:rsid w:val="00462CB8"/>
    <w:rsid w:val="00466051"/>
    <w:rsid w:val="0046786F"/>
    <w:rsid w:val="00475E00"/>
    <w:rsid w:val="004773C4"/>
    <w:rsid w:val="004779ED"/>
    <w:rsid w:val="00482D4F"/>
    <w:rsid w:val="0048389B"/>
    <w:rsid w:val="00485143"/>
    <w:rsid w:val="00485CAE"/>
    <w:rsid w:val="00491708"/>
    <w:rsid w:val="00493821"/>
    <w:rsid w:val="004946CF"/>
    <w:rsid w:val="00495892"/>
    <w:rsid w:val="00497A98"/>
    <w:rsid w:val="004A0ABB"/>
    <w:rsid w:val="004A365F"/>
    <w:rsid w:val="004A58AF"/>
    <w:rsid w:val="004A62E5"/>
    <w:rsid w:val="004A6797"/>
    <w:rsid w:val="004B0A8D"/>
    <w:rsid w:val="004B284F"/>
    <w:rsid w:val="004B2A03"/>
    <w:rsid w:val="004B3DE3"/>
    <w:rsid w:val="004C3B26"/>
    <w:rsid w:val="004C53E6"/>
    <w:rsid w:val="004C6755"/>
    <w:rsid w:val="004D1C51"/>
    <w:rsid w:val="004D2E56"/>
    <w:rsid w:val="004E1ADC"/>
    <w:rsid w:val="004E4D95"/>
    <w:rsid w:val="004E616C"/>
    <w:rsid w:val="004E66FA"/>
    <w:rsid w:val="004F1E8E"/>
    <w:rsid w:val="005009CD"/>
    <w:rsid w:val="00500D2B"/>
    <w:rsid w:val="00501708"/>
    <w:rsid w:val="0050286A"/>
    <w:rsid w:val="00502FE3"/>
    <w:rsid w:val="0050420F"/>
    <w:rsid w:val="00504A0C"/>
    <w:rsid w:val="00511859"/>
    <w:rsid w:val="00511EEC"/>
    <w:rsid w:val="00516998"/>
    <w:rsid w:val="00517711"/>
    <w:rsid w:val="00522953"/>
    <w:rsid w:val="00530B6D"/>
    <w:rsid w:val="005372CE"/>
    <w:rsid w:val="00544A87"/>
    <w:rsid w:val="00545325"/>
    <w:rsid w:val="00551976"/>
    <w:rsid w:val="00552545"/>
    <w:rsid w:val="00556DA4"/>
    <w:rsid w:val="00557BCE"/>
    <w:rsid w:val="00557D5B"/>
    <w:rsid w:val="00567304"/>
    <w:rsid w:val="005705D9"/>
    <w:rsid w:val="00575A43"/>
    <w:rsid w:val="0057752F"/>
    <w:rsid w:val="00581FC6"/>
    <w:rsid w:val="005846DA"/>
    <w:rsid w:val="00585075"/>
    <w:rsid w:val="005A0596"/>
    <w:rsid w:val="005A20BC"/>
    <w:rsid w:val="005A2CF7"/>
    <w:rsid w:val="005A48A2"/>
    <w:rsid w:val="005A4B69"/>
    <w:rsid w:val="005B0A8F"/>
    <w:rsid w:val="005B2D2D"/>
    <w:rsid w:val="005B701B"/>
    <w:rsid w:val="005B7101"/>
    <w:rsid w:val="005B7E1A"/>
    <w:rsid w:val="005C35C9"/>
    <w:rsid w:val="005C4E89"/>
    <w:rsid w:val="005C512B"/>
    <w:rsid w:val="005C6804"/>
    <w:rsid w:val="005C74B8"/>
    <w:rsid w:val="005D31B8"/>
    <w:rsid w:val="005D4757"/>
    <w:rsid w:val="005D63ED"/>
    <w:rsid w:val="005E2CE3"/>
    <w:rsid w:val="005E4123"/>
    <w:rsid w:val="005E6B4F"/>
    <w:rsid w:val="005F13C3"/>
    <w:rsid w:val="005F45AD"/>
    <w:rsid w:val="005F618E"/>
    <w:rsid w:val="0060473A"/>
    <w:rsid w:val="00613743"/>
    <w:rsid w:val="006163FF"/>
    <w:rsid w:val="006168DC"/>
    <w:rsid w:val="00616BD5"/>
    <w:rsid w:val="0062190A"/>
    <w:rsid w:val="00623FAA"/>
    <w:rsid w:val="00636532"/>
    <w:rsid w:val="0063677F"/>
    <w:rsid w:val="00640AE3"/>
    <w:rsid w:val="00641B35"/>
    <w:rsid w:val="006444A2"/>
    <w:rsid w:val="00646A18"/>
    <w:rsid w:val="00647187"/>
    <w:rsid w:val="00653F2C"/>
    <w:rsid w:val="00654A4E"/>
    <w:rsid w:val="00661AB3"/>
    <w:rsid w:val="006631E7"/>
    <w:rsid w:val="00664336"/>
    <w:rsid w:val="006717AB"/>
    <w:rsid w:val="00674E83"/>
    <w:rsid w:val="006750B2"/>
    <w:rsid w:val="00683F77"/>
    <w:rsid w:val="00684A79"/>
    <w:rsid w:val="00687D10"/>
    <w:rsid w:val="00694CE4"/>
    <w:rsid w:val="0069607E"/>
    <w:rsid w:val="006977AF"/>
    <w:rsid w:val="00697D4C"/>
    <w:rsid w:val="006A25A0"/>
    <w:rsid w:val="006B399C"/>
    <w:rsid w:val="006B478F"/>
    <w:rsid w:val="006B4BDC"/>
    <w:rsid w:val="006C2A5F"/>
    <w:rsid w:val="006C6A4D"/>
    <w:rsid w:val="006C6AAA"/>
    <w:rsid w:val="006D29A1"/>
    <w:rsid w:val="006D38AE"/>
    <w:rsid w:val="006D4547"/>
    <w:rsid w:val="006E4EE0"/>
    <w:rsid w:val="006E5833"/>
    <w:rsid w:val="006E6E14"/>
    <w:rsid w:val="006E7FA2"/>
    <w:rsid w:val="006F1AEB"/>
    <w:rsid w:val="006F1F87"/>
    <w:rsid w:val="006F463C"/>
    <w:rsid w:val="006F6C89"/>
    <w:rsid w:val="007016F9"/>
    <w:rsid w:val="007037C7"/>
    <w:rsid w:val="00704275"/>
    <w:rsid w:val="00705770"/>
    <w:rsid w:val="007077AE"/>
    <w:rsid w:val="007127D4"/>
    <w:rsid w:val="0071370C"/>
    <w:rsid w:val="0072508E"/>
    <w:rsid w:val="00732CD6"/>
    <w:rsid w:val="00741D51"/>
    <w:rsid w:val="00742619"/>
    <w:rsid w:val="007439D4"/>
    <w:rsid w:val="0076008B"/>
    <w:rsid w:val="00760E29"/>
    <w:rsid w:val="0076550A"/>
    <w:rsid w:val="00767B80"/>
    <w:rsid w:val="00770297"/>
    <w:rsid w:val="00774E14"/>
    <w:rsid w:val="00777F3D"/>
    <w:rsid w:val="0078210F"/>
    <w:rsid w:val="00782927"/>
    <w:rsid w:val="00787649"/>
    <w:rsid w:val="00792003"/>
    <w:rsid w:val="007929A1"/>
    <w:rsid w:val="007933F6"/>
    <w:rsid w:val="00795ACE"/>
    <w:rsid w:val="007A1CC0"/>
    <w:rsid w:val="007A55B7"/>
    <w:rsid w:val="007A77DA"/>
    <w:rsid w:val="007B0E94"/>
    <w:rsid w:val="007B183A"/>
    <w:rsid w:val="007B2D80"/>
    <w:rsid w:val="007B78AA"/>
    <w:rsid w:val="007C00D0"/>
    <w:rsid w:val="007C5483"/>
    <w:rsid w:val="007D09E3"/>
    <w:rsid w:val="007D1F34"/>
    <w:rsid w:val="007D5BE1"/>
    <w:rsid w:val="007E1DE3"/>
    <w:rsid w:val="007E4A48"/>
    <w:rsid w:val="007F09EE"/>
    <w:rsid w:val="007F0A7E"/>
    <w:rsid w:val="007F2B24"/>
    <w:rsid w:val="007F2ED2"/>
    <w:rsid w:val="00800971"/>
    <w:rsid w:val="00803E80"/>
    <w:rsid w:val="00804933"/>
    <w:rsid w:val="0080605A"/>
    <w:rsid w:val="00806EDA"/>
    <w:rsid w:val="00824949"/>
    <w:rsid w:val="00830707"/>
    <w:rsid w:val="008321AB"/>
    <w:rsid w:val="00832C5E"/>
    <w:rsid w:val="00832CFF"/>
    <w:rsid w:val="00833C08"/>
    <w:rsid w:val="00834B5D"/>
    <w:rsid w:val="00835325"/>
    <w:rsid w:val="00841B03"/>
    <w:rsid w:val="00841BCA"/>
    <w:rsid w:val="00845335"/>
    <w:rsid w:val="0084557A"/>
    <w:rsid w:val="00846AF7"/>
    <w:rsid w:val="00846C48"/>
    <w:rsid w:val="0085396C"/>
    <w:rsid w:val="00853B36"/>
    <w:rsid w:val="00855B6B"/>
    <w:rsid w:val="00857A1A"/>
    <w:rsid w:val="0086185D"/>
    <w:rsid w:val="00861C1E"/>
    <w:rsid w:val="00863101"/>
    <w:rsid w:val="00863E90"/>
    <w:rsid w:val="00866B5E"/>
    <w:rsid w:val="00866CBC"/>
    <w:rsid w:val="00870378"/>
    <w:rsid w:val="00872259"/>
    <w:rsid w:val="00872C76"/>
    <w:rsid w:val="008771A5"/>
    <w:rsid w:val="00881784"/>
    <w:rsid w:val="0089438F"/>
    <w:rsid w:val="00896EDC"/>
    <w:rsid w:val="008A1303"/>
    <w:rsid w:val="008A23FF"/>
    <w:rsid w:val="008A2B7F"/>
    <w:rsid w:val="008A4C2E"/>
    <w:rsid w:val="008A518A"/>
    <w:rsid w:val="008B4605"/>
    <w:rsid w:val="008C20DF"/>
    <w:rsid w:val="008C27BE"/>
    <w:rsid w:val="008C29C0"/>
    <w:rsid w:val="008C2D38"/>
    <w:rsid w:val="008C3EB8"/>
    <w:rsid w:val="008C477C"/>
    <w:rsid w:val="008D65B0"/>
    <w:rsid w:val="008D732F"/>
    <w:rsid w:val="008E091C"/>
    <w:rsid w:val="008E37A4"/>
    <w:rsid w:val="008E54F9"/>
    <w:rsid w:val="008E76CA"/>
    <w:rsid w:val="008E795C"/>
    <w:rsid w:val="008F73A2"/>
    <w:rsid w:val="008F73A8"/>
    <w:rsid w:val="008F7ABF"/>
    <w:rsid w:val="00900FB5"/>
    <w:rsid w:val="00903634"/>
    <w:rsid w:val="00906167"/>
    <w:rsid w:val="0091084F"/>
    <w:rsid w:val="00911026"/>
    <w:rsid w:val="00912CE1"/>
    <w:rsid w:val="00914F3A"/>
    <w:rsid w:val="00915DD4"/>
    <w:rsid w:val="00916DBB"/>
    <w:rsid w:val="00917F9B"/>
    <w:rsid w:val="00927072"/>
    <w:rsid w:val="00927329"/>
    <w:rsid w:val="009306BB"/>
    <w:rsid w:val="0093097F"/>
    <w:rsid w:val="0094180A"/>
    <w:rsid w:val="00942D66"/>
    <w:rsid w:val="00950872"/>
    <w:rsid w:val="00953146"/>
    <w:rsid w:val="00954484"/>
    <w:rsid w:val="00955054"/>
    <w:rsid w:val="00956A15"/>
    <w:rsid w:val="009604CF"/>
    <w:rsid w:val="00961499"/>
    <w:rsid w:val="009657A4"/>
    <w:rsid w:val="0097159A"/>
    <w:rsid w:val="00972B43"/>
    <w:rsid w:val="009747A7"/>
    <w:rsid w:val="00974D1D"/>
    <w:rsid w:val="00975AE2"/>
    <w:rsid w:val="00980582"/>
    <w:rsid w:val="00982523"/>
    <w:rsid w:val="00986565"/>
    <w:rsid w:val="00986DB0"/>
    <w:rsid w:val="00993AFE"/>
    <w:rsid w:val="009968BC"/>
    <w:rsid w:val="00997174"/>
    <w:rsid w:val="009A042C"/>
    <w:rsid w:val="009A121C"/>
    <w:rsid w:val="009A5ACA"/>
    <w:rsid w:val="009B1189"/>
    <w:rsid w:val="009B11DC"/>
    <w:rsid w:val="009B3027"/>
    <w:rsid w:val="009B359C"/>
    <w:rsid w:val="009C417F"/>
    <w:rsid w:val="009D18D4"/>
    <w:rsid w:val="009E011B"/>
    <w:rsid w:val="009E385C"/>
    <w:rsid w:val="009E4481"/>
    <w:rsid w:val="009E4FD9"/>
    <w:rsid w:val="009E55EA"/>
    <w:rsid w:val="009E571D"/>
    <w:rsid w:val="009E7665"/>
    <w:rsid w:val="009F5AE8"/>
    <w:rsid w:val="00A00601"/>
    <w:rsid w:val="00A02B52"/>
    <w:rsid w:val="00A0359C"/>
    <w:rsid w:val="00A0464D"/>
    <w:rsid w:val="00A05754"/>
    <w:rsid w:val="00A05E72"/>
    <w:rsid w:val="00A0645A"/>
    <w:rsid w:val="00A11CD9"/>
    <w:rsid w:val="00A120E4"/>
    <w:rsid w:val="00A14682"/>
    <w:rsid w:val="00A237E3"/>
    <w:rsid w:val="00A30F66"/>
    <w:rsid w:val="00A31460"/>
    <w:rsid w:val="00A53A69"/>
    <w:rsid w:val="00A56289"/>
    <w:rsid w:val="00A664B3"/>
    <w:rsid w:val="00A71EA1"/>
    <w:rsid w:val="00A76D70"/>
    <w:rsid w:val="00A82308"/>
    <w:rsid w:val="00A84E8D"/>
    <w:rsid w:val="00A91C1F"/>
    <w:rsid w:val="00A91C9A"/>
    <w:rsid w:val="00A931F0"/>
    <w:rsid w:val="00A9736A"/>
    <w:rsid w:val="00AA17EE"/>
    <w:rsid w:val="00AA2A74"/>
    <w:rsid w:val="00AB7650"/>
    <w:rsid w:val="00AC0AA3"/>
    <w:rsid w:val="00AD0544"/>
    <w:rsid w:val="00AD0723"/>
    <w:rsid w:val="00AD08EF"/>
    <w:rsid w:val="00AD312B"/>
    <w:rsid w:val="00AD6A30"/>
    <w:rsid w:val="00AD7064"/>
    <w:rsid w:val="00AE05E8"/>
    <w:rsid w:val="00AE1FD3"/>
    <w:rsid w:val="00AE2AB3"/>
    <w:rsid w:val="00AE34AC"/>
    <w:rsid w:val="00AE589F"/>
    <w:rsid w:val="00AE6747"/>
    <w:rsid w:val="00AF332B"/>
    <w:rsid w:val="00AF6A88"/>
    <w:rsid w:val="00AF7DAA"/>
    <w:rsid w:val="00B01713"/>
    <w:rsid w:val="00B01950"/>
    <w:rsid w:val="00B032CA"/>
    <w:rsid w:val="00B0417C"/>
    <w:rsid w:val="00B058DE"/>
    <w:rsid w:val="00B061B7"/>
    <w:rsid w:val="00B066F3"/>
    <w:rsid w:val="00B1245D"/>
    <w:rsid w:val="00B14209"/>
    <w:rsid w:val="00B16589"/>
    <w:rsid w:val="00B252CD"/>
    <w:rsid w:val="00B25DEB"/>
    <w:rsid w:val="00B3067D"/>
    <w:rsid w:val="00B31E03"/>
    <w:rsid w:val="00B36087"/>
    <w:rsid w:val="00B37300"/>
    <w:rsid w:val="00B43D4D"/>
    <w:rsid w:val="00B535E3"/>
    <w:rsid w:val="00B60AA0"/>
    <w:rsid w:val="00B621A7"/>
    <w:rsid w:val="00B62B43"/>
    <w:rsid w:val="00B679D2"/>
    <w:rsid w:val="00B7433C"/>
    <w:rsid w:val="00B74DFE"/>
    <w:rsid w:val="00B75BBA"/>
    <w:rsid w:val="00B8394B"/>
    <w:rsid w:val="00B840DE"/>
    <w:rsid w:val="00B938C9"/>
    <w:rsid w:val="00B95D96"/>
    <w:rsid w:val="00BA071A"/>
    <w:rsid w:val="00BA2618"/>
    <w:rsid w:val="00BA476E"/>
    <w:rsid w:val="00BA7B02"/>
    <w:rsid w:val="00BB0267"/>
    <w:rsid w:val="00BB14CA"/>
    <w:rsid w:val="00BB2673"/>
    <w:rsid w:val="00BB4CE2"/>
    <w:rsid w:val="00BB63D7"/>
    <w:rsid w:val="00BC01E5"/>
    <w:rsid w:val="00BC03A3"/>
    <w:rsid w:val="00BC2AF1"/>
    <w:rsid w:val="00BC3BA6"/>
    <w:rsid w:val="00BC59F6"/>
    <w:rsid w:val="00BC7F81"/>
    <w:rsid w:val="00BD11D9"/>
    <w:rsid w:val="00BD2FFD"/>
    <w:rsid w:val="00BD3497"/>
    <w:rsid w:val="00BD62D0"/>
    <w:rsid w:val="00BD66C3"/>
    <w:rsid w:val="00BE1CEC"/>
    <w:rsid w:val="00BE366B"/>
    <w:rsid w:val="00BE4FEF"/>
    <w:rsid w:val="00BF0B88"/>
    <w:rsid w:val="00BF3B58"/>
    <w:rsid w:val="00BF409D"/>
    <w:rsid w:val="00BF552C"/>
    <w:rsid w:val="00BF5610"/>
    <w:rsid w:val="00BF5711"/>
    <w:rsid w:val="00BF62F0"/>
    <w:rsid w:val="00C01DA2"/>
    <w:rsid w:val="00C05A19"/>
    <w:rsid w:val="00C06E29"/>
    <w:rsid w:val="00C0737B"/>
    <w:rsid w:val="00C14AE9"/>
    <w:rsid w:val="00C14F70"/>
    <w:rsid w:val="00C17EC9"/>
    <w:rsid w:val="00C20915"/>
    <w:rsid w:val="00C25AE8"/>
    <w:rsid w:val="00C26895"/>
    <w:rsid w:val="00C26E03"/>
    <w:rsid w:val="00C27F7B"/>
    <w:rsid w:val="00C31E9D"/>
    <w:rsid w:val="00C34CAF"/>
    <w:rsid w:val="00C40D63"/>
    <w:rsid w:val="00C41194"/>
    <w:rsid w:val="00C43CA8"/>
    <w:rsid w:val="00C4766C"/>
    <w:rsid w:val="00C47A39"/>
    <w:rsid w:val="00C54672"/>
    <w:rsid w:val="00C5630C"/>
    <w:rsid w:val="00C70B0B"/>
    <w:rsid w:val="00C739B8"/>
    <w:rsid w:val="00C80BE0"/>
    <w:rsid w:val="00C8542B"/>
    <w:rsid w:val="00C8631B"/>
    <w:rsid w:val="00C87469"/>
    <w:rsid w:val="00C911D8"/>
    <w:rsid w:val="00C9122E"/>
    <w:rsid w:val="00C917A6"/>
    <w:rsid w:val="00C92AF2"/>
    <w:rsid w:val="00C93957"/>
    <w:rsid w:val="00C94048"/>
    <w:rsid w:val="00C95CF9"/>
    <w:rsid w:val="00CA345D"/>
    <w:rsid w:val="00CA5489"/>
    <w:rsid w:val="00CB0A3B"/>
    <w:rsid w:val="00CB2705"/>
    <w:rsid w:val="00CB28C5"/>
    <w:rsid w:val="00CB31C9"/>
    <w:rsid w:val="00CB4D7D"/>
    <w:rsid w:val="00CB5901"/>
    <w:rsid w:val="00CC19C5"/>
    <w:rsid w:val="00CD4AB7"/>
    <w:rsid w:val="00CD5747"/>
    <w:rsid w:val="00CD6090"/>
    <w:rsid w:val="00CD68FC"/>
    <w:rsid w:val="00CD69B6"/>
    <w:rsid w:val="00CD73FF"/>
    <w:rsid w:val="00CE081C"/>
    <w:rsid w:val="00CE24A1"/>
    <w:rsid w:val="00CE37CA"/>
    <w:rsid w:val="00CE588D"/>
    <w:rsid w:val="00CE6281"/>
    <w:rsid w:val="00CF4401"/>
    <w:rsid w:val="00CF4D65"/>
    <w:rsid w:val="00CF7DE3"/>
    <w:rsid w:val="00D016F3"/>
    <w:rsid w:val="00D02A15"/>
    <w:rsid w:val="00D04F62"/>
    <w:rsid w:val="00D0693D"/>
    <w:rsid w:val="00D07C9D"/>
    <w:rsid w:val="00D11C22"/>
    <w:rsid w:val="00D15B03"/>
    <w:rsid w:val="00D16463"/>
    <w:rsid w:val="00D2140B"/>
    <w:rsid w:val="00D24511"/>
    <w:rsid w:val="00D43CDF"/>
    <w:rsid w:val="00D45AFA"/>
    <w:rsid w:val="00D53F41"/>
    <w:rsid w:val="00D561BC"/>
    <w:rsid w:val="00D56F85"/>
    <w:rsid w:val="00D57E72"/>
    <w:rsid w:val="00D6037F"/>
    <w:rsid w:val="00D6230E"/>
    <w:rsid w:val="00D624B1"/>
    <w:rsid w:val="00D63466"/>
    <w:rsid w:val="00D64213"/>
    <w:rsid w:val="00D65E0C"/>
    <w:rsid w:val="00D66EA3"/>
    <w:rsid w:val="00D70634"/>
    <w:rsid w:val="00D817C4"/>
    <w:rsid w:val="00D81B60"/>
    <w:rsid w:val="00D85D77"/>
    <w:rsid w:val="00D87E68"/>
    <w:rsid w:val="00D90682"/>
    <w:rsid w:val="00D9262D"/>
    <w:rsid w:val="00D957C9"/>
    <w:rsid w:val="00DA3EE7"/>
    <w:rsid w:val="00DA6233"/>
    <w:rsid w:val="00DB1D76"/>
    <w:rsid w:val="00DB2D8E"/>
    <w:rsid w:val="00DC2128"/>
    <w:rsid w:val="00DD4907"/>
    <w:rsid w:val="00DD5008"/>
    <w:rsid w:val="00DD519E"/>
    <w:rsid w:val="00DD67F4"/>
    <w:rsid w:val="00DD6FDD"/>
    <w:rsid w:val="00DE70FA"/>
    <w:rsid w:val="00DF1D10"/>
    <w:rsid w:val="00DF1E5C"/>
    <w:rsid w:val="00DF6364"/>
    <w:rsid w:val="00DF793A"/>
    <w:rsid w:val="00E006AE"/>
    <w:rsid w:val="00E00D9A"/>
    <w:rsid w:val="00E06575"/>
    <w:rsid w:val="00E068EF"/>
    <w:rsid w:val="00E070E6"/>
    <w:rsid w:val="00E113B0"/>
    <w:rsid w:val="00E2466E"/>
    <w:rsid w:val="00E269C3"/>
    <w:rsid w:val="00E26A9A"/>
    <w:rsid w:val="00E311C5"/>
    <w:rsid w:val="00E3169F"/>
    <w:rsid w:val="00E33B22"/>
    <w:rsid w:val="00E33C54"/>
    <w:rsid w:val="00E3474B"/>
    <w:rsid w:val="00E34FAF"/>
    <w:rsid w:val="00E368A7"/>
    <w:rsid w:val="00E41393"/>
    <w:rsid w:val="00E4158F"/>
    <w:rsid w:val="00E41693"/>
    <w:rsid w:val="00E42A6C"/>
    <w:rsid w:val="00E4343A"/>
    <w:rsid w:val="00E44235"/>
    <w:rsid w:val="00E446AA"/>
    <w:rsid w:val="00E461C2"/>
    <w:rsid w:val="00E47C1E"/>
    <w:rsid w:val="00E518BC"/>
    <w:rsid w:val="00E55A4E"/>
    <w:rsid w:val="00E55F63"/>
    <w:rsid w:val="00E57ED0"/>
    <w:rsid w:val="00E626B4"/>
    <w:rsid w:val="00E64754"/>
    <w:rsid w:val="00E660A6"/>
    <w:rsid w:val="00E71A04"/>
    <w:rsid w:val="00E74C90"/>
    <w:rsid w:val="00E801F3"/>
    <w:rsid w:val="00E91CEF"/>
    <w:rsid w:val="00E94AC7"/>
    <w:rsid w:val="00E95B63"/>
    <w:rsid w:val="00E974C4"/>
    <w:rsid w:val="00EA11C3"/>
    <w:rsid w:val="00EA3D03"/>
    <w:rsid w:val="00EB014E"/>
    <w:rsid w:val="00EB1B93"/>
    <w:rsid w:val="00EB68EC"/>
    <w:rsid w:val="00EB7775"/>
    <w:rsid w:val="00EB7D11"/>
    <w:rsid w:val="00EC54AE"/>
    <w:rsid w:val="00ED0107"/>
    <w:rsid w:val="00ED2721"/>
    <w:rsid w:val="00ED512B"/>
    <w:rsid w:val="00ED7A59"/>
    <w:rsid w:val="00EE11F4"/>
    <w:rsid w:val="00EE1A3C"/>
    <w:rsid w:val="00EE5462"/>
    <w:rsid w:val="00EF37F8"/>
    <w:rsid w:val="00EF4583"/>
    <w:rsid w:val="00F00C87"/>
    <w:rsid w:val="00F03130"/>
    <w:rsid w:val="00F06AC6"/>
    <w:rsid w:val="00F07532"/>
    <w:rsid w:val="00F11810"/>
    <w:rsid w:val="00F11E76"/>
    <w:rsid w:val="00F142E3"/>
    <w:rsid w:val="00F16C55"/>
    <w:rsid w:val="00F20BC9"/>
    <w:rsid w:val="00F244B2"/>
    <w:rsid w:val="00F27170"/>
    <w:rsid w:val="00F27A75"/>
    <w:rsid w:val="00F36FB2"/>
    <w:rsid w:val="00F50F58"/>
    <w:rsid w:val="00F52C89"/>
    <w:rsid w:val="00F534CF"/>
    <w:rsid w:val="00F542DD"/>
    <w:rsid w:val="00F5617D"/>
    <w:rsid w:val="00F566C7"/>
    <w:rsid w:val="00F56CA8"/>
    <w:rsid w:val="00F66011"/>
    <w:rsid w:val="00F71C86"/>
    <w:rsid w:val="00F76A88"/>
    <w:rsid w:val="00F86B55"/>
    <w:rsid w:val="00F940BD"/>
    <w:rsid w:val="00F94979"/>
    <w:rsid w:val="00F9560A"/>
    <w:rsid w:val="00FB412C"/>
    <w:rsid w:val="00FB51F8"/>
    <w:rsid w:val="00FB6C6E"/>
    <w:rsid w:val="00FB6E4E"/>
    <w:rsid w:val="00FB7E8D"/>
    <w:rsid w:val="00FC059B"/>
    <w:rsid w:val="00FC0C54"/>
    <w:rsid w:val="00FC1101"/>
    <w:rsid w:val="00FC1FC8"/>
    <w:rsid w:val="00FC26FB"/>
    <w:rsid w:val="00FC464D"/>
    <w:rsid w:val="00FC5E01"/>
    <w:rsid w:val="00FC75B9"/>
    <w:rsid w:val="00FD42D5"/>
    <w:rsid w:val="00FD4A3E"/>
    <w:rsid w:val="00FD6062"/>
    <w:rsid w:val="00FD7FD4"/>
    <w:rsid w:val="00FE1E72"/>
    <w:rsid w:val="00FF07F6"/>
    <w:rsid w:val="00FF28E5"/>
    <w:rsid w:val="00FF33AA"/>
    <w:rsid w:val="00FF4C12"/>
    <w:rsid w:val="00FF6A1A"/>
    <w:rsid w:val="00FF74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0DDBE"/>
  <w15:chartTrackingRefBased/>
  <w15:docId w15:val="{E1AE96B3-43B6-AF44-8161-B612A421F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E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2E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2E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2E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2E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2E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E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E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E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E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2E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2E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2E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2E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2E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E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E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ED2"/>
    <w:rPr>
      <w:rFonts w:eastAsiaTheme="majorEastAsia" w:cstheme="majorBidi"/>
      <w:color w:val="272727" w:themeColor="text1" w:themeTint="D8"/>
    </w:rPr>
  </w:style>
  <w:style w:type="paragraph" w:styleId="Title">
    <w:name w:val="Title"/>
    <w:basedOn w:val="Normal"/>
    <w:next w:val="Normal"/>
    <w:link w:val="TitleChar"/>
    <w:uiPriority w:val="10"/>
    <w:qFormat/>
    <w:rsid w:val="007F2ED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E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ED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E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ED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F2ED2"/>
    <w:rPr>
      <w:i/>
      <w:iCs/>
      <w:color w:val="404040" w:themeColor="text1" w:themeTint="BF"/>
    </w:rPr>
  </w:style>
  <w:style w:type="paragraph" w:styleId="ListParagraph">
    <w:name w:val="List Paragraph"/>
    <w:basedOn w:val="Normal"/>
    <w:uiPriority w:val="34"/>
    <w:qFormat/>
    <w:rsid w:val="007F2ED2"/>
    <w:pPr>
      <w:ind w:left="720"/>
      <w:contextualSpacing/>
    </w:pPr>
  </w:style>
  <w:style w:type="character" w:styleId="IntenseEmphasis">
    <w:name w:val="Intense Emphasis"/>
    <w:basedOn w:val="DefaultParagraphFont"/>
    <w:uiPriority w:val="21"/>
    <w:qFormat/>
    <w:rsid w:val="007F2ED2"/>
    <w:rPr>
      <w:i/>
      <w:iCs/>
      <w:color w:val="0F4761" w:themeColor="accent1" w:themeShade="BF"/>
    </w:rPr>
  </w:style>
  <w:style w:type="paragraph" w:styleId="IntenseQuote">
    <w:name w:val="Intense Quote"/>
    <w:basedOn w:val="Normal"/>
    <w:next w:val="Normal"/>
    <w:link w:val="IntenseQuoteChar"/>
    <w:uiPriority w:val="30"/>
    <w:qFormat/>
    <w:rsid w:val="007F2E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ED2"/>
    <w:rPr>
      <w:i/>
      <w:iCs/>
      <w:color w:val="0F4761" w:themeColor="accent1" w:themeShade="BF"/>
    </w:rPr>
  </w:style>
  <w:style w:type="character" w:styleId="IntenseReference">
    <w:name w:val="Intense Reference"/>
    <w:basedOn w:val="DefaultParagraphFont"/>
    <w:uiPriority w:val="32"/>
    <w:qFormat/>
    <w:rsid w:val="007F2ED2"/>
    <w:rPr>
      <w:b/>
      <w:bCs/>
      <w:smallCaps/>
      <w:color w:val="0F4761" w:themeColor="accent1" w:themeShade="BF"/>
      <w:spacing w:val="5"/>
    </w:rPr>
  </w:style>
  <w:style w:type="paragraph" w:customStyle="1" w:styleId="BodyA">
    <w:name w:val="Body A"/>
    <w:qFormat/>
    <w:rsid w:val="00BC03A3"/>
    <w:rPr>
      <w:rFonts w:ascii="Helvetica Neue" w:eastAsia="Arial Unicode MS" w:hAnsi="Helvetica Neue" w:cs="Arial Unicode MS"/>
      <w:color w:val="000000"/>
      <w:kern w:val="0"/>
      <w:sz w:val="22"/>
      <w:szCs w:val="22"/>
      <w:u w:color="000000"/>
      <w14:textOutline w14:w="12700" w14:cap="flat" w14:cmpd="sng" w14:algn="ctr">
        <w14:noFill/>
        <w14:prstDash w14:val="solid"/>
        <w14:miter w14:lim="400000"/>
      </w14:textOutline>
      <w14:ligatures w14:val="none"/>
    </w:rPr>
  </w:style>
  <w:style w:type="character" w:styleId="Hyperlink">
    <w:name w:val="Hyperlink"/>
    <w:basedOn w:val="DefaultParagraphFont"/>
    <w:uiPriority w:val="99"/>
    <w:unhideWhenUsed/>
    <w:rsid w:val="00760E29"/>
    <w:rPr>
      <w:color w:val="467886" w:themeColor="hyperlink"/>
      <w:u w:val="single"/>
    </w:rPr>
  </w:style>
  <w:style w:type="character" w:styleId="UnresolvedMention">
    <w:name w:val="Unresolved Mention"/>
    <w:basedOn w:val="DefaultParagraphFont"/>
    <w:uiPriority w:val="99"/>
    <w:semiHidden/>
    <w:unhideWhenUsed/>
    <w:rsid w:val="00760E29"/>
    <w:rPr>
      <w:color w:val="605E5C"/>
      <w:shd w:val="clear" w:color="auto" w:fill="E1DFDD"/>
    </w:rPr>
  </w:style>
  <w:style w:type="character" w:styleId="CommentReference">
    <w:name w:val="annotation reference"/>
    <w:basedOn w:val="DefaultParagraphFont"/>
    <w:uiPriority w:val="99"/>
    <w:semiHidden/>
    <w:unhideWhenUsed/>
    <w:rsid w:val="00A931F0"/>
    <w:rPr>
      <w:sz w:val="16"/>
      <w:szCs w:val="16"/>
    </w:rPr>
  </w:style>
  <w:style w:type="paragraph" w:styleId="CommentText">
    <w:name w:val="annotation text"/>
    <w:basedOn w:val="Normal"/>
    <w:link w:val="CommentTextChar"/>
    <w:uiPriority w:val="99"/>
    <w:unhideWhenUsed/>
    <w:rsid w:val="00A931F0"/>
    <w:rPr>
      <w:sz w:val="20"/>
      <w:szCs w:val="20"/>
    </w:rPr>
  </w:style>
  <w:style w:type="character" w:customStyle="1" w:styleId="CommentTextChar">
    <w:name w:val="Comment Text Char"/>
    <w:basedOn w:val="DefaultParagraphFont"/>
    <w:link w:val="CommentText"/>
    <w:uiPriority w:val="99"/>
    <w:rsid w:val="00A931F0"/>
    <w:rPr>
      <w:sz w:val="20"/>
      <w:szCs w:val="20"/>
    </w:rPr>
  </w:style>
  <w:style w:type="paragraph" w:styleId="CommentSubject">
    <w:name w:val="annotation subject"/>
    <w:basedOn w:val="CommentText"/>
    <w:next w:val="CommentText"/>
    <w:link w:val="CommentSubjectChar"/>
    <w:uiPriority w:val="99"/>
    <w:semiHidden/>
    <w:unhideWhenUsed/>
    <w:rsid w:val="00A931F0"/>
    <w:rPr>
      <w:b/>
      <w:bCs/>
    </w:rPr>
  </w:style>
  <w:style w:type="character" w:customStyle="1" w:styleId="CommentSubjectChar">
    <w:name w:val="Comment Subject Char"/>
    <w:basedOn w:val="CommentTextChar"/>
    <w:link w:val="CommentSubject"/>
    <w:uiPriority w:val="99"/>
    <w:semiHidden/>
    <w:rsid w:val="00A931F0"/>
    <w:rPr>
      <w:b/>
      <w:bCs/>
      <w:sz w:val="20"/>
      <w:szCs w:val="20"/>
    </w:rPr>
  </w:style>
  <w:style w:type="character" w:styleId="FollowedHyperlink">
    <w:name w:val="FollowedHyperlink"/>
    <w:basedOn w:val="DefaultParagraphFont"/>
    <w:uiPriority w:val="99"/>
    <w:semiHidden/>
    <w:unhideWhenUsed/>
    <w:rsid w:val="000A1D91"/>
    <w:rPr>
      <w:color w:val="96607D" w:themeColor="followedHyperlink"/>
      <w:u w:val="single"/>
    </w:rPr>
  </w:style>
  <w:style w:type="paragraph" w:styleId="Header">
    <w:name w:val="header"/>
    <w:basedOn w:val="Normal"/>
    <w:link w:val="HeaderChar"/>
    <w:uiPriority w:val="99"/>
    <w:unhideWhenUsed/>
    <w:rsid w:val="000A1D91"/>
    <w:pPr>
      <w:tabs>
        <w:tab w:val="center" w:pos="4680"/>
        <w:tab w:val="right" w:pos="9360"/>
      </w:tabs>
    </w:pPr>
  </w:style>
  <w:style w:type="character" w:customStyle="1" w:styleId="HeaderChar">
    <w:name w:val="Header Char"/>
    <w:basedOn w:val="DefaultParagraphFont"/>
    <w:link w:val="Header"/>
    <w:uiPriority w:val="99"/>
    <w:rsid w:val="000A1D91"/>
  </w:style>
  <w:style w:type="paragraph" w:styleId="Footer">
    <w:name w:val="footer"/>
    <w:basedOn w:val="Normal"/>
    <w:link w:val="FooterChar"/>
    <w:uiPriority w:val="99"/>
    <w:unhideWhenUsed/>
    <w:rsid w:val="000A1D91"/>
    <w:pPr>
      <w:tabs>
        <w:tab w:val="center" w:pos="4680"/>
        <w:tab w:val="right" w:pos="9360"/>
      </w:tabs>
    </w:pPr>
  </w:style>
  <w:style w:type="character" w:customStyle="1" w:styleId="FooterChar">
    <w:name w:val="Footer Char"/>
    <w:basedOn w:val="DefaultParagraphFont"/>
    <w:link w:val="Footer"/>
    <w:uiPriority w:val="99"/>
    <w:rsid w:val="000A1D91"/>
  </w:style>
  <w:style w:type="paragraph" w:styleId="Bibliography">
    <w:name w:val="Bibliography"/>
    <w:basedOn w:val="Normal"/>
    <w:next w:val="Normal"/>
    <w:uiPriority w:val="37"/>
    <w:unhideWhenUsed/>
    <w:rsid w:val="002733D3"/>
  </w:style>
  <w:style w:type="paragraph" w:styleId="Revision">
    <w:name w:val="Revision"/>
    <w:hidden/>
    <w:uiPriority w:val="99"/>
    <w:semiHidden/>
    <w:rsid w:val="00A30F66"/>
  </w:style>
  <w:style w:type="paragraph" w:styleId="NoSpacing">
    <w:name w:val="No Spacing"/>
    <w:uiPriority w:val="1"/>
    <w:qFormat/>
    <w:rsid w:val="008C47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credit.niso.org/contributor-roles-defined/"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2.tiff"/><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1.tif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esjournals.onlinelibrary.wiley.com/hub/journal/2041210X/author-guidelines" TargetMode="External"/><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29916</Words>
  <Characters>170524</Characters>
  <Application>Microsoft Office Word</Application>
  <DocSecurity>0</DocSecurity>
  <Lines>1421</Lines>
  <Paragraphs>400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Vidaurre, Grace</dc:creator>
  <cp:keywords/>
  <dc:description/>
  <cp:lastModifiedBy>Summer Eckhardt</cp:lastModifiedBy>
  <cp:revision>2</cp:revision>
  <dcterms:created xsi:type="dcterms:W3CDTF">2025-02-13T18:03:00Z</dcterms:created>
  <dcterms:modified xsi:type="dcterms:W3CDTF">2025-02-13T18:03:00Z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id="6wAfZ97t"/&gt;&lt;style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