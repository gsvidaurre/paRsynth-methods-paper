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6BC9" w14:textId="5A47F828" w:rsidR="003A3F00" w:rsidRDefault="00866CBC">
      <w:pPr>
        <w:rPr>
          <w:rFonts w:ascii="Arial" w:hAnsi="Arial" w:cs="Arial"/>
        </w:rPr>
      </w:pPr>
      <w:commentRangeStart w:id="0"/>
      <w:r w:rsidRPr="00CE6281">
        <w:rPr>
          <w:rFonts w:ascii="Arial" w:hAnsi="Arial" w:cs="Arial"/>
          <w:b/>
          <w:bCs/>
        </w:rPr>
        <w:t>Title</w:t>
      </w:r>
      <w:commentRangeEnd w:id="0"/>
      <w:r w:rsidR="00DB1BE9">
        <w:rPr>
          <w:rStyle w:val="CommentReference"/>
        </w:rPr>
        <w:commentReference w:id="0"/>
      </w:r>
      <w:r w:rsidRPr="00CE6281">
        <w:rPr>
          <w:rFonts w:ascii="Arial" w:hAnsi="Arial" w:cs="Arial"/>
        </w:rPr>
        <w:t>:</w:t>
      </w:r>
      <w:r w:rsidR="00B11570">
        <w:rPr>
          <w:rFonts w:ascii="Arial" w:hAnsi="Arial" w:cs="Arial"/>
        </w:rPr>
        <w:t xml:space="preserve"> Synthetic</w:t>
      </w:r>
      <w:r w:rsidR="00D81AA7">
        <w:rPr>
          <w:rFonts w:ascii="Arial" w:hAnsi="Arial" w:cs="Arial"/>
        </w:rPr>
        <w:t xml:space="preserve"> frequency-modulated</w:t>
      </w:r>
      <w:r w:rsidR="00B11570">
        <w:rPr>
          <w:rFonts w:ascii="Arial" w:hAnsi="Arial" w:cs="Arial"/>
        </w:rPr>
        <w:t xml:space="preserve"> vocal</w:t>
      </w:r>
      <w:r w:rsidR="00521C52">
        <w:rPr>
          <w:rFonts w:ascii="Arial" w:hAnsi="Arial" w:cs="Arial"/>
        </w:rPr>
        <w:t xml:space="preserve">izations </w:t>
      </w:r>
      <w:r w:rsidR="00B11570">
        <w:rPr>
          <w:rFonts w:ascii="Arial" w:hAnsi="Arial" w:cs="Arial"/>
        </w:rPr>
        <w:t xml:space="preserve">to test </w:t>
      </w:r>
      <w:r w:rsidR="006B7C28">
        <w:rPr>
          <w:rFonts w:ascii="Arial" w:hAnsi="Arial" w:cs="Arial"/>
        </w:rPr>
        <w:t xml:space="preserve">identity information </w:t>
      </w:r>
      <w:r w:rsidR="00B11570">
        <w:rPr>
          <w:rFonts w:ascii="Arial" w:hAnsi="Arial" w:cs="Arial"/>
        </w:rPr>
        <w:t xml:space="preserve">detection </w:t>
      </w:r>
    </w:p>
    <w:p w14:paraId="3FCD8353" w14:textId="77777777" w:rsidR="004913EF" w:rsidRDefault="004913EF">
      <w:pPr>
        <w:rPr>
          <w:rFonts w:ascii="Arial" w:hAnsi="Arial" w:cs="Arial"/>
        </w:rPr>
      </w:pPr>
    </w:p>
    <w:p w14:paraId="0B981D30" w14:textId="6DBC3153" w:rsidR="00DB1BE9" w:rsidRDefault="00DB1BE9">
      <w:pPr>
        <w:rPr>
          <w:rFonts w:ascii="Arial" w:hAnsi="Arial" w:cs="Arial"/>
        </w:rPr>
      </w:pPr>
      <w:commentRangeStart w:id="1"/>
      <w:r w:rsidRPr="00DB1BE9">
        <w:rPr>
          <w:rFonts w:ascii="Arial" w:hAnsi="Arial" w:cs="Arial"/>
          <w:b/>
          <w:bCs/>
        </w:rPr>
        <w:t>Short Title</w:t>
      </w:r>
      <w:commentRangeEnd w:id="1"/>
      <w:r>
        <w:rPr>
          <w:rStyle w:val="CommentReference"/>
        </w:rPr>
        <w:commentReference w:id="1"/>
      </w:r>
      <w:r>
        <w:rPr>
          <w:rFonts w:ascii="Arial" w:hAnsi="Arial" w:cs="Arial"/>
        </w:rPr>
        <w:t>:</w:t>
      </w:r>
      <w:r w:rsidR="00A617BF">
        <w:rPr>
          <w:rFonts w:ascii="Arial" w:hAnsi="Arial" w:cs="Arial"/>
        </w:rPr>
        <w:t xml:space="preserve"> Detection of identity information</w:t>
      </w:r>
      <w:r w:rsidR="00D558D9">
        <w:rPr>
          <w:rFonts w:ascii="Arial" w:hAnsi="Arial" w:cs="Arial"/>
        </w:rPr>
        <w:t xml:space="preserve"> in synthetic vocalizations</w:t>
      </w:r>
    </w:p>
    <w:p w14:paraId="133E0C82" w14:textId="77777777" w:rsidR="00DB1BE9" w:rsidRPr="00CE6281" w:rsidRDefault="00DB1BE9">
      <w:pPr>
        <w:rPr>
          <w:rFonts w:ascii="Arial" w:hAnsi="Arial" w:cs="Arial"/>
        </w:rPr>
      </w:pPr>
    </w:p>
    <w:p w14:paraId="5C3FD6E1" w14:textId="37F8A24D" w:rsidR="00866CBC" w:rsidRDefault="00866CBC">
      <w:pPr>
        <w:rPr>
          <w:rFonts w:ascii="Arial" w:hAnsi="Arial" w:cs="Arial"/>
          <w:vertAlign w:val="superscript"/>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w:t>
      </w:r>
      <w:r w:rsidR="008321AB" w:rsidRPr="0000362A">
        <w:rPr>
          <w:rFonts w:ascii="Arial" w:hAnsi="Arial" w:cs="Arial"/>
        </w:rPr>
        <w:t>Coppinger, B.A</w:t>
      </w:r>
      <w:r w:rsidR="008321AB" w:rsidRPr="0000362A">
        <w:rPr>
          <w:rFonts w:ascii="Arial" w:hAnsi="Arial" w:cs="Arial"/>
          <w:vertAlign w:val="superscript"/>
        </w:rPr>
        <w:t>1,</w:t>
      </w:r>
      <w:r w:rsidR="008321AB">
        <w:rPr>
          <w:rFonts w:ascii="Arial" w:hAnsi="Arial" w:cs="Arial"/>
          <w:vertAlign w:val="superscript"/>
        </w:rPr>
        <w:t>2</w:t>
      </w:r>
      <w:r w:rsidR="008321AB" w:rsidRPr="0000362A">
        <w:rPr>
          <w:rFonts w:ascii="Arial" w:hAnsi="Arial" w:cs="Arial"/>
        </w:rPr>
        <w:t>.,</w:t>
      </w:r>
      <w:r w:rsidR="008321AB">
        <w:rPr>
          <w:rFonts w:ascii="Arial" w:hAnsi="Arial" w:cs="Arial"/>
        </w:rPr>
        <w:t xml:space="preserve"> </w:t>
      </w:r>
      <w:r w:rsidR="008321AB" w:rsidRPr="0000362A">
        <w:rPr>
          <w:rFonts w:ascii="Arial" w:hAnsi="Arial" w:cs="Arial"/>
        </w:rPr>
        <w:t>Eckhardt, S.G.</w:t>
      </w:r>
      <w:r w:rsidR="008321AB" w:rsidRPr="0000362A">
        <w:rPr>
          <w:rFonts w:ascii="Arial" w:hAnsi="Arial" w:cs="Arial"/>
          <w:vertAlign w:val="superscript"/>
        </w:rPr>
        <w:t xml:space="preserve"> 1,</w:t>
      </w:r>
      <w:r w:rsidR="008321AB">
        <w:rPr>
          <w:rFonts w:ascii="Arial" w:hAnsi="Arial" w:cs="Arial"/>
          <w:vertAlign w:val="superscript"/>
        </w:rPr>
        <w:t>2</w:t>
      </w:r>
      <w:r w:rsidR="008321AB" w:rsidRPr="00A51604">
        <w:rPr>
          <w:rFonts w:ascii="Arial" w:hAnsi="Arial" w:cs="Arial"/>
        </w:rPr>
        <w:t>,</w:t>
      </w:r>
      <w:r w:rsidR="008321AB" w:rsidRPr="0000362A">
        <w:rPr>
          <w:rFonts w:ascii="Arial" w:hAnsi="Arial" w:cs="Arial"/>
        </w:rPr>
        <w:t xml:space="preserve"> Cross, A.</w:t>
      </w:r>
      <w:r w:rsidR="008321AB" w:rsidRPr="0000362A">
        <w:rPr>
          <w:rFonts w:ascii="Arial" w:hAnsi="Arial" w:cs="Arial"/>
          <w:vertAlign w:val="superscript"/>
        </w:rPr>
        <w:t xml:space="preserve"> </w:t>
      </w:r>
      <w:r w:rsidR="008321AB">
        <w:rPr>
          <w:rFonts w:ascii="Arial" w:hAnsi="Arial" w:cs="Arial"/>
          <w:vertAlign w:val="superscript"/>
        </w:rPr>
        <w:t>3,4</w:t>
      </w:r>
      <w:r w:rsidR="008321AB" w:rsidRPr="0000362A">
        <w:rPr>
          <w:rFonts w:ascii="Arial" w:hAnsi="Arial" w:cs="Arial"/>
        </w:rPr>
        <w:t>, Samman, R.</w:t>
      </w:r>
      <w:r w:rsidR="008321AB" w:rsidRPr="0000362A">
        <w:rPr>
          <w:rFonts w:ascii="Arial" w:hAnsi="Arial" w:cs="Arial"/>
          <w:vertAlign w:val="superscript"/>
        </w:rPr>
        <w:t xml:space="preserve"> 1</w:t>
      </w:r>
      <w:r w:rsidR="008321AB">
        <w:rPr>
          <w:rFonts w:ascii="Arial" w:hAnsi="Arial" w:cs="Arial"/>
          <w:vertAlign w:val="superscript"/>
        </w:rPr>
        <w:t>,5</w:t>
      </w:r>
      <w:r w:rsidR="008321AB" w:rsidRPr="0000362A">
        <w:rPr>
          <w:rFonts w:ascii="Arial" w:hAnsi="Arial" w:cs="Arial"/>
        </w:rPr>
        <w:t xml:space="preserve">, Juárez, </w:t>
      </w:r>
      <w:r w:rsidR="008321AB">
        <w:rPr>
          <w:rFonts w:ascii="Arial" w:hAnsi="Arial" w:cs="Arial"/>
        </w:rPr>
        <w:t>G.</w:t>
      </w:r>
      <w:r w:rsidR="008321AB" w:rsidRPr="0000362A">
        <w:rPr>
          <w:rFonts w:ascii="Arial" w:hAnsi="Arial" w:cs="Arial"/>
        </w:rPr>
        <w:t>A.</w:t>
      </w:r>
      <w:r w:rsidR="008321AB" w:rsidRPr="0000362A">
        <w:rPr>
          <w:rFonts w:ascii="Arial" w:hAnsi="Arial" w:cs="Arial"/>
          <w:vertAlign w:val="superscript"/>
        </w:rPr>
        <w:t xml:space="preserve"> 1</w:t>
      </w:r>
      <w:r w:rsidR="008321AB" w:rsidRPr="0000362A">
        <w:rPr>
          <w:rFonts w:ascii="Arial" w:hAnsi="Arial" w:cs="Arial"/>
        </w:rPr>
        <w:t>, Ferdinand, V.</w:t>
      </w:r>
      <w:r w:rsidR="008321AB">
        <w:rPr>
          <w:rFonts w:ascii="Arial" w:hAnsi="Arial" w:cs="Arial"/>
          <w:vertAlign w:val="superscript"/>
        </w:rPr>
        <w:t>6,7</w:t>
      </w:r>
      <w:r w:rsidR="00CA5FFF">
        <w:rPr>
          <w:rFonts w:ascii="Arial" w:hAnsi="Arial" w:cs="Arial"/>
          <w:vertAlign w:val="superscript"/>
        </w:rPr>
        <w:t>*</w:t>
      </w:r>
      <w:r w:rsidR="008321AB" w:rsidRPr="0000362A">
        <w:rPr>
          <w:rFonts w:ascii="Arial" w:hAnsi="Arial" w:cs="Arial"/>
        </w:rPr>
        <w:t>, Smith-Vidaurre, G.</w:t>
      </w:r>
      <w:r w:rsidR="008321AB" w:rsidRPr="0000362A">
        <w:rPr>
          <w:rFonts w:ascii="Arial" w:hAnsi="Arial" w:cs="Arial"/>
          <w:vertAlign w:val="superscript"/>
        </w:rPr>
        <w:t xml:space="preserve"> 1,2,</w:t>
      </w:r>
      <w:r w:rsidR="008321AB">
        <w:rPr>
          <w:rFonts w:ascii="Arial" w:hAnsi="Arial" w:cs="Arial"/>
          <w:vertAlign w:val="superscript"/>
        </w:rPr>
        <w:t>5</w:t>
      </w:r>
      <w:r w:rsidR="00CA5FFF">
        <w:rPr>
          <w:rFonts w:ascii="Arial" w:hAnsi="Arial" w:cs="Arial"/>
          <w:vertAlign w:val="superscript"/>
        </w:rPr>
        <w:t>*</w:t>
      </w:r>
    </w:p>
    <w:p w14:paraId="05E2A641" w14:textId="77777777" w:rsidR="008321AB" w:rsidRPr="00CE6281" w:rsidRDefault="008321AB">
      <w:pPr>
        <w:rPr>
          <w:rFonts w:ascii="Arial" w:hAnsi="Arial" w:cs="Arial"/>
        </w:rPr>
      </w:pPr>
    </w:p>
    <w:p w14:paraId="230B9D79" w14:textId="70375412"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w:t>
      </w:r>
    </w:p>
    <w:p w14:paraId="5F081BC5" w14:textId="77777777" w:rsidR="008321AB" w:rsidRDefault="008321AB" w:rsidP="008321AB">
      <w:pPr>
        <w:pStyle w:val="BodyA"/>
        <w:rPr>
          <w:rFonts w:ascii="Arial" w:hAnsi="Arial" w:cs="Arial"/>
          <w:sz w:val="24"/>
          <w:szCs w:val="24"/>
        </w:rPr>
      </w:pPr>
      <w:r w:rsidRPr="0000362A">
        <w:rPr>
          <w:rFonts w:ascii="Arial" w:hAnsi="Arial" w:cs="Arial"/>
          <w:sz w:val="24"/>
          <w:szCs w:val="24"/>
          <w:vertAlign w:val="superscript"/>
        </w:rPr>
        <w:t>1</w:t>
      </w:r>
      <w:r w:rsidRPr="0000362A">
        <w:rPr>
          <w:rFonts w:ascii="Arial" w:hAnsi="Arial" w:cs="Arial"/>
          <w:sz w:val="24"/>
          <w:szCs w:val="24"/>
        </w:rPr>
        <w:t>Department of Integrative Biology, Michigan State University, East Lansing, MI USA</w:t>
      </w:r>
    </w:p>
    <w:p w14:paraId="551E4568" w14:textId="77777777" w:rsidR="008321AB" w:rsidRPr="0000362A" w:rsidRDefault="008321AB" w:rsidP="008321AB">
      <w:pPr>
        <w:pStyle w:val="BodyA"/>
        <w:rPr>
          <w:rFonts w:ascii="Arial" w:eastAsia="Arial" w:hAnsi="Arial" w:cs="Arial"/>
          <w:sz w:val="24"/>
          <w:szCs w:val="24"/>
        </w:rPr>
      </w:pPr>
      <w:r>
        <w:rPr>
          <w:rFonts w:ascii="Arial" w:hAnsi="Arial" w:cs="Arial"/>
          <w:sz w:val="24"/>
          <w:szCs w:val="24"/>
          <w:vertAlign w:val="superscript"/>
        </w:rPr>
        <w:t>2</w:t>
      </w:r>
      <w:r w:rsidRPr="0000362A">
        <w:rPr>
          <w:rFonts w:ascii="Arial" w:hAnsi="Arial" w:cs="Arial"/>
          <w:sz w:val="24"/>
          <w:szCs w:val="24"/>
        </w:rPr>
        <w:t>Ecology, Evolution, and Behavior Program</w:t>
      </w:r>
      <w:r w:rsidRPr="0000362A">
        <w:rPr>
          <w:rFonts w:ascii="Arial" w:eastAsia="Arial" w:hAnsi="Arial" w:cs="Arial"/>
          <w:sz w:val="24"/>
          <w:szCs w:val="24"/>
        </w:rPr>
        <w:t xml:space="preserve">, </w:t>
      </w:r>
      <w:r w:rsidRPr="0000362A">
        <w:rPr>
          <w:rFonts w:ascii="Arial" w:hAnsi="Arial" w:cs="Arial"/>
          <w:sz w:val="24"/>
          <w:szCs w:val="24"/>
        </w:rPr>
        <w:t>Michigan State University, East Lansing, MI USA</w:t>
      </w:r>
    </w:p>
    <w:p w14:paraId="055995C1" w14:textId="77777777" w:rsidR="008321AB" w:rsidRDefault="008321AB" w:rsidP="008321AB">
      <w:pPr>
        <w:pStyle w:val="BodyA"/>
        <w:rPr>
          <w:rFonts w:ascii="Arial" w:hAnsi="Arial" w:cs="Arial"/>
          <w:sz w:val="24"/>
          <w:szCs w:val="24"/>
        </w:rPr>
      </w:pPr>
      <w:r w:rsidRPr="00A51604">
        <w:rPr>
          <w:rFonts w:ascii="Arial" w:hAnsi="Arial" w:cs="Arial"/>
          <w:sz w:val="24"/>
          <w:szCs w:val="24"/>
          <w:vertAlign w:val="superscript"/>
        </w:rPr>
        <w:t>3</w:t>
      </w:r>
      <w:r w:rsidRPr="00A51604">
        <w:rPr>
          <w:rFonts w:ascii="Arial" w:hAnsi="Arial" w:cs="Arial"/>
          <w:sz w:val="24"/>
          <w:szCs w:val="24"/>
        </w:rPr>
        <w:t xml:space="preserve">Department of Statistical and Data Sciences,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58D2C0F6" w14:textId="77777777" w:rsidR="008321AB" w:rsidRDefault="008321AB" w:rsidP="008321AB">
      <w:pPr>
        <w:pStyle w:val="BodyA"/>
        <w:rPr>
          <w:rFonts w:ascii="Arial" w:hAnsi="Arial" w:cs="Arial"/>
          <w:sz w:val="24"/>
          <w:szCs w:val="24"/>
        </w:rPr>
      </w:pPr>
      <w:r w:rsidRPr="00A51604">
        <w:rPr>
          <w:rFonts w:ascii="Arial" w:hAnsi="Arial" w:cs="Arial"/>
          <w:sz w:val="24"/>
          <w:szCs w:val="24"/>
          <w:vertAlign w:val="superscript"/>
        </w:rPr>
        <w:t>4</w:t>
      </w:r>
      <w:r w:rsidRPr="00A51604">
        <w:rPr>
          <w:rFonts w:ascii="Arial" w:hAnsi="Arial" w:cs="Arial"/>
          <w:sz w:val="24"/>
          <w:szCs w:val="24"/>
        </w:rPr>
        <w:t>Department of Psychology,</w:t>
      </w:r>
      <w:r>
        <w:rPr>
          <w:rFonts w:ascii="Arial" w:hAnsi="Arial" w:cs="Arial"/>
          <w:sz w:val="24"/>
          <w:szCs w:val="24"/>
        </w:rPr>
        <w:t xml:space="preserve">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284191E2" w14:textId="77777777" w:rsidR="008321AB" w:rsidRPr="0055766A" w:rsidRDefault="008321AB" w:rsidP="008321AB">
      <w:pPr>
        <w:pStyle w:val="BodyA"/>
        <w:rPr>
          <w:rFonts w:ascii="Arial" w:hAnsi="Arial" w:cs="Arial"/>
          <w:sz w:val="24"/>
          <w:szCs w:val="24"/>
        </w:rPr>
      </w:pPr>
      <w:r>
        <w:rPr>
          <w:rFonts w:ascii="Arial" w:hAnsi="Arial" w:cs="Arial"/>
          <w:sz w:val="24"/>
          <w:szCs w:val="24"/>
          <w:vertAlign w:val="superscript"/>
        </w:rPr>
        <w:t>5</w:t>
      </w:r>
      <w:r w:rsidRPr="0000362A">
        <w:rPr>
          <w:rFonts w:ascii="Arial" w:hAnsi="Arial" w:cs="Arial"/>
          <w:sz w:val="24"/>
          <w:szCs w:val="24"/>
        </w:rPr>
        <w:t>Department of Computational Mathematics, Science, and Engineering, Michigan State University, East Lansing, MI US</w:t>
      </w:r>
      <w:r>
        <w:rPr>
          <w:rFonts w:ascii="Arial" w:hAnsi="Arial" w:cs="Arial"/>
          <w:sz w:val="24"/>
          <w:szCs w:val="24"/>
        </w:rPr>
        <w:t>A</w:t>
      </w:r>
    </w:p>
    <w:p w14:paraId="76864FE2" w14:textId="77777777" w:rsidR="008321AB" w:rsidRDefault="008321AB"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vertAlign w:val="superscript"/>
        </w:rPr>
        <w:t>6</w:t>
      </w:r>
      <w:r w:rsidRPr="00A51604">
        <w:rPr>
          <w:rFonts w:ascii="Arial" w:hAnsi="Arial" w:cs="Arial"/>
          <w:color w:val="000000" w:themeColor="text1"/>
        </w:rPr>
        <w:t xml:space="preserve">Complex Human Data Hub, Melbourne School of Psychological Sciences, </w:t>
      </w:r>
      <w:r w:rsidRPr="00306EE1">
        <w:rPr>
          <w:rFonts w:ascii="Arial" w:hAnsi="Arial" w:cs="Arial"/>
          <w:color w:val="000000" w:themeColor="text1"/>
        </w:rPr>
        <w:t>University of Melbourne</w:t>
      </w:r>
      <w:r>
        <w:rPr>
          <w:rFonts w:ascii="Arial" w:hAnsi="Arial" w:cs="Arial"/>
          <w:color w:val="000000" w:themeColor="text1"/>
        </w:rPr>
        <w:t xml:space="preserve">, Melbourne, VIC, </w:t>
      </w:r>
      <w:r w:rsidRPr="00306EE1">
        <w:rPr>
          <w:rFonts w:ascii="Arial" w:hAnsi="Arial" w:cs="Arial"/>
          <w:color w:val="000000" w:themeColor="text1"/>
        </w:rPr>
        <w:t>Australia</w:t>
      </w:r>
    </w:p>
    <w:p w14:paraId="19B38791" w14:textId="77777777" w:rsidR="008321AB" w:rsidRDefault="008321AB"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A51604">
        <w:rPr>
          <w:rFonts w:ascii="Arial" w:hAnsi="Arial" w:cs="Arial"/>
          <w:color w:val="000000" w:themeColor="text1"/>
          <w:vertAlign w:val="superscript"/>
        </w:rPr>
        <w:t>7</w:t>
      </w:r>
      <w:r w:rsidRPr="00A51604">
        <w:rPr>
          <w:rFonts w:ascii="Arial" w:hAnsi="Arial" w:cs="Arial"/>
          <w:color w:val="000000" w:themeColor="text1"/>
        </w:rPr>
        <w:t>Melbourne</w:t>
      </w:r>
      <w:r>
        <w:rPr>
          <w:rFonts w:ascii="Arial" w:hAnsi="Arial" w:cs="Arial"/>
          <w:color w:val="000000" w:themeColor="text1"/>
        </w:rPr>
        <w:t xml:space="preserve"> </w:t>
      </w:r>
      <w:r w:rsidRPr="00A51604">
        <w:rPr>
          <w:rFonts w:ascii="Arial" w:hAnsi="Arial" w:cs="Arial"/>
          <w:color w:val="000000" w:themeColor="text1"/>
        </w:rPr>
        <w:t>Centre for Data Science, University of Melbourne</w:t>
      </w:r>
      <w:r>
        <w:rPr>
          <w:rFonts w:ascii="Arial" w:hAnsi="Arial" w:cs="Arial"/>
          <w:color w:val="000000" w:themeColor="text1"/>
        </w:rPr>
        <w:t xml:space="preserve">, Melbourne, VIC, </w:t>
      </w:r>
      <w:r w:rsidRPr="00A51604">
        <w:rPr>
          <w:rFonts w:ascii="Arial" w:hAnsi="Arial" w:cs="Arial"/>
          <w:color w:val="000000" w:themeColor="text1"/>
        </w:rPr>
        <w:t>Australia</w:t>
      </w:r>
    </w:p>
    <w:p w14:paraId="7FAD01FC" w14:textId="538D738B" w:rsidR="00CA5FFF" w:rsidRDefault="00CA5FFF"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color w:val="000000" w:themeColor="text1"/>
        </w:rPr>
        <w:t>*co-senior authors</w:t>
      </w:r>
    </w:p>
    <w:p w14:paraId="4F4FDD25" w14:textId="77777777" w:rsidR="00866CBC" w:rsidRPr="00CE6281" w:rsidRDefault="00866CBC">
      <w:pPr>
        <w:rPr>
          <w:rFonts w:ascii="Arial" w:hAnsi="Arial" w:cs="Arial"/>
        </w:rPr>
      </w:pPr>
    </w:p>
    <w:p w14:paraId="3B5F900A" w14:textId="4E5275D5" w:rsidR="00CA5FFF" w:rsidRDefault="000A1D91">
      <w:pPr>
        <w:rPr>
          <w:rFonts w:ascii="Arial" w:hAnsi="Arial" w:cs="Arial"/>
        </w:rPr>
      </w:pPr>
      <w:commentRangeStart w:id="2"/>
      <w:commentRangeStart w:id="3"/>
      <w:r>
        <w:rPr>
          <w:rFonts w:ascii="Arial" w:hAnsi="Arial" w:cs="Arial"/>
          <w:b/>
          <w:bCs/>
        </w:rPr>
        <w:t xml:space="preserve">Corresponding </w:t>
      </w:r>
      <w:commentRangeEnd w:id="2"/>
      <w:r w:rsidR="00BB6686">
        <w:rPr>
          <w:rStyle w:val="CommentReference"/>
        </w:rPr>
        <w:commentReference w:id="2"/>
      </w:r>
      <w:commentRangeEnd w:id="3"/>
      <w:r w:rsidR="00BB6686">
        <w:rPr>
          <w:rStyle w:val="CommentReference"/>
        </w:rPr>
        <w:commentReference w:id="3"/>
      </w:r>
      <w:r>
        <w:rPr>
          <w:rFonts w:ascii="Arial" w:hAnsi="Arial" w:cs="Arial"/>
          <w:b/>
          <w:bCs/>
        </w:rPr>
        <w:t>Author:</w:t>
      </w:r>
      <w:r w:rsidR="00BB6686">
        <w:rPr>
          <w:rFonts w:ascii="Arial" w:hAnsi="Arial" w:cs="Arial"/>
          <w:b/>
          <w:bCs/>
        </w:rPr>
        <w:t xml:space="preserve"> </w:t>
      </w:r>
    </w:p>
    <w:p w14:paraId="1537C582" w14:textId="15BC587A" w:rsidR="00CA5FFF" w:rsidRDefault="00CA5FFF">
      <w:pPr>
        <w:rPr>
          <w:rFonts w:ascii="Arial" w:hAnsi="Arial" w:cs="Arial"/>
        </w:rPr>
      </w:pPr>
      <w:r>
        <w:rPr>
          <w:rFonts w:ascii="Arial" w:hAnsi="Arial" w:cs="Arial"/>
        </w:rPr>
        <w:t>Grace Smith-Vidaurre</w:t>
      </w:r>
    </w:p>
    <w:p w14:paraId="1C2149F4" w14:textId="150D33FE" w:rsidR="00CA5FFF" w:rsidRDefault="00CA5FFF">
      <w:pPr>
        <w:rPr>
          <w:rFonts w:ascii="Arial" w:hAnsi="Arial" w:cs="Arial"/>
        </w:rPr>
      </w:pPr>
      <w:hyperlink r:id="rId12" w:history="1">
        <w:r w:rsidRPr="00564BC2">
          <w:rPr>
            <w:rStyle w:val="Hyperlink"/>
            <w:rFonts w:ascii="Arial" w:hAnsi="Arial" w:cs="Arial"/>
          </w:rPr>
          <w:t>smithvid@msu.edu</w:t>
        </w:r>
      </w:hyperlink>
    </w:p>
    <w:p w14:paraId="1C3305BC" w14:textId="372FB21C" w:rsidR="00CA5FFF" w:rsidRDefault="00CA5FFF">
      <w:pPr>
        <w:rPr>
          <w:rFonts w:ascii="Arial" w:hAnsi="Arial" w:cs="Arial"/>
          <w:b/>
          <w:bCs/>
        </w:rPr>
      </w:pPr>
      <w:r>
        <w:rPr>
          <w:rFonts w:ascii="Arial" w:hAnsi="Arial" w:cs="Arial"/>
        </w:rPr>
        <w:t xml:space="preserve">ORCID: </w:t>
      </w:r>
      <w:r w:rsidRPr="00CA5FFF">
        <w:rPr>
          <w:rFonts w:ascii="Arial" w:hAnsi="Arial" w:cs="Arial"/>
        </w:rPr>
        <w:t>0000-0002-0155-8159</w:t>
      </w:r>
    </w:p>
    <w:p w14:paraId="511BA82B" w14:textId="77777777" w:rsidR="000A1D91" w:rsidRDefault="000A1D91">
      <w:pPr>
        <w:rPr>
          <w:rFonts w:ascii="Arial" w:hAnsi="Arial" w:cs="Arial"/>
          <w:b/>
          <w:bCs/>
        </w:rPr>
      </w:pPr>
    </w:p>
    <w:p w14:paraId="48CA7280" w14:textId="1BE2A579" w:rsidR="00866CBC" w:rsidRPr="00CE6281" w:rsidRDefault="00866CBC">
      <w:pPr>
        <w:rPr>
          <w:rFonts w:ascii="Arial" w:hAnsi="Arial" w:cs="Arial"/>
        </w:rPr>
      </w:pPr>
      <w:commentRangeStart w:id="4"/>
      <w:r w:rsidRPr="00CE6281">
        <w:rPr>
          <w:rFonts w:ascii="Arial" w:hAnsi="Arial" w:cs="Arial"/>
          <w:b/>
          <w:bCs/>
        </w:rPr>
        <w:t>Target Journal</w:t>
      </w:r>
      <w:commentRangeEnd w:id="4"/>
      <w:r w:rsidR="000A1D91">
        <w:rPr>
          <w:rStyle w:val="CommentReference"/>
        </w:rPr>
        <w:commentReference w:id="4"/>
      </w:r>
      <w:r w:rsidR="00F566C7" w:rsidRPr="00CE6281">
        <w:rPr>
          <w:rFonts w:ascii="Arial" w:hAnsi="Arial" w:cs="Arial"/>
        </w:rPr>
        <w:t>:</w:t>
      </w:r>
      <w:r w:rsidR="00E33B22" w:rsidRPr="00CE6281">
        <w:rPr>
          <w:rFonts w:ascii="Arial" w:hAnsi="Arial" w:cs="Arial"/>
        </w:rPr>
        <w:t xml:space="preserve"> </w:t>
      </w:r>
      <w:hyperlink r:id="rId13" w:history="1">
        <w:r w:rsidR="00DB1BE9" w:rsidRPr="00DB1BE9">
          <w:rPr>
            <w:rStyle w:val="Hyperlink"/>
          </w:rPr>
          <w:t>PLOS Computational Biology</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5"/>
      <w:r w:rsidRPr="00CE6281">
        <w:rPr>
          <w:rFonts w:ascii="Arial" w:hAnsi="Arial" w:cs="Arial"/>
          <w:b/>
          <w:bCs/>
        </w:rPr>
        <w:t>A</w:t>
      </w:r>
      <w:r>
        <w:rPr>
          <w:rFonts w:ascii="Arial" w:hAnsi="Arial" w:cs="Arial"/>
          <w:b/>
          <w:bCs/>
        </w:rPr>
        <w:t>uthor Contributions</w:t>
      </w:r>
      <w:commentRangeEnd w:id="5"/>
      <w:r>
        <w:rPr>
          <w:rStyle w:val="CommentReference"/>
        </w:rPr>
        <w:commentReference w:id="5"/>
      </w:r>
      <w:r>
        <w:rPr>
          <w:rFonts w:ascii="Arial" w:hAnsi="Arial" w:cs="Arial"/>
          <w:b/>
          <w:bCs/>
        </w:rPr>
        <w:t xml:space="preserve">: </w:t>
      </w:r>
      <w:r w:rsidRPr="000A1D91">
        <w:rPr>
          <w:rFonts w:ascii="Arial" w:hAnsi="Arial" w:cs="Arial"/>
        </w:rPr>
        <w:t>TKTK under construction – please add contributions!</w:t>
      </w:r>
    </w:p>
    <w:p w14:paraId="03E606BA" w14:textId="43883150" w:rsid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r w:rsidR="00017B88">
        <w:rPr>
          <w:rFonts w:ascii="Arial" w:hAnsi="Arial" w:cs="Arial"/>
        </w:rPr>
        <w:t>, code review</w:t>
      </w:r>
    </w:p>
    <w:p w14:paraId="6579DBA1" w14:textId="29B7B4A8" w:rsidR="00721640" w:rsidRPr="000A1D91" w:rsidRDefault="00721640">
      <w:pPr>
        <w:rPr>
          <w:rFonts w:ascii="Arial" w:hAnsi="Arial" w:cs="Arial"/>
        </w:rPr>
      </w:pPr>
      <w:r w:rsidRPr="000A1D91">
        <w:rPr>
          <w:rFonts w:ascii="Arial" w:hAnsi="Arial" w:cs="Arial"/>
        </w:rPr>
        <w:t xml:space="preserve">SGE – </w:t>
      </w:r>
      <w:r>
        <w:rPr>
          <w:rFonts w:ascii="Arial" w:hAnsi="Arial" w:cs="Arial"/>
        </w:rPr>
        <w:t>analysis</w:t>
      </w:r>
      <w:r w:rsidRPr="000A1D91">
        <w:rPr>
          <w:rFonts w:ascii="Arial" w:hAnsi="Arial" w:cs="Arial"/>
        </w:rPr>
        <w:t xml:space="preserve">, </w:t>
      </w:r>
      <w:r>
        <w:rPr>
          <w:rFonts w:ascii="Arial" w:hAnsi="Arial" w:cs="Arial"/>
        </w:rPr>
        <w:t xml:space="preserve">figure creation, secondary </w:t>
      </w:r>
      <w:r w:rsidRPr="000A1D91">
        <w:rPr>
          <w:rFonts w:ascii="Arial" w:hAnsi="Arial" w:cs="Arial"/>
        </w:rPr>
        <w:t>writing</w:t>
      </w:r>
      <w:r w:rsidR="00017B88">
        <w:rPr>
          <w:rFonts w:ascii="Arial" w:hAnsi="Arial" w:cs="Arial"/>
        </w:rPr>
        <w:t>, code review</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7B6C41D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r w:rsidR="00017B88">
        <w:rPr>
          <w:rFonts w:ascii="Arial" w:hAnsi="Arial" w:cs="Arial"/>
        </w:rPr>
        <w:t>, code review</w:t>
      </w:r>
    </w:p>
    <w:p w14:paraId="2F90EA48" w14:textId="2A178EF5" w:rsidR="000A1D91" w:rsidRPr="000A1D91" w:rsidRDefault="00221B7E">
      <w:pPr>
        <w:rPr>
          <w:rFonts w:ascii="Arial" w:hAnsi="Arial" w:cs="Arial"/>
        </w:rPr>
      </w:pPr>
      <w:r>
        <w:rPr>
          <w:rFonts w:ascii="Arial" w:hAnsi="Arial" w:cs="Arial"/>
        </w:rPr>
        <w:t>G</w:t>
      </w:r>
      <w:r w:rsidR="000A1D91" w:rsidRPr="000A1D91">
        <w:rPr>
          <w:rFonts w:ascii="Arial" w:hAnsi="Arial" w:cs="Arial"/>
        </w:rPr>
        <w:t xml:space="preserve">AJ – </w:t>
      </w:r>
      <w:r w:rsidR="00C95CF9">
        <w:rPr>
          <w:rFonts w:ascii="Arial" w:hAnsi="Arial" w:cs="Arial"/>
        </w:rPr>
        <w:t xml:space="preserve">further </w:t>
      </w:r>
      <w:r w:rsidR="000A1D91" w:rsidRPr="000A1D91">
        <w:rPr>
          <w:rFonts w:ascii="Arial" w:hAnsi="Arial" w:cs="Arial"/>
        </w:rPr>
        <w:t>code development</w:t>
      </w:r>
      <w:r w:rsidR="00C95CF9">
        <w:rPr>
          <w:rFonts w:ascii="Arial" w:hAnsi="Arial" w:cs="Arial"/>
        </w:rPr>
        <w:t xml:space="preserve">, </w:t>
      </w:r>
      <w:r w:rsidR="00E26D13">
        <w:rPr>
          <w:rFonts w:ascii="Arial" w:hAnsi="Arial" w:cs="Arial"/>
        </w:rPr>
        <w:t xml:space="preserve">vignette development, </w:t>
      </w:r>
      <w:r w:rsidR="00C95CF9">
        <w:rPr>
          <w:rFonts w:ascii="Arial" w:hAnsi="Arial" w:cs="Arial"/>
        </w:rPr>
        <w:t>including fine-tuning of function, unit testing, package development, bug fixes, documentation</w:t>
      </w:r>
      <w:r w:rsidR="00017B88">
        <w:rPr>
          <w:rFonts w:ascii="Arial" w:hAnsi="Arial" w:cs="Arial"/>
        </w:rPr>
        <w:t>, code review</w:t>
      </w:r>
    </w:p>
    <w:p w14:paraId="31B5B2C6" w14:textId="58772B87"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 xml:space="preserve">code </w:t>
      </w:r>
      <w:r w:rsidR="00017B88">
        <w:rPr>
          <w:rFonts w:ascii="Arial" w:hAnsi="Arial" w:cs="Arial"/>
        </w:rPr>
        <w:t>development</w:t>
      </w:r>
      <w:r w:rsidRPr="000A1D91">
        <w:rPr>
          <w:rFonts w:ascii="Arial" w:hAnsi="Arial" w:cs="Arial"/>
        </w:rPr>
        <w:t>,</w:t>
      </w:r>
      <w:r w:rsidR="00500D2B">
        <w:rPr>
          <w:rFonts w:ascii="Arial" w:hAnsi="Arial" w:cs="Arial"/>
        </w:rPr>
        <w:t xml:space="preserve"> analysis,</w:t>
      </w:r>
      <w:r w:rsidRPr="000A1D91">
        <w:rPr>
          <w:rFonts w:ascii="Arial" w:hAnsi="Arial" w:cs="Arial"/>
        </w:rPr>
        <w:t xml:space="preserve"> writing</w:t>
      </w:r>
    </w:p>
    <w:p w14:paraId="38191026" w14:textId="1796F499" w:rsidR="000A1D91" w:rsidRPr="000A1D91" w:rsidRDefault="000A1D91">
      <w:pPr>
        <w:rPr>
          <w:rFonts w:ascii="Arial" w:hAnsi="Arial" w:cs="Arial"/>
        </w:rPr>
      </w:pPr>
      <w:r w:rsidRPr="000A1D91">
        <w:rPr>
          <w:rFonts w:ascii="Arial" w:hAnsi="Arial" w:cs="Arial"/>
        </w:rPr>
        <w:t xml:space="preserve">GSV – idea conception, initial </w:t>
      </w:r>
      <w:r w:rsidR="001C3335">
        <w:rPr>
          <w:rFonts w:ascii="Arial" w:hAnsi="Arial" w:cs="Arial"/>
        </w:rPr>
        <w:t xml:space="preserve">and continued </w:t>
      </w:r>
      <w:r w:rsidRPr="000A1D91">
        <w:rPr>
          <w:rFonts w:ascii="Arial" w:hAnsi="Arial" w:cs="Arial"/>
        </w:rPr>
        <w:t>code development, writing, analysis, figure creation</w:t>
      </w:r>
      <w:r w:rsidR="00017B88">
        <w:rPr>
          <w:rFonts w:ascii="Arial" w:hAnsi="Arial" w:cs="Arial"/>
        </w:rPr>
        <w:t>, code review</w:t>
      </w:r>
    </w:p>
    <w:p w14:paraId="79703B5A" w14:textId="77777777" w:rsidR="000A1D91" w:rsidRDefault="000A1D91">
      <w:pPr>
        <w:rPr>
          <w:rFonts w:ascii="Arial" w:hAnsi="Arial" w:cs="Arial"/>
          <w:b/>
          <w:bCs/>
        </w:rPr>
      </w:pPr>
    </w:p>
    <w:p w14:paraId="3D03394F" w14:textId="63D76814" w:rsidR="006444A2" w:rsidRPr="00CE6281" w:rsidRDefault="00CB31C9">
      <w:pPr>
        <w:rPr>
          <w:rFonts w:ascii="Arial" w:hAnsi="Arial" w:cs="Arial"/>
        </w:rPr>
      </w:pPr>
      <w:commentRangeStart w:id="6"/>
      <w:r w:rsidRPr="00CE6281">
        <w:rPr>
          <w:rFonts w:ascii="Arial" w:hAnsi="Arial" w:cs="Arial"/>
          <w:b/>
          <w:bCs/>
        </w:rPr>
        <w:t>Word Count</w:t>
      </w:r>
      <w:commentRangeEnd w:id="6"/>
      <w:r w:rsidR="00DB1BE9">
        <w:rPr>
          <w:rStyle w:val="CommentReference"/>
        </w:rPr>
        <w:commentReference w:id="6"/>
      </w:r>
      <w:r w:rsidRPr="00CE6281">
        <w:rPr>
          <w:rFonts w:ascii="Arial" w:hAnsi="Arial" w:cs="Arial"/>
        </w:rPr>
        <w:t xml:space="preserve">: </w:t>
      </w:r>
      <w:r w:rsidR="00BB6686">
        <w:rPr>
          <w:rFonts w:ascii="Arial" w:hAnsi="Arial" w:cs="Arial"/>
        </w:rPr>
        <w:t xml:space="preserve"> 8275 (not counting references)</w:t>
      </w:r>
    </w:p>
    <w:p w14:paraId="6D261832" w14:textId="77777777" w:rsidR="00BB6686" w:rsidRDefault="00BB6686" w:rsidP="002C3554">
      <w:pPr>
        <w:spacing w:line="480" w:lineRule="auto"/>
        <w:rPr>
          <w:rFonts w:ascii="Arial" w:hAnsi="Arial" w:cs="Arial"/>
        </w:rPr>
      </w:pPr>
      <w:r>
        <w:rPr>
          <w:rFonts w:ascii="Arial" w:hAnsi="Arial" w:cs="Arial"/>
        </w:rPr>
        <w:br w:type="page"/>
      </w:r>
    </w:p>
    <w:p w14:paraId="006E82D6" w14:textId="0EC0B957" w:rsidR="00F96896" w:rsidRPr="007276E0" w:rsidRDefault="001A6AA7" w:rsidP="002C3554">
      <w:pPr>
        <w:spacing w:line="480" w:lineRule="auto"/>
        <w:rPr>
          <w:rFonts w:ascii="Arial" w:hAnsi="Arial" w:cs="Arial"/>
          <w:b/>
          <w:bCs/>
        </w:rPr>
      </w:pPr>
      <w:r w:rsidRPr="007276E0">
        <w:rPr>
          <w:rFonts w:ascii="Arial" w:hAnsi="Arial" w:cs="Arial"/>
          <w:b/>
          <w:bCs/>
        </w:rPr>
        <w:lastRenderedPageBreak/>
        <w:t>Abstract</w:t>
      </w:r>
      <w:r w:rsidR="00F96896" w:rsidRPr="007276E0">
        <w:rPr>
          <w:rFonts w:ascii="Arial" w:hAnsi="Arial" w:cs="Arial"/>
          <w:b/>
          <w:bCs/>
        </w:rPr>
        <w:t xml:space="preserve"> (</w:t>
      </w:r>
      <w:r w:rsidR="007276E0" w:rsidRPr="007276E0">
        <w:rPr>
          <w:rFonts w:ascii="Arial" w:hAnsi="Arial" w:cs="Arial"/>
          <w:b/>
          <w:bCs/>
        </w:rPr>
        <w:t>2</w:t>
      </w:r>
      <w:r w:rsidR="006903C8">
        <w:rPr>
          <w:rFonts w:ascii="Arial" w:hAnsi="Arial" w:cs="Arial"/>
          <w:b/>
          <w:bCs/>
        </w:rPr>
        <w:t>9</w:t>
      </w:r>
      <w:r w:rsidR="00E04A24">
        <w:rPr>
          <w:rFonts w:ascii="Arial" w:hAnsi="Arial" w:cs="Arial"/>
          <w:b/>
          <w:bCs/>
        </w:rPr>
        <w:t>9</w:t>
      </w:r>
      <w:r w:rsidR="00F96896" w:rsidRPr="007276E0">
        <w:rPr>
          <w:rFonts w:ascii="Arial" w:hAnsi="Arial" w:cs="Arial"/>
          <w:b/>
          <w:bCs/>
        </w:rPr>
        <w:t>/300 words)</w:t>
      </w:r>
      <w:r w:rsidRPr="007276E0">
        <w:rPr>
          <w:rFonts w:ascii="Arial" w:hAnsi="Arial" w:cs="Arial"/>
          <w:b/>
          <w:bCs/>
        </w:rPr>
        <w:t xml:space="preserve">: </w:t>
      </w:r>
    </w:p>
    <w:p w14:paraId="2F515825" w14:textId="0499E9C5" w:rsidR="00F96896" w:rsidRDefault="00792D0F" w:rsidP="00F96896">
      <w:pPr>
        <w:spacing w:line="480" w:lineRule="auto"/>
        <w:rPr>
          <w:rFonts w:ascii="Arial" w:hAnsi="Arial" w:cs="Arial"/>
        </w:rPr>
      </w:pPr>
      <w:r>
        <w:rPr>
          <w:rFonts w:ascii="Arial" w:hAnsi="Arial" w:cs="Arial"/>
        </w:rPr>
        <w:t>A</w:t>
      </w:r>
      <w:r w:rsidR="000E3166" w:rsidRPr="000E3166">
        <w:rPr>
          <w:rFonts w:ascii="Arial" w:hAnsi="Arial" w:cs="Arial"/>
        </w:rPr>
        <w:t xml:space="preserve">nimals capable of vocal learning can encode </w:t>
      </w:r>
      <w:r w:rsidR="000E3166">
        <w:rPr>
          <w:rFonts w:ascii="Arial" w:hAnsi="Arial" w:cs="Arial"/>
        </w:rPr>
        <w:t>multiple types of information</w:t>
      </w:r>
      <w:r w:rsidR="000E3166" w:rsidRPr="000E3166">
        <w:rPr>
          <w:rFonts w:ascii="Arial" w:hAnsi="Arial" w:cs="Arial"/>
        </w:rPr>
        <w:t xml:space="preserve"> </w:t>
      </w:r>
      <w:r w:rsidR="00221B7E">
        <w:rPr>
          <w:rFonts w:ascii="Arial" w:hAnsi="Arial" w:cs="Arial"/>
        </w:rPr>
        <w:t xml:space="preserve">about their identities </w:t>
      </w:r>
      <w:r w:rsidR="000E3166" w:rsidRPr="000E3166">
        <w:rPr>
          <w:rFonts w:ascii="Arial" w:hAnsi="Arial" w:cs="Arial"/>
        </w:rPr>
        <w:t>in vocal</w:t>
      </w:r>
      <w:r w:rsidR="002012A4">
        <w:rPr>
          <w:rFonts w:ascii="Arial" w:hAnsi="Arial" w:cs="Arial"/>
        </w:rPr>
        <w:t xml:space="preserve"> signals</w:t>
      </w:r>
      <w:r w:rsidR="00AC22D4">
        <w:rPr>
          <w:rFonts w:ascii="Arial" w:hAnsi="Arial" w:cs="Arial"/>
        </w:rPr>
        <w:t xml:space="preserve">, </w:t>
      </w:r>
      <w:r w:rsidR="00C302E5">
        <w:rPr>
          <w:rFonts w:ascii="Arial" w:hAnsi="Arial" w:cs="Arial"/>
        </w:rPr>
        <w:t>such as</w:t>
      </w:r>
      <w:r w:rsidR="00AC22D4">
        <w:rPr>
          <w:rFonts w:ascii="Arial" w:hAnsi="Arial" w:cs="Arial"/>
        </w:rPr>
        <w:t xml:space="preserve"> group membership</w:t>
      </w:r>
      <w:r w:rsidR="000D2E46">
        <w:rPr>
          <w:rFonts w:ascii="Arial" w:hAnsi="Arial" w:cs="Arial"/>
        </w:rPr>
        <w:t xml:space="preserve"> or unique individual identity</w:t>
      </w:r>
      <w:r w:rsidR="000E3166" w:rsidRPr="000E3166">
        <w:rPr>
          <w:rFonts w:ascii="Arial" w:hAnsi="Arial" w:cs="Arial"/>
        </w:rPr>
        <w:t xml:space="preserve">. Quantifying such </w:t>
      </w:r>
      <w:r w:rsidR="00C83D95">
        <w:rPr>
          <w:rFonts w:ascii="Arial" w:hAnsi="Arial" w:cs="Arial"/>
        </w:rPr>
        <w:t xml:space="preserve">complex </w:t>
      </w:r>
      <w:r w:rsidR="000E3166" w:rsidRPr="000E3166">
        <w:rPr>
          <w:rFonts w:ascii="Arial" w:hAnsi="Arial" w:cs="Arial"/>
        </w:rPr>
        <w:t xml:space="preserve">information </w:t>
      </w:r>
      <w:r w:rsidR="00C83D95">
        <w:rPr>
          <w:rFonts w:ascii="Arial" w:hAnsi="Arial" w:cs="Arial"/>
        </w:rPr>
        <w:t xml:space="preserve">encoding </w:t>
      </w:r>
      <w:r w:rsidR="000E3166" w:rsidRPr="000E3166">
        <w:rPr>
          <w:rFonts w:ascii="Arial" w:hAnsi="Arial" w:cs="Arial"/>
        </w:rPr>
        <w:t xml:space="preserve">can yield new discoveries about the functions of vocal learning for social recognition. However, the accuracy with which bioacoustics tools detect </w:t>
      </w:r>
      <w:r w:rsidR="00C83D95">
        <w:rPr>
          <w:rFonts w:ascii="Arial" w:hAnsi="Arial" w:cs="Arial"/>
        </w:rPr>
        <w:t xml:space="preserve">vocal </w:t>
      </w:r>
      <w:r w:rsidR="00221B7E">
        <w:rPr>
          <w:rFonts w:ascii="Arial" w:hAnsi="Arial" w:cs="Arial"/>
        </w:rPr>
        <w:t>identity</w:t>
      </w:r>
      <w:r w:rsidR="000E3166">
        <w:rPr>
          <w:rFonts w:ascii="Arial" w:hAnsi="Arial" w:cs="Arial"/>
        </w:rPr>
        <w:t xml:space="preserve"> </w:t>
      </w:r>
      <w:r w:rsidR="000E3166" w:rsidRPr="000E3166">
        <w:rPr>
          <w:rFonts w:ascii="Arial" w:hAnsi="Arial" w:cs="Arial"/>
        </w:rPr>
        <w:t>information is difficult to assess with empirical datasets. Synthetic vocalizations are a powerful tool to</w:t>
      </w:r>
      <w:r w:rsidR="004F6726">
        <w:rPr>
          <w:rFonts w:ascii="Arial" w:hAnsi="Arial" w:cs="Arial"/>
        </w:rPr>
        <w:t xml:space="preserve"> first control identity information encoding and then</w:t>
      </w:r>
      <w:r w:rsidR="00556888">
        <w:rPr>
          <w:rFonts w:ascii="Arial" w:hAnsi="Arial" w:cs="Arial"/>
        </w:rPr>
        <w:t xml:space="preserve"> </w:t>
      </w:r>
      <w:r w:rsidR="000E3166" w:rsidRPr="000E3166">
        <w:rPr>
          <w:rFonts w:ascii="Arial" w:hAnsi="Arial" w:cs="Arial"/>
        </w:rPr>
        <w:t xml:space="preserve">test </w:t>
      </w:r>
      <w:r w:rsidR="0021581F">
        <w:rPr>
          <w:rFonts w:ascii="Arial" w:hAnsi="Arial" w:cs="Arial"/>
        </w:rPr>
        <w:t>how well</w:t>
      </w:r>
      <w:r w:rsidR="000E3166" w:rsidRPr="000E3166">
        <w:rPr>
          <w:rFonts w:ascii="Arial" w:hAnsi="Arial" w:cs="Arial"/>
        </w:rPr>
        <w:t xml:space="preserve"> bioacoustics </w:t>
      </w:r>
      <w:r w:rsidR="00895C36">
        <w:rPr>
          <w:rFonts w:ascii="Arial" w:hAnsi="Arial" w:cs="Arial"/>
        </w:rPr>
        <w:t>approaches</w:t>
      </w:r>
      <w:r w:rsidR="0021581F" w:rsidRPr="000E3166">
        <w:rPr>
          <w:rFonts w:ascii="Arial" w:hAnsi="Arial" w:cs="Arial"/>
        </w:rPr>
        <w:t xml:space="preserve"> </w:t>
      </w:r>
      <w:r w:rsidR="0021581F">
        <w:rPr>
          <w:rFonts w:ascii="Arial" w:hAnsi="Arial" w:cs="Arial"/>
        </w:rPr>
        <w:t>can</w:t>
      </w:r>
      <w:r w:rsidR="0021581F" w:rsidRPr="000E3166">
        <w:rPr>
          <w:rFonts w:ascii="Arial" w:hAnsi="Arial" w:cs="Arial"/>
        </w:rPr>
        <w:t xml:space="preserve"> </w:t>
      </w:r>
      <w:r w:rsidR="000E3166" w:rsidRPr="000E3166">
        <w:rPr>
          <w:rFonts w:ascii="Arial" w:hAnsi="Arial" w:cs="Arial"/>
        </w:rPr>
        <w:t>detect</w:t>
      </w:r>
      <w:r w:rsidR="00980649">
        <w:rPr>
          <w:rFonts w:ascii="Arial" w:hAnsi="Arial" w:cs="Arial"/>
        </w:rPr>
        <w:t xml:space="preserve"> </w:t>
      </w:r>
      <w:r w:rsidR="00B115D5">
        <w:rPr>
          <w:rFonts w:ascii="Arial" w:hAnsi="Arial" w:cs="Arial"/>
        </w:rPr>
        <w:t xml:space="preserve">known </w:t>
      </w:r>
      <w:r w:rsidR="0021581F">
        <w:rPr>
          <w:rFonts w:ascii="Arial" w:hAnsi="Arial" w:cs="Arial"/>
        </w:rPr>
        <w:t>identity</w:t>
      </w:r>
      <w:r w:rsidR="000E3166" w:rsidRPr="000E3166">
        <w:rPr>
          <w:rFonts w:ascii="Arial" w:hAnsi="Arial" w:cs="Arial"/>
        </w:rPr>
        <w:t xml:space="preserve"> information. </w:t>
      </w:r>
      <w:r w:rsidR="00521EE6">
        <w:rPr>
          <w:rFonts w:ascii="Arial" w:hAnsi="Arial" w:cs="Arial"/>
        </w:rPr>
        <w:t>W</w:t>
      </w:r>
      <w:r w:rsidR="000E3166">
        <w:rPr>
          <w:rFonts w:ascii="Arial" w:hAnsi="Arial" w:cs="Arial"/>
        </w:rPr>
        <w:t xml:space="preserve">e </w:t>
      </w:r>
      <w:r w:rsidR="009254FA">
        <w:rPr>
          <w:rFonts w:ascii="Arial" w:hAnsi="Arial" w:cs="Arial"/>
        </w:rPr>
        <w:t xml:space="preserve">developed </w:t>
      </w:r>
      <w:r w:rsidR="000E3166">
        <w:rPr>
          <w:rFonts w:ascii="Arial" w:hAnsi="Arial" w:cs="Arial"/>
        </w:rPr>
        <w:t xml:space="preserve">a pipeline </w:t>
      </w:r>
      <w:r w:rsidR="00A94E63">
        <w:rPr>
          <w:rFonts w:ascii="Arial" w:hAnsi="Arial" w:cs="Arial"/>
        </w:rPr>
        <w:t xml:space="preserve">to </w:t>
      </w:r>
      <w:r w:rsidR="000E3166">
        <w:rPr>
          <w:rFonts w:ascii="Arial" w:hAnsi="Arial" w:cs="Arial"/>
        </w:rPr>
        <w:t>control the amount of group membership and</w:t>
      </w:r>
      <w:r w:rsidR="00E42133">
        <w:rPr>
          <w:rFonts w:ascii="Arial" w:hAnsi="Arial" w:cs="Arial"/>
        </w:rPr>
        <w:t>/or</w:t>
      </w:r>
      <w:r w:rsidR="000E3166">
        <w:rPr>
          <w:rFonts w:ascii="Arial" w:hAnsi="Arial" w:cs="Arial"/>
        </w:rPr>
        <w:t xml:space="preserve"> individual identity information encoded in frequency modulation patterns</w:t>
      </w:r>
      <w:r w:rsidR="000E36B4">
        <w:rPr>
          <w:rFonts w:ascii="Arial" w:hAnsi="Arial" w:cs="Arial"/>
        </w:rPr>
        <w:t>,</w:t>
      </w:r>
      <w:r w:rsidR="000E3166">
        <w:rPr>
          <w:rFonts w:ascii="Arial" w:hAnsi="Arial" w:cs="Arial"/>
        </w:rPr>
        <w:t xml:space="preserve"> acoustic structures that vocal learners </w:t>
      </w:r>
      <w:r w:rsidR="009254FA">
        <w:rPr>
          <w:rFonts w:ascii="Arial" w:hAnsi="Arial" w:cs="Arial"/>
        </w:rPr>
        <w:t>can</w:t>
      </w:r>
      <w:r w:rsidR="000E3166">
        <w:rPr>
          <w:rFonts w:ascii="Arial" w:hAnsi="Arial" w:cs="Arial"/>
        </w:rPr>
        <w:t xml:space="preserve"> modify via social learning.</w:t>
      </w:r>
      <w:r w:rsidR="000E3166" w:rsidRPr="000E3166">
        <w:rPr>
          <w:rFonts w:ascii="Arial" w:hAnsi="Arial" w:cs="Arial"/>
        </w:rPr>
        <w:t xml:space="preserve"> </w:t>
      </w:r>
      <w:r w:rsidR="009254FA">
        <w:rPr>
          <w:rFonts w:ascii="Arial" w:hAnsi="Arial" w:cs="Arial"/>
        </w:rPr>
        <w:t>W</w:t>
      </w:r>
      <w:r w:rsidR="000E3166" w:rsidRPr="000E3166">
        <w:rPr>
          <w:rFonts w:ascii="Arial" w:hAnsi="Arial" w:cs="Arial"/>
        </w:rPr>
        <w:t xml:space="preserve">e created character strings to represent </w:t>
      </w:r>
      <w:r w:rsidR="00A93CB1">
        <w:rPr>
          <w:rFonts w:ascii="Arial" w:hAnsi="Arial" w:cs="Arial"/>
        </w:rPr>
        <w:t xml:space="preserve">directional changes in </w:t>
      </w:r>
      <w:r w:rsidR="000E3166" w:rsidRPr="000E3166">
        <w:rPr>
          <w:rFonts w:ascii="Arial" w:hAnsi="Arial" w:cs="Arial"/>
        </w:rPr>
        <w:t xml:space="preserve">frequency, </w:t>
      </w:r>
      <w:r w:rsidR="003B496E">
        <w:rPr>
          <w:rFonts w:ascii="Arial" w:hAnsi="Arial" w:cs="Arial"/>
        </w:rPr>
        <w:t xml:space="preserve">then </w:t>
      </w:r>
      <w:r w:rsidR="000E3166" w:rsidRPr="000E3166">
        <w:rPr>
          <w:rFonts w:ascii="Arial" w:hAnsi="Arial" w:cs="Arial"/>
        </w:rPr>
        <w:t xml:space="preserve">used </w:t>
      </w:r>
      <w:proofErr w:type="gramStart"/>
      <w:r w:rsidR="003B496E">
        <w:rPr>
          <w:rFonts w:ascii="Arial" w:hAnsi="Arial" w:cs="Arial"/>
        </w:rPr>
        <w:t>Parsons</w:t>
      </w:r>
      <w:proofErr w:type="gramEnd"/>
      <w:r w:rsidR="003B496E">
        <w:rPr>
          <w:rFonts w:ascii="Arial" w:hAnsi="Arial" w:cs="Arial"/>
        </w:rPr>
        <w:t xml:space="preserve"> code, a </w:t>
      </w:r>
      <w:r w:rsidR="000E3166" w:rsidRPr="000E3166">
        <w:rPr>
          <w:rFonts w:ascii="Arial" w:hAnsi="Arial" w:cs="Arial"/>
        </w:rPr>
        <w:t>musical notation</w:t>
      </w:r>
      <w:r w:rsidR="003B496E">
        <w:rPr>
          <w:rFonts w:ascii="Arial" w:hAnsi="Arial" w:cs="Arial"/>
        </w:rPr>
        <w:t>,</w:t>
      </w:r>
      <w:r w:rsidR="000E3166" w:rsidRPr="000E3166">
        <w:rPr>
          <w:rFonts w:ascii="Arial" w:hAnsi="Arial" w:cs="Arial"/>
        </w:rPr>
        <w:t xml:space="preserve"> to convert strings to frequency values</w:t>
      </w:r>
      <w:r w:rsidR="00C21287">
        <w:rPr>
          <w:rFonts w:ascii="Arial" w:hAnsi="Arial" w:cs="Arial"/>
        </w:rPr>
        <w:t>, and</w:t>
      </w:r>
      <w:r w:rsidR="003B496E">
        <w:rPr>
          <w:rFonts w:ascii="Arial" w:hAnsi="Arial" w:cs="Arial"/>
        </w:rPr>
        <w:t xml:space="preserve"> generat</w:t>
      </w:r>
      <w:r w:rsidR="00C21287">
        <w:rPr>
          <w:rFonts w:ascii="Arial" w:hAnsi="Arial" w:cs="Arial"/>
        </w:rPr>
        <w:t>ed</w:t>
      </w:r>
      <w:r w:rsidR="003B496E">
        <w:rPr>
          <w:rFonts w:ascii="Arial" w:hAnsi="Arial" w:cs="Arial"/>
        </w:rPr>
        <w:t xml:space="preserve"> synthetic frequency-modulated vocalizations with the R package </w:t>
      </w:r>
      <w:proofErr w:type="spellStart"/>
      <w:r w:rsidR="003B496E">
        <w:rPr>
          <w:rFonts w:ascii="Arial" w:hAnsi="Arial" w:cs="Arial"/>
        </w:rPr>
        <w:t>soundgen</w:t>
      </w:r>
      <w:proofErr w:type="spellEnd"/>
      <w:r w:rsidR="003B496E">
        <w:rPr>
          <w:rFonts w:ascii="Arial" w:hAnsi="Arial" w:cs="Arial"/>
        </w:rPr>
        <w:t xml:space="preserve">. </w:t>
      </w:r>
      <w:r w:rsidR="000E3166" w:rsidRPr="000E3166">
        <w:rPr>
          <w:rFonts w:ascii="Arial" w:hAnsi="Arial" w:cs="Arial"/>
        </w:rPr>
        <w:t xml:space="preserve">We performed </w:t>
      </w:r>
      <w:r w:rsidR="000E3166">
        <w:rPr>
          <w:rFonts w:ascii="Arial" w:hAnsi="Arial" w:cs="Arial"/>
        </w:rPr>
        <w:t xml:space="preserve">simulation </w:t>
      </w:r>
      <w:r w:rsidR="000E3166" w:rsidRPr="000E3166">
        <w:rPr>
          <w:rFonts w:ascii="Arial" w:hAnsi="Arial" w:cs="Arial"/>
        </w:rPr>
        <w:t xml:space="preserve">experiments to test how </w:t>
      </w:r>
      <w:r w:rsidR="000E3166">
        <w:rPr>
          <w:rFonts w:ascii="Arial" w:hAnsi="Arial" w:cs="Arial"/>
        </w:rPr>
        <w:t>spectrographic cross</w:t>
      </w:r>
      <w:r w:rsidR="006D021A">
        <w:rPr>
          <w:rFonts w:ascii="Arial" w:hAnsi="Arial" w:cs="Arial"/>
        </w:rPr>
        <w:t>-</w:t>
      </w:r>
      <w:r w:rsidR="000E3166">
        <w:rPr>
          <w:rFonts w:ascii="Arial" w:hAnsi="Arial" w:cs="Arial"/>
        </w:rPr>
        <w:t>correlation</w:t>
      </w:r>
      <w:r w:rsidR="000E3166" w:rsidRPr="000E3166">
        <w:rPr>
          <w:rFonts w:ascii="Arial" w:hAnsi="Arial" w:cs="Arial"/>
        </w:rPr>
        <w:t xml:space="preserve"> could </w:t>
      </w:r>
      <w:r w:rsidR="00394D78">
        <w:rPr>
          <w:rFonts w:ascii="Arial" w:hAnsi="Arial" w:cs="Arial"/>
        </w:rPr>
        <w:t xml:space="preserve">be used to </w:t>
      </w:r>
      <w:r w:rsidR="000E3166" w:rsidRPr="000E3166">
        <w:rPr>
          <w:rFonts w:ascii="Arial" w:hAnsi="Arial" w:cs="Arial"/>
        </w:rPr>
        <w:t>detect varying amounts of identity information encoded</w:t>
      </w:r>
      <w:r w:rsidR="00A87788">
        <w:rPr>
          <w:rFonts w:ascii="Arial" w:hAnsi="Arial" w:cs="Arial"/>
        </w:rPr>
        <w:t xml:space="preserve"> in synthetic vocalizations</w:t>
      </w:r>
      <w:r w:rsidR="000E3166" w:rsidRPr="000E3166">
        <w:rPr>
          <w:rFonts w:ascii="Arial" w:hAnsi="Arial" w:cs="Arial"/>
        </w:rPr>
        <w:t xml:space="preserve"> over two social levels, as well as over social conditions expected to influence the uniqueness of identity information. </w:t>
      </w:r>
      <w:r w:rsidR="00282471">
        <w:rPr>
          <w:rFonts w:ascii="Arial" w:hAnsi="Arial" w:cs="Arial"/>
        </w:rPr>
        <w:t>We used a</w:t>
      </w:r>
      <w:r w:rsidR="00B51D6A">
        <w:rPr>
          <w:rFonts w:ascii="Arial" w:hAnsi="Arial" w:cs="Arial"/>
        </w:rPr>
        <w:t xml:space="preserve"> parallel</w:t>
      </w:r>
      <w:r w:rsidR="00282471">
        <w:rPr>
          <w:rFonts w:ascii="Arial" w:hAnsi="Arial" w:cs="Arial"/>
        </w:rPr>
        <w:t xml:space="preserve"> analytical pipeline</w:t>
      </w:r>
      <w:r w:rsidR="00D26C32">
        <w:rPr>
          <w:rFonts w:ascii="Arial" w:hAnsi="Arial" w:cs="Arial"/>
        </w:rPr>
        <w:t xml:space="preserve"> with the edit distance </w:t>
      </w:r>
      <w:r w:rsidR="001D06BA">
        <w:rPr>
          <w:rFonts w:ascii="Arial" w:hAnsi="Arial" w:cs="Arial"/>
        </w:rPr>
        <w:t xml:space="preserve">to </w:t>
      </w:r>
      <w:r w:rsidR="000F1CB8">
        <w:rPr>
          <w:rFonts w:ascii="Arial" w:hAnsi="Arial" w:cs="Arial"/>
        </w:rPr>
        <w:t>detec</w:t>
      </w:r>
      <w:r w:rsidR="001D06BA">
        <w:rPr>
          <w:rFonts w:ascii="Arial" w:hAnsi="Arial" w:cs="Arial"/>
        </w:rPr>
        <w:t>t</w:t>
      </w:r>
      <w:r w:rsidR="000F1CB8">
        <w:rPr>
          <w:rFonts w:ascii="Arial" w:hAnsi="Arial" w:cs="Arial"/>
        </w:rPr>
        <w:t xml:space="preserve"> identity information encoded in the string representations</w:t>
      </w:r>
      <w:r w:rsidR="00F022C7">
        <w:rPr>
          <w:rFonts w:ascii="Arial" w:hAnsi="Arial" w:cs="Arial"/>
        </w:rPr>
        <w:t xml:space="preserve">. </w:t>
      </w:r>
      <w:r w:rsidR="00FE0317">
        <w:rPr>
          <w:rFonts w:ascii="Arial" w:hAnsi="Arial" w:cs="Arial"/>
        </w:rPr>
        <w:t>For b</w:t>
      </w:r>
      <w:r w:rsidR="00F022C7">
        <w:rPr>
          <w:rFonts w:ascii="Arial" w:hAnsi="Arial" w:cs="Arial"/>
        </w:rPr>
        <w:t xml:space="preserve">oth analytical approaches, </w:t>
      </w:r>
      <w:r w:rsidR="00FE0317">
        <w:rPr>
          <w:rFonts w:ascii="Arial" w:hAnsi="Arial" w:cs="Arial"/>
        </w:rPr>
        <w:t>w</w:t>
      </w:r>
      <w:r w:rsidR="000E3166" w:rsidRPr="000E3166">
        <w:rPr>
          <w:rFonts w:ascii="Arial" w:hAnsi="Arial" w:cs="Arial"/>
        </w:rPr>
        <w:t xml:space="preserve">e found that the accuracy </w:t>
      </w:r>
      <w:r w:rsidR="000E3166">
        <w:rPr>
          <w:rFonts w:ascii="Arial" w:hAnsi="Arial" w:cs="Arial"/>
        </w:rPr>
        <w:t>of</w:t>
      </w:r>
      <w:r w:rsidR="000E3166" w:rsidRPr="000E3166">
        <w:rPr>
          <w:rFonts w:ascii="Arial" w:hAnsi="Arial" w:cs="Arial"/>
        </w:rPr>
        <w:t xml:space="preserve"> detecting </w:t>
      </w:r>
      <w:r w:rsidR="00F5401C">
        <w:rPr>
          <w:rFonts w:ascii="Arial" w:hAnsi="Arial" w:cs="Arial"/>
        </w:rPr>
        <w:t xml:space="preserve">identity </w:t>
      </w:r>
      <w:r w:rsidR="000E3166" w:rsidRPr="000E3166">
        <w:rPr>
          <w:rFonts w:ascii="Arial" w:hAnsi="Arial" w:cs="Arial"/>
        </w:rPr>
        <w:t>information</w:t>
      </w:r>
      <w:r w:rsidR="00FE0317">
        <w:rPr>
          <w:rFonts w:ascii="Arial" w:hAnsi="Arial" w:cs="Arial"/>
        </w:rPr>
        <w:t xml:space="preserve"> at each social level, obtained by comparing original class labels to</w:t>
      </w:r>
      <w:r w:rsidR="00B636EE">
        <w:rPr>
          <w:rFonts w:ascii="Arial" w:hAnsi="Arial" w:cs="Arial"/>
        </w:rPr>
        <w:t xml:space="preserve"> k-means cluster</w:t>
      </w:r>
      <w:r w:rsidR="00FE0317">
        <w:rPr>
          <w:rFonts w:ascii="Arial" w:hAnsi="Arial" w:cs="Arial"/>
        </w:rPr>
        <w:t xml:space="preserve"> labels,</w:t>
      </w:r>
      <w:r w:rsidR="000E3166" w:rsidRPr="000E3166">
        <w:rPr>
          <w:rFonts w:ascii="Arial" w:hAnsi="Arial" w:cs="Arial"/>
        </w:rPr>
        <w:t xml:space="preserve"> varied with the amounts of information</w:t>
      </w:r>
      <w:r w:rsidR="00F5401C">
        <w:rPr>
          <w:rFonts w:ascii="Arial" w:hAnsi="Arial" w:cs="Arial"/>
        </w:rPr>
        <w:t xml:space="preserve"> </w:t>
      </w:r>
      <w:r w:rsidR="000E3166" w:rsidRPr="000E3166">
        <w:rPr>
          <w:rFonts w:ascii="Arial" w:hAnsi="Arial" w:cs="Arial"/>
        </w:rPr>
        <w:t>originally encoded</w:t>
      </w:r>
      <w:r w:rsidR="00B636EE">
        <w:rPr>
          <w:rFonts w:ascii="Arial" w:hAnsi="Arial" w:cs="Arial"/>
        </w:rPr>
        <w:t xml:space="preserve"> and </w:t>
      </w:r>
      <w:r w:rsidR="00F5401C">
        <w:rPr>
          <w:rFonts w:ascii="Arial" w:hAnsi="Arial" w:cs="Arial"/>
        </w:rPr>
        <w:t xml:space="preserve">simulated </w:t>
      </w:r>
      <w:r w:rsidR="00695CA1" w:rsidRPr="000E3166">
        <w:rPr>
          <w:rFonts w:ascii="Arial" w:hAnsi="Arial" w:cs="Arial"/>
        </w:rPr>
        <w:t>social condition</w:t>
      </w:r>
      <w:r w:rsidR="00B636EE">
        <w:rPr>
          <w:rFonts w:ascii="Arial" w:hAnsi="Arial" w:cs="Arial"/>
        </w:rPr>
        <w:t>s</w:t>
      </w:r>
      <w:r w:rsidR="00AB5569">
        <w:rPr>
          <w:rFonts w:ascii="Arial" w:hAnsi="Arial" w:cs="Arial"/>
        </w:rPr>
        <w:t xml:space="preserve"> expected to influence the distinctiveness of identity information</w:t>
      </w:r>
      <w:r w:rsidR="00695CA1" w:rsidRPr="000E3166">
        <w:rPr>
          <w:rFonts w:ascii="Arial" w:hAnsi="Arial" w:cs="Arial"/>
        </w:rPr>
        <w:t xml:space="preserve">. </w:t>
      </w:r>
      <w:r w:rsidR="00A519E0">
        <w:rPr>
          <w:rFonts w:ascii="Arial" w:hAnsi="Arial" w:cs="Arial"/>
        </w:rPr>
        <w:t>H</w:t>
      </w:r>
      <w:r w:rsidR="005E1FAB">
        <w:rPr>
          <w:rFonts w:ascii="Arial" w:hAnsi="Arial" w:cs="Arial"/>
        </w:rPr>
        <w:t>owever,</w:t>
      </w:r>
      <w:r w:rsidR="000E3166">
        <w:rPr>
          <w:rFonts w:ascii="Arial" w:hAnsi="Arial" w:cs="Arial"/>
        </w:rPr>
        <w:t xml:space="preserve"> </w:t>
      </w:r>
      <w:r w:rsidR="004D7412">
        <w:rPr>
          <w:rFonts w:ascii="Arial" w:hAnsi="Arial" w:cs="Arial"/>
        </w:rPr>
        <w:t xml:space="preserve">effect size calculations </w:t>
      </w:r>
      <w:r w:rsidR="00DB1C8D">
        <w:rPr>
          <w:rFonts w:ascii="Arial" w:hAnsi="Arial" w:cs="Arial"/>
        </w:rPr>
        <w:lastRenderedPageBreak/>
        <w:t>indicated</w:t>
      </w:r>
      <w:r w:rsidR="004D7412">
        <w:rPr>
          <w:rFonts w:ascii="Arial" w:hAnsi="Arial" w:cs="Arial"/>
        </w:rPr>
        <w:t xml:space="preserve"> that </w:t>
      </w:r>
      <w:r w:rsidR="000E3166">
        <w:rPr>
          <w:rFonts w:ascii="Arial" w:hAnsi="Arial" w:cs="Arial"/>
        </w:rPr>
        <w:t xml:space="preserve">both </w:t>
      </w:r>
      <w:r w:rsidR="0088378E">
        <w:rPr>
          <w:rFonts w:ascii="Arial" w:hAnsi="Arial" w:cs="Arial"/>
        </w:rPr>
        <w:t xml:space="preserve">analytical approaches </w:t>
      </w:r>
      <w:r w:rsidR="000E3166">
        <w:rPr>
          <w:rFonts w:ascii="Arial" w:hAnsi="Arial" w:cs="Arial"/>
        </w:rPr>
        <w:t xml:space="preserve">could </w:t>
      </w:r>
      <w:r w:rsidR="0088378E">
        <w:rPr>
          <w:rFonts w:ascii="Arial" w:hAnsi="Arial" w:cs="Arial"/>
        </w:rPr>
        <w:t>significantly</w:t>
      </w:r>
      <w:r w:rsidR="000E3166">
        <w:rPr>
          <w:rFonts w:ascii="Arial" w:hAnsi="Arial" w:cs="Arial"/>
        </w:rPr>
        <w:t xml:space="preserve"> detect the social level </w:t>
      </w:r>
      <w:r w:rsidR="001229BB">
        <w:rPr>
          <w:rFonts w:ascii="Arial" w:hAnsi="Arial" w:cs="Arial"/>
        </w:rPr>
        <w:t xml:space="preserve">at which we had encoded </w:t>
      </w:r>
      <w:r w:rsidR="000E3166">
        <w:rPr>
          <w:rFonts w:ascii="Arial" w:hAnsi="Arial" w:cs="Arial"/>
        </w:rPr>
        <w:t xml:space="preserve">the most </w:t>
      </w:r>
      <w:r w:rsidR="008E172D">
        <w:rPr>
          <w:rFonts w:ascii="Arial" w:hAnsi="Arial" w:cs="Arial"/>
        </w:rPr>
        <w:t xml:space="preserve">identity </w:t>
      </w:r>
      <w:r w:rsidR="000E3166">
        <w:rPr>
          <w:rFonts w:ascii="Arial" w:hAnsi="Arial" w:cs="Arial"/>
        </w:rPr>
        <w:t xml:space="preserve">information. </w:t>
      </w:r>
      <w:r w:rsidR="000E3166" w:rsidRPr="000E3166">
        <w:rPr>
          <w:rFonts w:ascii="Arial" w:hAnsi="Arial" w:cs="Arial"/>
        </w:rPr>
        <w:t xml:space="preserve">These findings are important for future computational </w:t>
      </w:r>
      <w:r w:rsidR="00024DFA">
        <w:rPr>
          <w:rFonts w:ascii="Arial" w:hAnsi="Arial" w:cs="Arial"/>
        </w:rPr>
        <w:t xml:space="preserve">and </w:t>
      </w:r>
      <w:r w:rsidR="00024DFA" w:rsidRPr="000E3166">
        <w:rPr>
          <w:rFonts w:ascii="Arial" w:hAnsi="Arial" w:cs="Arial"/>
        </w:rPr>
        <w:t xml:space="preserve">empirical </w:t>
      </w:r>
      <w:r w:rsidR="000E3166" w:rsidRPr="000E3166">
        <w:rPr>
          <w:rFonts w:ascii="Arial" w:hAnsi="Arial" w:cs="Arial"/>
        </w:rPr>
        <w:t>work on how learned vocal information encoding may facilitate social recognition</w:t>
      </w:r>
      <w:commentRangeStart w:id="7"/>
      <w:r w:rsidR="000E3166" w:rsidRPr="000E3166">
        <w:rPr>
          <w:rFonts w:ascii="Arial" w:hAnsi="Arial" w:cs="Arial"/>
        </w:rPr>
        <w:t>.</w:t>
      </w:r>
      <w:commentRangeEnd w:id="7"/>
      <w:r w:rsidR="00EE3852">
        <w:rPr>
          <w:rStyle w:val="CommentReference"/>
        </w:rPr>
        <w:commentReference w:id="7"/>
      </w:r>
    </w:p>
    <w:p w14:paraId="17A2812F" w14:textId="77777777" w:rsidR="007276E0" w:rsidRDefault="007276E0" w:rsidP="00F96896">
      <w:pPr>
        <w:spacing w:line="480" w:lineRule="auto"/>
        <w:rPr>
          <w:rFonts w:ascii="Arial" w:hAnsi="Arial" w:cs="Arial"/>
        </w:rPr>
      </w:pPr>
    </w:p>
    <w:p w14:paraId="70C7B440" w14:textId="3F9118A9" w:rsidR="00F96896" w:rsidRDefault="00F96896" w:rsidP="00F96896">
      <w:pPr>
        <w:spacing w:line="480" w:lineRule="auto"/>
        <w:rPr>
          <w:rFonts w:ascii="Arial" w:hAnsi="Arial" w:cs="Arial"/>
        </w:rPr>
      </w:pPr>
      <w:commentRangeStart w:id="8"/>
      <w:r>
        <w:rPr>
          <w:rFonts w:ascii="Arial" w:hAnsi="Arial" w:cs="Arial"/>
        </w:rPr>
        <w:t xml:space="preserve">Author Summary </w:t>
      </w:r>
      <w:commentRangeEnd w:id="8"/>
      <w:r>
        <w:rPr>
          <w:rStyle w:val="CommentReference"/>
        </w:rPr>
        <w:commentReference w:id="8"/>
      </w:r>
      <w:r w:rsidR="00311DAB">
        <w:rPr>
          <w:rFonts w:ascii="Arial" w:hAnsi="Arial" w:cs="Arial"/>
        </w:rPr>
        <w:t>(</w:t>
      </w:r>
      <w:r w:rsidR="00AD47C3">
        <w:rPr>
          <w:rFonts w:ascii="Arial" w:hAnsi="Arial" w:cs="Arial"/>
        </w:rPr>
        <w:t>191/</w:t>
      </w:r>
      <w:r w:rsidR="00311DAB">
        <w:rPr>
          <w:rFonts w:ascii="Arial" w:hAnsi="Arial" w:cs="Arial"/>
        </w:rPr>
        <w:t>200 words)</w:t>
      </w:r>
      <w:r w:rsidR="001A6AA7" w:rsidRPr="00CE6281">
        <w:rPr>
          <w:rFonts w:ascii="Arial" w:hAnsi="Arial" w:cs="Arial"/>
        </w:rPr>
        <w:t xml:space="preserve">: </w:t>
      </w:r>
    </w:p>
    <w:p w14:paraId="41F67765" w14:textId="68D7C283" w:rsidR="001A6AA7" w:rsidRPr="00CE6281" w:rsidRDefault="0046063E" w:rsidP="005E6FC3">
      <w:pPr>
        <w:spacing w:line="480" w:lineRule="auto"/>
        <w:rPr>
          <w:rFonts w:ascii="Arial" w:hAnsi="Arial" w:cs="Arial"/>
        </w:rPr>
      </w:pPr>
      <w:r>
        <w:rPr>
          <w:rFonts w:ascii="Arial" w:hAnsi="Arial" w:cs="Arial"/>
        </w:rPr>
        <w:t>Animals that modify their vocalizations through social learning</w:t>
      </w:r>
      <w:r w:rsidR="00AE2DFD">
        <w:rPr>
          <w:rFonts w:ascii="Arial" w:hAnsi="Arial" w:cs="Arial"/>
        </w:rPr>
        <w:t>, or “vocal learners”,</w:t>
      </w:r>
      <w:r>
        <w:rPr>
          <w:rFonts w:ascii="Arial" w:hAnsi="Arial" w:cs="Arial"/>
        </w:rPr>
        <w:t xml:space="preserve"> can </w:t>
      </w:r>
      <w:r w:rsidR="00575187">
        <w:rPr>
          <w:rFonts w:ascii="Arial" w:hAnsi="Arial" w:cs="Arial"/>
        </w:rPr>
        <w:t>also</w:t>
      </w:r>
      <w:r>
        <w:rPr>
          <w:rFonts w:ascii="Arial" w:hAnsi="Arial" w:cs="Arial"/>
        </w:rPr>
        <w:t xml:space="preserve"> </w:t>
      </w:r>
      <w:r w:rsidR="00732F2F">
        <w:rPr>
          <w:rFonts w:ascii="Arial" w:hAnsi="Arial" w:cs="Arial"/>
        </w:rPr>
        <w:t>transmit</w:t>
      </w:r>
      <w:r>
        <w:rPr>
          <w:rFonts w:ascii="Arial" w:hAnsi="Arial" w:cs="Arial"/>
        </w:rPr>
        <w:t xml:space="preserve"> diverse types of information about their identities. For instance, </w:t>
      </w:r>
      <w:r w:rsidR="00165B8A">
        <w:rPr>
          <w:rFonts w:ascii="Arial" w:hAnsi="Arial" w:cs="Arial"/>
        </w:rPr>
        <w:t xml:space="preserve">when an individual modifies the shape of their vocalization to sound </w:t>
      </w:r>
      <w:r w:rsidR="00A67B2D">
        <w:rPr>
          <w:rFonts w:ascii="Arial" w:hAnsi="Arial" w:cs="Arial"/>
        </w:rPr>
        <w:t xml:space="preserve">like </w:t>
      </w:r>
      <w:r w:rsidR="003E10C4">
        <w:rPr>
          <w:rFonts w:ascii="Arial" w:hAnsi="Arial" w:cs="Arial"/>
        </w:rPr>
        <w:t>their</w:t>
      </w:r>
      <w:r w:rsidR="00916DD4">
        <w:rPr>
          <w:rFonts w:ascii="Arial" w:hAnsi="Arial" w:cs="Arial"/>
        </w:rPr>
        <w:t xml:space="preserve"> social companions</w:t>
      </w:r>
      <w:r w:rsidR="00165B8A">
        <w:rPr>
          <w:rFonts w:ascii="Arial" w:hAnsi="Arial" w:cs="Arial"/>
        </w:rPr>
        <w:t xml:space="preserve">, this vocal convergence </w:t>
      </w:r>
      <w:r w:rsidR="00665D10">
        <w:rPr>
          <w:rFonts w:ascii="Arial" w:hAnsi="Arial" w:cs="Arial"/>
        </w:rPr>
        <w:t>can signify</w:t>
      </w:r>
      <w:r w:rsidR="0015061F">
        <w:rPr>
          <w:rFonts w:ascii="Arial" w:hAnsi="Arial" w:cs="Arial"/>
        </w:rPr>
        <w:t xml:space="preserve"> </w:t>
      </w:r>
      <w:r w:rsidR="00916DD4">
        <w:rPr>
          <w:rFonts w:ascii="Arial" w:hAnsi="Arial" w:cs="Arial"/>
        </w:rPr>
        <w:t>group membership</w:t>
      </w:r>
      <w:r w:rsidR="0015061F">
        <w:rPr>
          <w:rFonts w:ascii="Arial" w:hAnsi="Arial" w:cs="Arial"/>
        </w:rPr>
        <w:t xml:space="preserve">. </w:t>
      </w:r>
      <w:r w:rsidR="00B06AC4">
        <w:rPr>
          <w:rFonts w:ascii="Arial" w:hAnsi="Arial" w:cs="Arial"/>
        </w:rPr>
        <w:t>A</w:t>
      </w:r>
      <w:r w:rsidR="0015061F">
        <w:rPr>
          <w:rFonts w:ascii="Arial" w:hAnsi="Arial" w:cs="Arial"/>
        </w:rPr>
        <w:t xml:space="preserve">nimals </w:t>
      </w:r>
      <w:r w:rsidR="005E6FC3">
        <w:rPr>
          <w:rFonts w:ascii="Arial" w:hAnsi="Arial" w:cs="Arial"/>
        </w:rPr>
        <w:t xml:space="preserve">may also </w:t>
      </w:r>
      <w:r w:rsidR="00250001">
        <w:rPr>
          <w:rFonts w:ascii="Arial" w:hAnsi="Arial" w:cs="Arial"/>
        </w:rPr>
        <w:t>change</w:t>
      </w:r>
      <w:r w:rsidR="005E6FC3">
        <w:rPr>
          <w:rFonts w:ascii="Arial" w:hAnsi="Arial" w:cs="Arial"/>
        </w:rPr>
        <w:t xml:space="preserve"> their vocalizations to encode more than one type of identity information</w:t>
      </w:r>
      <w:r w:rsidR="001C6DD9">
        <w:rPr>
          <w:rFonts w:ascii="Arial" w:hAnsi="Arial" w:cs="Arial"/>
        </w:rPr>
        <w:t>,</w:t>
      </w:r>
      <w:r w:rsidR="006C2F80">
        <w:rPr>
          <w:rFonts w:ascii="Arial" w:hAnsi="Arial" w:cs="Arial"/>
        </w:rPr>
        <w:t xml:space="preserve"> such as group membership and unique individual identity.</w:t>
      </w:r>
      <w:r w:rsidR="000A671D">
        <w:rPr>
          <w:rFonts w:ascii="Arial" w:hAnsi="Arial" w:cs="Arial"/>
        </w:rPr>
        <w:t xml:space="preserve"> Detecting identity information</w:t>
      </w:r>
      <w:r w:rsidR="00954E34">
        <w:rPr>
          <w:rFonts w:ascii="Arial" w:hAnsi="Arial" w:cs="Arial"/>
        </w:rPr>
        <w:t xml:space="preserve"> </w:t>
      </w:r>
      <w:r w:rsidR="000A671D">
        <w:rPr>
          <w:rFonts w:ascii="Arial" w:hAnsi="Arial" w:cs="Arial"/>
        </w:rPr>
        <w:t xml:space="preserve">in learned vocalizations can help us better understand </w:t>
      </w:r>
      <w:r w:rsidR="00E97C9D">
        <w:rPr>
          <w:rFonts w:ascii="Arial" w:hAnsi="Arial" w:cs="Arial"/>
        </w:rPr>
        <w:t xml:space="preserve">why </w:t>
      </w:r>
      <w:r w:rsidR="00C77CD2">
        <w:rPr>
          <w:rFonts w:ascii="Arial" w:hAnsi="Arial" w:cs="Arial"/>
        </w:rPr>
        <w:t>vocal learning</w:t>
      </w:r>
      <w:r w:rsidR="00CC54A9">
        <w:rPr>
          <w:rFonts w:ascii="Arial" w:hAnsi="Arial" w:cs="Arial"/>
        </w:rPr>
        <w:t xml:space="preserve"> evolved across distantly related </w:t>
      </w:r>
      <w:r w:rsidR="00D63F43">
        <w:rPr>
          <w:rFonts w:ascii="Arial" w:hAnsi="Arial" w:cs="Arial"/>
        </w:rPr>
        <w:t xml:space="preserve">mammalian and avian </w:t>
      </w:r>
      <w:r w:rsidR="00647620">
        <w:rPr>
          <w:rFonts w:ascii="Arial" w:hAnsi="Arial" w:cs="Arial"/>
        </w:rPr>
        <w:t>species</w:t>
      </w:r>
      <w:r w:rsidR="00CC54A9">
        <w:rPr>
          <w:rFonts w:ascii="Arial" w:hAnsi="Arial" w:cs="Arial"/>
        </w:rPr>
        <w:t xml:space="preserve">, including </w:t>
      </w:r>
      <w:r w:rsidR="001476B9">
        <w:rPr>
          <w:rFonts w:ascii="Arial" w:hAnsi="Arial" w:cs="Arial"/>
        </w:rPr>
        <w:t>humans.</w:t>
      </w:r>
      <w:r w:rsidR="00F254C9">
        <w:rPr>
          <w:rFonts w:ascii="Arial" w:hAnsi="Arial" w:cs="Arial"/>
        </w:rPr>
        <w:t xml:space="preserve"> However,</w:t>
      </w:r>
      <w:r w:rsidR="00207C50">
        <w:rPr>
          <w:rFonts w:ascii="Arial" w:hAnsi="Arial" w:cs="Arial"/>
        </w:rPr>
        <w:t xml:space="preserve"> it remains difficult to know whether the </w:t>
      </w:r>
      <w:r w:rsidR="00200BEA">
        <w:rPr>
          <w:rFonts w:ascii="Arial" w:hAnsi="Arial" w:cs="Arial"/>
        </w:rPr>
        <w:t xml:space="preserve">field’s </w:t>
      </w:r>
      <w:r w:rsidR="00207C50">
        <w:rPr>
          <w:rFonts w:ascii="Arial" w:hAnsi="Arial" w:cs="Arial"/>
        </w:rPr>
        <w:t xml:space="preserve">quantitative tools </w:t>
      </w:r>
      <w:r w:rsidR="00AD4C23">
        <w:rPr>
          <w:rFonts w:ascii="Arial" w:hAnsi="Arial" w:cs="Arial"/>
        </w:rPr>
        <w:t xml:space="preserve">accurately </w:t>
      </w:r>
      <w:r w:rsidR="00207C50">
        <w:rPr>
          <w:rFonts w:ascii="Arial" w:hAnsi="Arial" w:cs="Arial"/>
        </w:rPr>
        <w:t>detect</w:t>
      </w:r>
      <w:r w:rsidR="00BB2B47">
        <w:rPr>
          <w:rFonts w:ascii="Arial" w:hAnsi="Arial" w:cs="Arial"/>
        </w:rPr>
        <w:t xml:space="preserve"> </w:t>
      </w:r>
      <w:r w:rsidR="00207C50">
        <w:rPr>
          <w:rFonts w:ascii="Arial" w:hAnsi="Arial" w:cs="Arial"/>
        </w:rPr>
        <w:t>identity information in animal vocalizations</w:t>
      </w:r>
      <w:r w:rsidR="00AD4C23">
        <w:rPr>
          <w:rFonts w:ascii="Arial" w:hAnsi="Arial" w:cs="Arial"/>
        </w:rPr>
        <w:t xml:space="preserve">. </w:t>
      </w:r>
      <w:r w:rsidR="00B24919">
        <w:rPr>
          <w:rFonts w:ascii="Arial" w:hAnsi="Arial" w:cs="Arial"/>
        </w:rPr>
        <w:t>Here, we developed a</w:t>
      </w:r>
      <w:r w:rsidR="00CC4219">
        <w:rPr>
          <w:rFonts w:ascii="Arial" w:hAnsi="Arial" w:cs="Arial"/>
        </w:rPr>
        <w:t xml:space="preserve"> pipeline to</w:t>
      </w:r>
      <w:r w:rsidR="00B24919">
        <w:rPr>
          <w:rFonts w:ascii="Arial" w:hAnsi="Arial" w:cs="Arial"/>
        </w:rPr>
        <w:t xml:space="preserve"> control group membership and individual identity</w:t>
      </w:r>
      <w:r w:rsidR="005E7D73">
        <w:rPr>
          <w:rFonts w:ascii="Arial" w:hAnsi="Arial" w:cs="Arial"/>
        </w:rPr>
        <w:t xml:space="preserve"> encod</w:t>
      </w:r>
      <w:r w:rsidR="00CC4219">
        <w:rPr>
          <w:rFonts w:ascii="Arial" w:hAnsi="Arial" w:cs="Arial"/>
        </w:rPr>
        <w:t>ing</w:t>
      </w:r>
      <w:r w:rsidR="005E7D73">
        <w:rPr>
          <w:rFonts w:ascii="Arial" w:hAnsi="Arial" w:cs="Arial"/>
        </w:rPr>
        <w:t xml:space="preserve"> </w:t>
      </w:r>
      <w:r w:rsidR="00B24919">
        <w:rPr>
          <w:rFonts w:ascii="Arial" w:hAnsi="Arial" w:cs="Arial"/>
        </w:rPr>
        <w:t>in</w:t>
      </w:r>
      <w:r w:rsidR="00CC4219">
        <w:rPr>
          <w:rFonts w:ascii="Arial" w:hAnsi="Arial" w:cs="Arial"/>
        </w:rPr>
        <w:t xml:space="preserve"> synthetic vocalizations</w:t>
      </w:r>
      <w:r w:rsidR="00DC7232">
        <w:rPr>
          <w:rFonts w:ascii="Arial" w:hAnsi="Arial" w:cs="Arial"/>
        </w:rPr>
        <w:t>. W</w:t>
      </w:r>
      <w:r w:rsidR="00331D2E">
        <w:rPr>
          <w:rFonts w:ascii="Arial" w:hAnsi="Arial" w:cs="Arial"/>
        </w:rPr>
        <w:t xml:space="preserve">e </w:t>
      </w:r>
      <w:r w:rsidR="00DC7232">
        <w:rPr>
          <w:rFonts w:ascii="Arial" w:hAnsi="Arial" w:cs="Arial"/>
        </w:rPr>
        <w:t xml:space="preserve">then </w:t>
      </w:r>
      <w:r w:rsidR="00331D2E">
        <w:rPr>
          <w:rFonts w:ascii="Arial" w:hAnsi="Arial" w:cs="Arial"/>
        </w:rPr>
        <w:t>used simulation experiments</w:t>
      </w:r>
      <w:r w:rsidR="00EC0D90">
        <w:rPr>
          <w:rFonts w:ascii="Arial" w:hAnsi="Arial" w:cs="Arial"/>
        </w:rPr>
        <w:t xml:space="preserve"> </w:t>
      </w:r>
      <w:r w:rsidR="00331D2E">
        <w:rPr>
          <w:rFonts w:ascii="Arial" w:hAnsi="Arial" w:cs="Arial"/>
        </w:rPr>
        <w:t>to</w:t>
      </w:r>
      <w:r w:rsidR="00EC0D90">
        <w:rPr>
          <w:rFonts w:ascii="Arial" w:hAnsi="Arial" w:cs="Arial"/>
        </w:rPr>
        <w:t xml:space="preserve"> test how well our field’s quantitative tools c</w:t>
      </w:r>
      <w:r w:rsidR="00331D2E">
        <w:rPr>
          <w:rFonts w:ascii="Arial" w:hAnsi="Arial" w:cs="Arial"/>
        </w:rPr>
        <w:t>ould</w:t>
      </w:r>
      <w:r w:rsidR="00EC0D90">
        <w:rPr>
          <w:rFonts w:ascii="Arial" w:hAnsi="Arial" w:cs="Arial"/>
        </w:rPr>
        <w:t xml:space="preserve"> detect known identity information</w:t>
      </w:r>
      <w:r w:rsidR="007B5E23">
        <w:rPr>
          <w:rFonts w:ascii="Arial" w:hAnsi="Arial" w:cs="Arial"/>
        </w:rPr>
        <w:t xml:space="preserve"> in these synthetic vocalizations</w:t>
      </w:r>
      <w:r w:rsidR="00EC0D90">
        <w:rPr>
          <w:rFonts w:ascii="Arial" w:hAnsi="Arial" w:cs="Arial"/>
        </w:rPr>
        <w:t>.</w:t>
      </w:r>
      <w:r w:rsidR="00BD6D71">
        <w:rPr>
          <w:rFonts w:ascii="Arial" w:hAnsi="Arial" w:cs="Arial"/>
        </w:rPr>
        <w:t xml:space="preserve"> Our simulation results </w:t>
      </w:r>
      <w:r w:rsidR="00813456">
        <w:rPr>
          <w:rFonts w:ascii="Arial" w:hAnsi="Arial" w:cs="Arial"/>
        </w:rPr>
        <w:t>s</w:t>
      </w:r>
      <w:r w:rsidR="00035E18">
        <w:rPr>
          <w:rFonts w:ascii="Arial" w:hAnsi="Arial" w:cs="Arial"/>
        </w:rPr>
        <w:t>how</w:t>
      </w:r>
      <w:r w:rsidR="00BD6D71">
        <w:rPr>
          <w:rFonts w:ascii="Arial" w:hAnsi="Arial" w:cs="Arial"/>
        </w:rPr>
        <w:t xml:space="preserve"> that the field’s quantitative tools can accurately detect </w:t>
      </w:r>
      <w:r w:rsidR="00EB5999">
        <w:rPr>
          <w:rFonts w:ascii="Arial" w:hAnsi="Arial" w:cs="Arial"/>
        </w:rPr>
        <w:t xml:space="preserve">the </w:t>
      </w:r>
      <w:r w:rsidR="0027686A">
        <w:rPr>
          <w:rFonts w:ascii="Arial" w:hAnsi="Arial" w:cs="Arial"/>
        </w:rPr>
        <w:t xml:space="preserve">type of identity with </w:t>
      </w:r>
      <w:r w:rsidR="00510C99">
        <w:rPr>
          <w:rFonts w:ascii="Arial" w:hAnsi="Arial" w:cs="Arial"/>
        </w:rPr>
        <w:t xml:space="preserve">the </w:t>
      </w:r>
      <w:r w:rsidR="00EB5999">
        <w:rPr>
          <w:rFonts w:ascii="Arial" w:hAnsi="Arial" w:cs="Arial"/>
        </w:rPr>
        <w:t xml:space="preserve">greatest amount of information </w:t>
      </w:r>
      <w:r w:rsidR="00A50894">
        <w:rPr>
          <w:rFonts w:ascii="Arial" w:hAnsi="Arial" w:cs="Arial"/>
        </w:rPr>
        <w:t>encoded</w:t>
      </w:r>
      <w:r w:rsidR="0040776C">
        <w:rPr>
          <w:rFonts w:ascii="Arial" w:hAnsi="Arial" w:cs="Arial"/>
        </w:rPr>
        <w:t>.</w:t>
      </w:r>
      <w:r w:rsidR="00BD6D71">
        <w:rPr>
          <w:rFonts w:ascii="Arial" w:hAnsi="Arial" w:cs="Arial"/>
        </w:rPr>
        <w:t xml:space="preserve"> </w:t>
      </w:r>
      <w:r w:rsidR="0068315C">
        <w:rPr>
          <w:rFonts w:ascii="Arial" w:hAnsi="Arial" w:cs="Arial"/>
        </w:rPr>
        <w:t>These findings can help guide</w:t>
      </w:r>
      <w:r w:rsidR="00BD6D71">
        <w:rPr>
          <w:rFonts w:ascii="Arial" w:hAnsi="Arial" w:cs="Arial"/>
        </w:rPr>
        <w:t xml:space="preserve"> future computational and empirical research on</w:t>
      </w:r>
      <w:r w:rsidR="009547DE">
        <w:rPr>
          <w:rFonts w:ascii="Arial" w:hAnsi="Arial" w:cs="Arial"/>
        </w:rPr>
        <w:t xml:space="preserve"> identity</w:t>
      </w:r>
      <w:r w:rsidR="00BD6D71">
        <w:rPr>
          <w:rFonts w:ascii="Arial" w:hAnsi="Arial" w:cs="Arial"/>
        </w:rPr>
        <w:t xml:space="preserve"> information encoding and detection</w:t>
      </w:r>
      <w:r w:rsidR="009547DE">
        <w:rPr>
          <w:rFonts w:ascii="Arial" w:hAnsi="Arial" w:cs="Arial"/>
        </w:rPr>
        <w:t xml:space="preserve"> across diverse</w:t>
      </w:r>
      <w:r w:rsidR="00BD6D71">
        <w:rPr>
          <w:rFonts w:ascii="Arial" w:hAnsi="Arial" w:cs="Arial"/>
        </w:rPr>
        <w:t xml:space="preserve"> animal </w:t>
      </w:r>
      <w:r w:rsidR="009547DE">
        <w:rPr>
          <w:rFonts w:ascii="Arial" w:hAnsi="Arial" w:cs="Arial"/>
        </w:rPr>
        <w:t>species</w:t>
      </w:r>
      <w:commentRangeStart w:id="9"/>
      <w:r w:rsidR="00BD6D71">
        <w:rPr>
          <w:rFonts w:ascii="Arial" w:hAnsi="Arial" w:cs="Arial"/>
        </w:rPr>
        <w:t>.</w:t>
      </w:r>
      <w:commentRangeEnd w:id="9"/>
      <w:r w:rsidR="00EE3852">
        <w:rPr>
          <w:rStyle w:val="CommentReference"/>
        </w:rPr>
        <w:commentReference w:id="9"/>
      </w:r>
    </w:p>
    <w:p w14:paraId="67F6006A" w14:textId="77777777" w:rsidR="001A6AA7" w:rsidRPr="00CE6281" w:rsidRDefault="001A6AA7" w:rsidP="00F96896">
      <w:pPr>
        <w:spacing w:line="480" w:lineRule="auto"/>
        <w:rPr>
          <w:rFonts w:ascii="Arial" w:hAnsi="Arial" w:cs="Arial"/>
        </w:rPr>
      </w:pPr>
    </w:p>
    <w:p w14:paraId="67B86BCC" w14:textId="678A6F0F" w:rsidR="001A6AA7" w:rsidRDefault="001A6AA7" w:rsidP="00DB1BE9">
      <w:pPr>
        <w:spacing w:line="480" w:lineRule="auto"/>
        <w:rPr>
          <w:rFonts w:ascii="Arial" w:hAnsi="Arial" w:cs="Arial"/>
        </w:rPr>
      </w:pPr>
      <w:r w:rsidRPr="00CE6281">
        <w:rPr>
          <w:rFonts w:ascii="Arial" w:hAnsi="Arial" w:cs="Arial"/>
        </w:rPr>
        <w:br w:type="page"/>
      </w:r>
      <w:commentRangeStart w:id="10"/>
      <w:commentRangeStart w:id="11"/>
      <w:commentRangeStart w:id="12"/>
      <w:r w:rsidRPr="00115209">
        <w:rPr>
          <w:rFonts w:ascii="Arial" w:hAnsi="Arial" w:cs="Arial"/>
          <w:b/>
        </w:rPr>
        <w:lastRenderedPageBreak/>
        <w:t>Introduction</w:t>
      </w:r>
      <w:commentRangeEnd w:id="10"/>
      <w:r w:rsidR="005B701B">
        <w:rPr>
          <w:rStyle w:val="CommentReference"/>
        </w:rPr>
        <w:commentReference w:id="10"/>
      </w:r>
      <w:commentRangeEnd w:id="11"/>
      <w:r w:rsidR="00B7433C">
        <w:rPr>
          <w:rStyle w:val="CommentReference"/>
        </w:rPr>
        <w:commentReference w:id="11"/>
      </w:r>
      <w:commentRangeEnd w:id="12"/>
      <w:r w:rsidR="008321AB">
        <w:rPr>
          <w:rStyle w:val="CommentReference"/>
        </w:rPr>
        <w:commentReference w:id="12"/>
      </w:r>
      <w:r w:rsidR="002B6ADF">
        <w:rPr>
          <w:rFonts w:ascii="Arial" w:hAnsi="Arial" w:cs="Arial"/>
        </w:rPr>
        <w:t>:</w:t>
      </w:r>
    </w:p>
    <w:p w14:paraId="432DBC0B" w14:textId="60CB16A9" w:rsidR="006D46B4" w:rsidRDefault="00E223E4" w:rsidP="005E5509">
      <w:pPr>
        <w:spacing w:line="480" w:lineRule="auto"/>
        <w:rPr>
          <w:rFonts w:ascii="Arial" w:hAnsi="Arial" w:cs="Arial"/>
        </w:rPr>
      </w:pPr>
      <w:r>
        <w:rPr>
          <w:rFonts w:ascii="Arial" w:hAnsi="Arial" w:cs="Arial"/>
        </w:rPr>
        <w:t>Flexible information encoding by v</w:t>
      </w:r>
      <w:r w:rsidR="007C00D0">
        <w:rPr>
          <w:rFonts w:ascii="Arial" w:hAnsi="Arial" w:cs="Arial"/>
        </w:rPr>
        <w:t xml:space="preserve">ocal </w:t>
      </w:r>
      <w:r w:rsidR="00223FBB">
        <w:rPr>
          <w:rFonts w:ascii="Arial" w:hAnsi="Arial" w:cs="Arial"/>
        </w:rPr>
        <w:t xml:space="preserve">production </w:t>
      </w:r>
      <w:r w:rsidR="007C00D0">
        <w:rPr>
          <w:rFonts w:ascii="Arial" w:hAnsi="Arial" w:cs="Arial"/>
        </w:rPr>
        <w:t xml:space="preserve">learning </w:t>
      </w:r>
      <w:r w:rsidR="00223FBB">
        <w:rPr>
          <w:rFonts w:ascii="Arial" w:hAnsi="Arial" w:cs="Arial"/>
        </w:rPr>
        <w:t xml:space="preserve">may </w:t>
      </w:r>
      <w:r w:rsidR="00CA345D">
        <w:rPr>
          <w:rFonts w:ascii="Arial" w:hAnsi="Arial" w:cs="Arial"/>
        </w:rPr>
        <w:t xml:space="preserve">be </w:t>
      </w:r>
      <w:r w:rsidR="007C00D0">
        <w:rPr>
          <w:rFonts w:ascii="Arial" w:hAnsi="Arial" w:cs="Arial"/>
        </w:rPr>
        <w:t xml:space="preserve">a solution to navigate complex social environments </w:t>
      </w:r>
      <w:r w:rsidR="004773C4">
        <w:rPr>
          <w:rFonts w:ascii="Arial" w:hAnsi="Arial" w:cs="Arial"/>
        </w:rPr>
        <w:t xml:space="preserve">when tracking social affiliates </w:t>
      </w:r>
      <w:commentRangeStart w:id="13"/>
      <w:r w:rsidR="004773C4">
        <w:rPr>
          <w:rFonts w:ascii="Arial" w:hAnsi="Arial" w:cs="Arial"/>
        </w:rPr>
        <w:t>is important for reproduction and survival</w:t>
      </w:r>
      <w:commentRangeEnd w:id="13"/>
      <w:r w:rsidR="00953D5F">
        <w:rPr>
          <w:rStyle w:val="CommentReference"/>
        </w:rPr>
        <w:commentReference w:id="13"/>
      </w:r>
      <w:r w:rsidR="004773C4">
        <w:rPr>
          <w:rFonts w:ascii="Arial" w:hAnsi="Arial" w:cs="Arial"/>
        </w:rPr>
        <w:t xml:space="preserve"> </w:t>
      </w:r>
      <w:r w:rsidR="009C417F">
        <w:rPr>
          <w:rFonts w:ascii="Arial" w:hAnsi="Arial" w:cs="Arial"/>
        </w:rPr>
        <w:fldChar w:fldCharType="begin"/>
      </w:r>
      <w:r w:rsidR="00F07E83">
        <w:rPr>
          <w:rFonts w:ascii="Arial" w:hAnsi="Arial" w:cs="Arial"/>
        </w:rPr>
        <w:instrText xml:space="preserve"> ADDIN ZOTERO_ITEM CSL_CITATION {"citationID":"QDLeyOnC","properties":{"formattedCitation":"(1\\uc0\\u8211{}3)","plainCitation":"(1–3)","noteIndex":0},"citationItems":[{"id":2644,"uris":["http://zotero.org/groups/5786507/items/52VSTK8F"],"itemData":{"id":2644,"type":"article-journal","abstract":"The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Tecumseh"}],"issued":{"date-parts":[["2021",9,6]]}}},{"id":2642,"uris":["http://zotero.org/groups/5786507/items/V3B289AB"],"itemData":{"id":2642,"type":"article-journal","abstract":"Vocal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A"}],"issued":{"date-parts":[["2014",10,1]]}}},{"id":2641,"uris":["http://zotero.org/groups/5786507/items/UDE4QNQH"],"itemData":{"id":2641,"type":"article-journal","abstract":"Learned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DB1BE9" w:rsidRPr="00DB1BE9">
        <w:rPr>
          <w:rFonts w:ascii="Arial" w:hAnsi="Arial" w:cs="Arial"/>
          <w:kern w:val="0"/>
        </w:rPr>
        <w:t>(1–3)</w:t>
      </w:r>
      <w:r w:rsidR="009C417F">
        <w:rPr>
          <w:rFonts w:ascii="Arial" w:hAnsi="Arial" w:cs="Arial"/>
        </w:rPr>
        <w:fldChar w:fldCharType="end"/>
      </w:r>
      <w:r w:rsidR="007C00D0">
        <w:rPr>
          <w:rFonts w:ascii="Arial" w:hAnsi="Arial" w:cs="Arial"/>
        </w:rPr>
        <w:t xml:space="preserve">. </w:t>
      </w:r>
      <w:r w:rsidR="0065387C">
        <w:rPr>
          <w:rFonts w:ascii="Arial" w:hAnsi="Arial" w:cs="Arial"/>
        </w:rPr>
        <w:t xml:space="preserve">Species capable of vocal learning </w:t>
      </w:r>
      <w:r w:rsidR="00462CB8">
        <w:rPr>
          <w:rFonts w:ascii="Arial" w:hAnsi="Arial" w:cs="Arial"/>
        </w:rPr>
        <w:t>can encode grou</w:t>
      </w:r>
      <w:r w:rsidR="00017D90">
        <w:rPr>
          <w:rFonts w:ascii="Arial" w:hAnsi="Arial" w:cs="Arial"/>
        </w:rPr>
        <w:t>p</w:t>
      </w:r>
      <w:r w:rsidR="00462CB8">
        <w:rPr>
          <w:rFonts w:ascii="Arial" w:hAnsi="Arial" w:cs="Arial"/>
        </w:rPr>
        <w:t xml:space="preserve"> </w:t>
      </w:r>
      <w:r w:rsidR="00017D90">
        <w:rPr>
          <w:rFonts w:ascii="Arial" w:hAnsi="Arial" w:cs="Arial"/>
        </w:rPr>
        <w:t xml:space="preserve">or individual-level </w:t>
      </w:r>
      <w:r w:rsidR="00462CB8">
        <w:rPr>
          <w:rFonts w:ascii="Arial" w:hAnsi="Arial" w:cs="Arial"/>
        </w:rPr>
        <w:t xml:space="preserve">information </w:t>
      </w:r>
      <w:r w:rsidR="00FB412C">
        <w:rPr>
          <w:rFonts w:ascii="Arial" w:hAnsi="Arial" w:cs="Arial"/>
        </w:rPr>
        <w:t xml:space="preserve">in learned vocalizations </w:t>
      </w:r>
      <w:r w:rsidR="00B9424E">
        <w:rPr>
          <w:rFonts w:ascii="Arial" w:hAnsi="Arial" w:cs="Arial"/>
        </w:rPr>
        <w:t>by</w:t>
      </w:r>
      <w:r w:rsidR="00462CB8">
        <w:rPr>
          <w:rFonts w:ascii="Arial" w:hAnsi="Arial" w:cs="Arial"/>
        </w:rPr>
        <w:t xml:space="preserve"> </w:t>
      </w:r>
      <w:r w:rsidR="00B9424E">
        <w:rPr>
          <w:rFonts w:ascii="Arial" w:hAnsi="Arial" w:cs="Arial"/>
        </w:rPr>
        <w:t>converging on</w:t>
      </w:r>
      <w:r w:rsidR="00462CB8">
        <w:rPr>
          <w:rFonts w:ascii="Arial" w:hAnsi="Arial" w:cs="Arial"/>
        </w:rPr>
        <w:t xml:space="preserve"> </w:t>
      </w:r>
      <w:r>
        <w:rPr>
          <w:rFonts w:ascii="Arial" w:hAnsi="Arial" w:cs="Arial"/>
        </w:rPr>
        <w:t xml:space="preserve">vocal structures </w:t>
      </w:r>
      <w:r w:rsidR="00B9424E">
        <w:rPr>
          <w:rFonts w:ascii="Arial" w:hAnsi="Arial" w:cs="Arial"/>
        </w:rPr>
        <w:t>shared with</w:t>
      </w:r>
      <w:r w:rsidR="00462CB8">
        <w:rPr>
          <w:rFonts w:ascii="Arial" w:hAnsi="Arial" w:cs="Arial"/>
        </w:rPr>
        <w:t xml:space="preserve"> social affiliates</w:t>
      </w:r>
      <w:r w:rsidR="00B9424E">
        <w:rPr>
          <w:rFonts w:ascii="Arial" w:hAnsi="Arial" w:cs="Arial"/>
        </w:rPr>
        <w:t xml:space="preserve">, or by </w:t>
      </w:r>
      <w:r>
        <w:rPr>
          <w:rFonts w:ascii="Arial" w:hAnsi="Arial" w:cs="Arial"/>
        </w:rPr>
        <w:t>producing</w:t>
      </w:r>
      <w:r w:rsidR="00B9424E">
        <w:rPr>
          <w:rFonts w:ascii="Arial" w:hAnsi="Arial" w:cs="Arial"/>
        </w:rPr>
        <w:t xml:space="preserve"> </w:t>
      </w:r>
      <w:r>
        <w:rPr>
          <w:rFonts w:ascii="Arial" w:hAnsi="Arial" w:cs="Arial"/>
        </w:rPr>
        <w:t xml:space="preserve">vocalizations that are </w:t>
      </w:r>
      <w:r w:rsidR="00B9424E">
        <w:rPr>
          <w:rFonts w:ascii="Arial" w:hAnsi="Arial" w:cs="Arial"/>
        </w:rPr>
        <w:t xml:space="preserve">individually distinctive </w:t>
      </w:r>
      <w:r>
        <w:rPr>
          <w:rFonts w:ascii="Arial" w:hAnsi="Arial" w:cs="Arial"/>
        </w:rPr>
        <w:t>within their social group(s)</w:t>
      </w:r>
      <w:r w:rsidR="0068580A">
        <w:rPr>
          <w:rFonts w:ascii="Arial" w:hAnsi="Arial" w:cs="Arial"/>
        </w:rPr>
        <w:t xml:space="preserve"> </w:t>
      </w:r>
      <w:r w:rsidR="0068580A">
        <w:rPr>
          <w:rFonts w:ascii="Arial" w:hAnsi="Arial" w:cs="Arial"/>
        </w:rPr>
        <w:fldChar w:fldCharType="begin"/>
      </w:r>
      <w:r w:rsidR="00F07E83">
        <w:rPr>
          <w:rFonts w:ascii="Arial" w:hAnsi="Arial" w:cs="Arial"/>
        </w:rPr>
        <w:instrText xml:space="preserve"> ADDIN ZOTERO_ITEM CSL_CITATION {"citationID":"vSYj7bri","properties":{"formattedCitation":"(1\\uc0\\u8211{}4)","plainCitation":"(1–4)","noteIndex":0},"citationItems":[{"id":2644,"uris":["http://zotero.org/groups/5786507/items/52VSTK8F"],"itemData":{"id":2644,"type":"article-journal","abstract":"The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Tecumseh"}],"issued":{"date-parts":[["2021",9,6]]}}},{"id":2642,"uris":["http://zotero.org/groups/5786507/items/V3B289AB"],"itemData":{"id":2642,"type":"article-journal","abstract":"Vocal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A"}],"issued":{"date-parts":[["2014",10,1]]}}},{"id":2641,"uris":["http://zotero.org/groups/5786507/items/UDE4QNQH"],"itemData":{"id":2641,"type":"article-journal","abstract":"Learned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F."}],"issued":{"date-parts":[["2016",10,1]]}}},{"id":2615,"uris":["http://zotero.org/groups/5786507/items/PMHBWC4S"],"itemData":{"id":2615,"type":"article-journal","abstract":"Vocal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68580A">
        <w:rPr>
          <w:rFonts w:ascii="Arial" w:hAnsi="Arial" w:cs="Arial"/>
        </w:rPr>
        <w:fldChar w:fldCharType="separate"/>
      </w:r>
      <w:r w:rsidR="00A14910" w:rsidRPr="00A14910">
        <w:rPr>
          <w:rFonts w:ascii="Arial" w:hAnsi="Arial" w:cs="Arial"/>
          <w:kern w:val="0"/>
        </w:rPr>
        <w:t>(1–4)</w:t>
      </w:r>
      <w:r w:rsidR="0068580A">
        <w:rPr>
          <w:rFonts w:ascii="Arial" w:hAnsi="Arial" w:cs="Arial"/>
        </w:rPr>
        <w:fldChar w:fldCharType="end"/>
      </w:r>
      <w:r w:rsidR="006D46B4">
        <w:rPr>
          <w:rFonts w:ascii="Arial" w:hAnsi="Arial" w:cs="Arial"/>
        </w:rPr>
        <w:t xml:space="preserve">. Group or individually-specific learned vocalizations can facilitate recognition of unique individuals and familiar conspecifics </w:t>
      </w:r>
      <w:r w:rsidR="006D46B4">
        <w:rPr>
          <w:rFonts w:ascii="Arial" w:hAnsi="Arial" w:cs="Arial"/>
        </w:rPr>
        <w:fldChar w:fldCharType="begin"/>
      </w:r>
      <w:r w:rsidR="00F07E83">
        <w:rPr>
          <w:rFonts w:ascii="Arial" w:hAnsi="Arial" w:cs="Arial"/>
        </w:rPr>
        <w:instrText xml:space="preserve"> ADDIN ZOTERO_ITEM CSL_CITATION {"citationID":"HivCqW0r","properties":{"formattedCitation":"(5\\uc0\\u8211{}9)","plainCitation":"(5–9)","noteIndex":0},"citationItems":[{"id":2637,"uris":["http://zotero.org/groups/5786507/items/M5RQLYC2"],"itemData":{"id":2637,"type":"article-journal","abstract":"Contact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W."}],"issued":{"date-parts":[["2011",1,1]]}}},{"id":2619,"uris":["http://zotero.org/groups/5786507/items/JNKBUUG2"],"itemData":{"id":2619,"type":"article-journal","container-title":"PNAS","issue":"21","page":"8293-8297","title":"Signature whistle shape conveys identity information to bottlenose dolphins","volume":"103","author":[{"family":"Janik","given":"Vincent M."},{"family":"Sayigh","given":"L.S."},{"family":"Wells","given":"R.S."}],"issued":{"date-parts":[["2006"]]}}},{"id":2618,"uris":["http://zotero.org/groups/5786507/items/8JR8VHHB"],"itemData":{"id":2618,"type":"article-journal","abstract":"Bottlenose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S."}],"issued":{"date-parts":[["2013",6,1]]}}},{"id":2612,"uris":["http://zotero.org/groups/5786507/items/CYI2BRGH"],"itemData":{"id":2612,"type":"article-journal","abstract":"This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F."}],"issued":{"date-parts":[["1996"]]}}},{"id":2617,"uris":["http://zotero.org/groups/5786507/items/GFB74DY6"],"itemData":{"id":2617,"type":"article-journal","abstract":"While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6D46B4">
        <w:rPr>
          <w:rFonts w:ascii="Arial" w:hAnsi="Arial" w:cs="Arial"/>
        </w:rPr>
        <w:fldChar w:fldCharType="separate"/>
      </w:r>
      <w:r w:rsidR="0054489D" w:rsidRPr="0054489D">
        <w:rPr>
          <w:rFonts w:ascii="Arial" w:hAnsi="Arial" w:cs="Arial"/>
          <w:kern w:val="0"/>
        </w:rPr>
        <w:t>(5–9)</w:t>
      </w:r>
      <w:r w:rsidR="006D46B4">
        <w:rPr>
          <w:rFonts w:ascii="Arial" w:hAnsi="Arial" w:cs="Arial"/>
        </w:rPr>
        <w:fldChar w:fldCharType="end"/>
      </w:r>
      <w:commentRangeStart w:id="14"/>
      <w:commentRangeEnd w:id="14"/>
      <w:r w:rsidR="006D46B4">
        <w:rPr>
          <w:rStyle w:val="CommentReference"/>
        </w:rPr>
        <w:commentReference w:id="14"/>
      </w:r>
      <w:r w:rsidR="00462CB8">
        <w:rPr>
          <w:rFonts w:ascii="Arial" w:hAnsi="Arial" w:cs="Arial"/>
        </w:rPr>
        <w:t xml:space="preserve">. </w:t>
      </w:r>
      <w:r w:rsidR="005D727A">
        <w:rPr>
          <w:rFonts w:ascii="Arial" w:hAnsi="Arial" w:cs="Arial"/>
        </w:rPr>
        <w:t>Vocal learners</w:t>
      </w:r>
      <w:r w:rsidR="00B5478B" w:rsidRPr="00B5478B">
        <w:rPr>
          <w:rFonts w:ascii="Arial" w:hAnsi="Arial" w:cs="Arial"/>
        </w:rPr>
        <w:t xml:space="preserve"> can also encode multiple types of information in </w:t>
      </w:r>
      <w:r w:rsidR="00A6352C">
        <w:rPr>
          <w:rFonts w:ascii="Arial" w:hAnsi="Arial" w:cs="Arial"/>
        </w:rPr>
        <w:t xml:space="preserve">a single </w:t>
      </w:r>
      <w:r w:rsidR="00B5478B" w:rsidRPr="00B5478B">
        <w:rPr>
          <w:rFonts w:ascii="Arial" w:hAnsi="Arial" w:cs="Arial"/>
        </w:rPr>
        <w:t xml:space="preserve">vocalization, </w:t>
      </w:r>
      <w:r w:rsidR="00A6352C">
        <w:rPr>
          <w:rFonts w:ascii="Arial" w:hAnsi="Arial" w:cs="Arial"/>
        </w:rPr>
        <w:t>producing</w:t>
      </w:r>
      <w:r w:rsidR="00810EAC">
        <w:rPr>
          <w:rFonts w:ascii="Arial" w:hAnsi="Arial" w:cs="Arial"/>
        </w:rPr>
        <w:t xml:space="preserve"> complex patterns of</w:t>
      </w:r>
      <w:r w:rsidR="00B5478B" w:rsidRPr="00B5478B">
        <w:rPr>
          <w:rFonts w:ascii="Arial" w:hAnsi="Arial" w:cs="Arial"/>
        </w:rPr>
        <w:t xml:space="preserve"> </w:t>
      </w:r>
      <w:commentRangeStart w:id="15"/>
      <w:r w:rsidR="00B5478B" w:rsidRPr="00B5478B">
        <w:rPr>
          <w:rFonts w:ascii="Arial" w:hAnsi="Arial" w:cs="Arial"/>
        </w:rPr>
        <w:t>“hierarchical mapping”</w:t>
      </w:r>
      <w:commentRangeEnd w:id="15"/>
      <w:r w:rsidR="00953D5F">
        <w:rPr>
          <w:rStyle w:val="CommentReference"/>
        </w:rPr>
        <w:commentReference w:id="15"/>
      </w:r>
      <w:r w:rsidR="00B5478B" w:rsidRPr="00B5478B">
        <w:rPr>
          <w:rFonts w:ascii="Arial" w:hAnsi="Arial" w:cs="Arial"/>
        </w:rPr>
        <w:t xml:space="preserve"> </w:t>
      </w:r>
      <w:r w:rsidR="00A6352C">
        <w:rPr>
          <w:rFonts w:ascii="Arial" w:hAnsi="Arial" w:cs="Arial"/>
        </w:rPr>
        <w:t xml:space="preserve">of information over </w:t>
      </w:r>
      <w:r w:rsidR="00E45948">
        <w:rPr>
          <w:rFonts w:ascii="Arial" w:hAnsi="Arial" w:cs="Arial"/>
        </w:rPr>
        <w:t xml:space="preserve">different </w:t>
      </w:r>
      <w:r w:rsidR="00A6352C">
        <w:rPr>
          <w:rFonts w:ascii="Arial" w:hAnsi="Arial" w:cs="Arial"/>
        </w:rPr>
        <w:t>social levels</w:t>
      </w:r>
      <w:r w:rsidR="002C0E8D">
        <w:rPr>
          <w:rFonts w:ascii="Arial" w:hAnsi="Arial" w:cs="Arial"/>
        </w:rPr>
        <w:t xml:space="preserve"> </w:t>
      </w:r>
      <w:commentRangeStart w:id="16"/>
      <w:r w:rsidR="00B5478B" w:rsidRPr="00B5478B">
        <w:rPr>
          <w:rFonts w:ascii="Arial" w:hAnsi="Arial" w:cs="Arial"/>
        </w:rPr>
        <w:fldChar w:fldCharType="begin"/>
      </w:r>
      <w:r w:rsidR="00F07E83">
        <w:rPr>
          <w:rFonts w:ascii="Arial" w:hAnsi="Arial" w:cs="Arial"/>
        </w:rPr>
        <w:instrText xml:space="preserve"> ADDIN ZOTERO_ITEM CSL_CITATION {"citationID":"pSuBAH10","properties":{"formattedCitation":"(10)","plainCitation":"(10)","noteIndex":0},"citationItems":[{"id":2611,"uris":["http://zotero.org/groups/5786507/items/5EL8H9XA"],"itemData":{"id":2611,"type":"book","edition":"1","event-place":"Sunderland,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rPr>
        <w:t>(10)</w:t>
      </w:r>
      <w:r w:rsidR="00B5478B" w:rsidRPr="00B5478B">
        <w:rPr>
          <w:rFonts w:ascii="Arial" w:hAnsi="Arial" w:cs="Arial"/>
        </w:rPr>
        <w:fldChar w:fldCharType="end"/>
      </w:r>
      <w:commentRangeEnd w:id="16"/>
      <w:r w:rsidR="008B13D4">
        <w:rPr>
          <w:rStyle w:val="CommentReference"/>
        </w:rPr>
        <w:commentReference w:id="16"/>
      </w:r>
      <w:r w:rsidR="00B5478B" w:rsidRPr="00B5478B">
        <w:rPr>
          <w:rFonts w:ascii="Arial" w:hAnsi="Arial" w:cs="Arial"/>
        </w:rPr>
        <w:t>. For instance, killer whales (</w:t>
      </w:r>
      <w:r w:rsidR="00B5478B" w:rsidRPr="00B5478B">
        <w:rPr>
          <w:rFonts w:ascii="Arial" w:hAnsi="Arial" w:cs="Arial"/>
          <w:i/>
          <w:iCs/>
        </w:rPr>
        <w:t>Orcinus orca</w:t>
      </w:r>
      <w:r w:rsidR="00B5478B" w:rsidRPr="00B5478B">
        <w:rPr>
          <w:rFonts w:ascii="Arial" w:hAnsi="Arial" w:cs="Arial"/>
        </w:rPr>
        <w:t xml:space="preserve">) produce vocalizations that contain both group and individual identity information </w:t>
      </w:r>
      <w:r w:rsidR="00B5478B" w:rsidRPr="00B5478B">
        <w:rPr>
          <w:rFonts w:ascii="Arial" w:hAnsi="Arial" w:cs="Arial"/>
        </w:rPr>
        <w:fldChar w:fldCharType="begin"/>
      </w:r>
      <w:r w:rsidR="00F07E83">
        <w:rPr>
          <w:rFonts w:ascii="Arial" w:hAnsi="Arial" w:cs="Arial"/>
        </w:rPr>
        <w:instrText xml:space="preserve"> ADDIN ZOTERO_ITEM CSL_CITATION {"citationID":"x7Fmgayb","properties":{"formattedCitation":"(11\\uc0\\u8211{}15)","plainCitation":"(11–15)","noteIndex":0},"citationItems":[{"id":2606,"uris":["http://zotero.org/groups/5786507/items/XMES5DEE"],"itemData":{"id":2606,"type":"article-journal","abstract":"A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B."}],"issued":{"date-parts":[["2010",5,1]]}}},{"id":2610,"uris":["http://zotero.org/groups/5786507/items/7VG6SI5P"],"itemData":{"id":2610,"type":"article-journal","abstract":"Underwater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B."}],"issued":{"date-parts":[["1991",6]]}}},{"id":2607,"uris":["http://zotero.org/groups/5786507/items/64YUWDQH"],"itemData":{"id":2607,"type":"article-journal","abstract":"Northern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J.O"}],"issued":{"date-parts":[["2006",8,8]]}}},{"id":2609,"uris":["http://zotero.org/groups/5786507/items/TYFK5VVW"],"itemData":{"id":2609,"type":"article-journal","abstract":"Underwater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Norway","volume":"73","author":[{"family":"Strager","given":"Hanne"}],"issued":{"date-parts":[["1995",6]]}}},{"id":2608,"uris":["http://zotero.org/groups/5786507/items/S93CZS4J"],"itemData":{"id":2608,"type":"article-journal","abstract":"Cultural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kern w:val="0"/>
        </w:rPr>
        <w:t>(11–15)</w:t>
      </w:r>
      <w:r w:rsidR="00B5478B" w:rsidRPr="00B5478B">
        <w:rPr>
          <w:rFonts w:ascii="Arial" w:hAnsi="Arial" w:cs="Arial"/>
        </w:rPr>
        <w:fldChar w:fldCharType="end"/>
      </w:r>
      <w:r w:rsidR="00B5478B" w:rsidRPr="00B5478B">
        <w:rPr>
          <w:rFonts w:ascii="Arial" w:hAnsi="Arial" w:cs="Arial"/>
        </w:rPr>
        <w:t>. Monk parakeets (</w:t>
      </w:r>
      <w:proofErr w:type="spellStart"/>
      <w:r w:rsidR="00B5478B" w:rsidRPr="00B5478B">
        <w:rPr>
          <w:rFonts w:ascii="Arial" w:hAnsi="Arial" w:cs="Arial"/>
          <w:i/>
          <w:iCs/>
        </w:rPr>
        <w:t>Myiopsitta</w:t>
      </w:r>
      <w:proofErr w:type="spellEnd"/>
      <w:r w:rsidR="00B5478B" w:rsidRPr="00B5478B">
        <w:rPr>
          <w:rFonts w:ascii="Arial" w:hAnsi="Arial" w:cs="Arial"/>
          <w:i/>
          <w:iCs/>
        </w:rPr>
        <w:t xml:space="preserve"> monachus</w:t>
      </w:r>
      <w:r w:rsidR="00B5478B" w:rsidRPr="00B5478B">
        <w:rPr>
          <w:rFonts w:ascii="Arial" w:hAnsi="Arial" w:cs="Arial"/>
        </w:rPr>
        <w:t xml:space="preserve">) </w:t>
      </w:r>
      <w:commentRangeStart w:id="17"/>
      <w:r w:rsidR="00B5478B" w:rsidRPr="00B5478B">
        <w:rPr>
          <w:rFonts w:ascii="Arial" w:hAnsi="Arial" w:cs="Arial"/>
        </w:rPr>
        <w:t xml:space="preserve">in their native and introduced ranges </w:t>
      </w:r>
      <w:r w:rsidR="00245FA3">
        <w:rPr>
          <w:rFonts w:ascii="Arial" w:hAnsi="Arial" w:cs="Arial"/>
        </w:rPr>
        <w:t xml:space="preserve">exhibit hierarchical mapping patterns in </w:t>
      </w:r>
      <w:r w:rsidR="00B5478B" w:rsidRPr="00B5478B">
        <w:rPr>
          <w:rFonts w:ascii="Arial" w:hAnsi="Arial" w:cs="Arial"/>
        </w:rPr>
        <w:t xml:space="preserve">social </w:t>
      </w:r>
      <w:r w:rsidR="001A3B0D">
        <w:rPr>
          <w:rFonts w:ascii="Arial" w:hAnsi="Arial" w:cs="Arial"/>
        </w:rPr>
        <w:t xml:space="preserve">calls </w:t>
      </w:r>
      <w:r w:rsidR="00245FA3">
        <w:rPr>
          <w:rFonts w:ascii="Arial" w:hAnsi="Arial" w:cs="Arial"/>
        </w:rPr>
        <w:t xml:space="preserve">known as “contact” </w:t>
      </w:r>
      <w:r w:rsidR="00B5478B" w:rsidRPr="00B5478B">
        <w:rPr>
          <w:rFonts w:ascii="Arial" w:hAnsi="Arial" w:cs="Arial"/>
        </w:rPr>
        <w:t>calls</w:t>
      </w:r>
      <w:r w:rsidR="00245FA3">
        <w:rPr>
          <w:rFonts w:ascii="Arial" w:hAnsi="Arial" w:cs="Arial"/>
        </w:rPr>
        <w:t xml:space="preserve">, </w:t>
      </w:r>
      <w:r w:rsidR="001A3B0D">
        <w:rPr>
          <w:rFonts w:ascii="Arial" w:hAnsi="Arial" w:cs="Arial"/>
        </w:rPr>
        <w:t>such that</w:t>
      </w:r>
      <w:r w:rsidR="00B5478B" w:rsidRPr="00B5478B">
        <w:rPr>
          <w:rFonts w:ascii="Arial" w:hAnsi="Arial" w:cs="Arial"/>
        </w:rPr>
        <w:t xml:space="preserve"> </w:t>
      </w:r>
      <w:r w:rsidR="00245FA3">
        <w:rPr>
          <w:rFonts w:ascii="Arial" w:hAnsi="Arial" w:cs="Arial"/>
        </w:rPr>
        <w:t xml:space="preserve">contact calls </w:t>
      </w:r>
      <w:commentRangeEnd w:id="17"/>
      <w:r w:rsidR="00FF3DC3">
        <w:rPr>
          <w:rStyle w:val="CommentReference"/>
        </w:rPr>
        <w:commentReference w:id="17"/>
      </w:r>
      <w:r w:rsidR="00B5478B" w:rsidRPr="00B5478B">
        <w:rPr>
          <w:rFonts w:ascii="Arial" w:hAnsi="Arial" w:cs="Arial"/>
        </w:rPr>
        <w:t xml:space="preserve">are individually distinctive but still display statistically significant </w:t>
      </w:r>
      <w:r w:rsidR="00B2189B">
        <w:rPr>
          <w:rFonts w:ascii="Arial" w:hAnsi="Arial" w:cs="Arial"/>
        </w:rPr>
        <w:t xml:space="preserve">vocal </w:t>
      </w:r>
      <w:r w:rsidR="00B5478B" w:rsidRPr="00B5478B">
        <w:rPr>
          <w:rFonts w:ascii="Arial" w:hAnsi="Arial" w:cs="Arial"/>
        </w:rPr>
        <w:t xml:space="preserve">similarity within </w:t>
      </w:r>
      <w:r w:rsidR="00117494">
        <w:rPr>
          <w:rFonts w:ascii="Arial" w:hAnsi="Arial" w:cs="Arial"/>
        </w:rPr>
        <w:t>flocks</w:t>
      </w:r>
      <w:r w:rsidR="00913C22">
        <w:rPr>
          <w:rFonts w:ascii="Arial" w:hAnsi="Arial" w:cs="Arial"/>
        </w:rPr>
        <w:t xml:space="preserve"> and </w:t>
      </w:r>
      <w:r w:rsidR="00B5478B" w:rsidRPr="00B5478B">
        <w:rPr>
          <w:rFonts w:ascii="Arial" w:hAnsi="Arial" w:cs="Arial"/>
        </w:rPr>
        <w:t xml:space="preserve">nesting sites </w:t>
      </w:r>
      <w:r w:rsidR="00B5478B" w:rsidRPr="00B5478B">
        <w:rPr>
          <w:rFonts w:ascii="Arial" w:hAnsi="Arial" w:cs="Arial"/>
        </w:rPr>
        <w:fldChar w:fldCharType="begin"/>
      </w:r>
      <w:r w:rsidR="00F07E83">
        <w:rPr>
          <w:rFonts w:ascii="Arial" w:hAnsi="Arial" w:cs="Arial"/>
        </w:rPr>
        <w:instrText xml:space="preserve"> ADDIN ZOTERO_ITEM CSL_CITATION {"citationID":"sOTi377T","properties":{"formattedCitation":"(16,17)","plainCitation":"(16,17)","noteIndex":0},"citationItems":[{"id":2634,"uris":["http://zotero.org/groups/5786507/items/ZNXJZAJT"],"itemData":{"id":2634,"type":"article-journal","abstract":"Despite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F"}],"issued":{"date-parts":[["2020",3,20]]}}},{"id":2632,"uris":["http://zotero.org/groups/5786507/items/E7IVATDZ"],"itemData":{"id":2632,"type":"article-journal","abstract":"Animals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rPr>
        <w:t>(16,17)</w:t>
      </w:r>
      <w:r w:rsidR="00B5478B" w:rsidRPr="00B5478B">
        <w:rPr>
          <w:rFonts w:ascii="Arial" w:hAnsi="Arial" w:cs="Arial"/>
        </w:rPr>
        <w:fldChar w:fldCharType="end"/>
      </w:r>
      <w:r w:rsidR="00B5478B" w:rsidRPr="00B5478B">
        <w:rPr>
          <w:rFonts w:ascii="Arial" w:hAnsi="Arial" w:cs="Arial"/>
        </w:rPr>
        <w:t xml:space="preserve"> </w:t>
      </w:r>
      <w:r w:rsidR="005A48C4">
        <w:rPr>
          <w:rFonts w:ascii="Arial" w:hAnsi="Arial" w:cs="Arial"/>
        </w:rPr>
        <w:t>as well as</w:t>
      </w:r>
      <w:r w:rsidR="00B5478B" w:rsidRPr="00B5478B">
        <w:rPr>
          <w:rFonts w:ascii="Arial" w:hAnsi="Arial" w:cs="Arial"/>
        </w:rPr>
        <w:t xml:space="preserve"> regional populations </w:t>
      </w:r>
      <w:commentRangeStart w:id="18"/>
      <w:commentRangeStart w:id="19"/>
      <w:r w:rsidR="00B5478B" w:rsidRPr="00B5478B">
        <w:rPr>
          <w:rFonts w:ascii="Arial" w:hAnsi="Arial" w:cs="Arial"/>
        </w:rPr>
        <w:fldChar w:fldCharType="begin"/>
      </w:r>
      <w:r w:rsidR="00F07E83">
        <w:rPr>
          <w:rFonts w:ascii="Arial" w:hAnsi="Arial" w:cs="Arial"/>
        </w:rPr>
        <w:instrText xml:space="preserve"> ADDIN ZOTERO_ITEM CSL_CITATION {"citationID":"9UuFvTN9","properties":{"formattedCitation":"(18,19)","plainCitation":"(18,19)","noteIndex":0},"citationItems":[{"id":2605,"uris":["http://zotero.org/groups/5786507/items/WW5ZK4KD"],"itemData":{"id":2605,"type":"article-journal","abstract":"Introduced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W."}],"issued":{"date-parts":[["2007",5,1]]}}},{"id":"yTOvAHmU/sbxo2psJ","uris":["http://zotero.org/users/6722993/items/YUE44IAR"],"itemData":{"id":457,"type":"article-journal","abstract":"In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B5478B" w:rsidRPr="00B5478B">
        <w:rPr>
          <w:rFonts w:ascii="Arial" w:hAnsi="Arial" w:cs="Arial"/>
        </w:rPr>
        <w:fldChar w:fldCharType="separate"/>
      </w:r>
      <w:r w:rsidR="00A50A48" w:rsidRPr="00A50A48">
        <w:rPr>
          <w:rFonts w:ascii="Arial" w:hAnsi="Arial" w:cs="Arial"/>
        </w:rPr>
        <w:t>(18,19)</w:t>
      </w:r>
      <w:r w:rsidR="00B5478B" w:rsidRPr="00B5478B">
        <w:rPr>
          <w:rFonts w:ascii="Arial" w:hAnsi="Arial" w:cs="Arial"/>
        </w:rPr>
        <w:fldChar w:fldCharType="end"/>
      </w:r>
      <w:commentRangeEnd w:id="18"/>
      <w:r w:rsidR="00236BEA">
        <w:rPr>
          <w:rStyle w:val="CommentReference"/>
        </w:rPr>
        <w:commentReference w:id="18"/>
      </w:r>
      <w:commentRangeEnd w:id="19"/>
      <w:r w:rsidR="0054489D">
        <w:rPr>
          <w:rStyle w:val="CommentReference"/>
        </w:rPr>
        <w:commentReference w:id="19"/>
      </w:r>
      <w:r w:rsidR="00B5478B" w:rsidRPr="00B5478B">
        <w:rPr>
          <w:rFonts w:ascii="Arial" w:hAnsi="Arial" w:cs="Arial"/>
        </w:rPr>
        <w:t>.</w:t>
      </w:r>
      <w:r w:rsidR="00A50A48">
        <w:rPr>
          <w:rFonts w:ascii="Arial" w:hAnsi="Arial" w:cs="Arial"/>
        </w:rPr>
        <w:t xml:space="preserve"> </w:t>
      </w:r>
      <w:r w:rsidR="00EC127D">
        <w:rPr>
          <w:rFonts w:ascii="Arial" w:hAnsi="Arial" w:cs="Arial"/>
        </w:rPr>
        <w:t xml:space="preserve">Similarly, </w:t>
      </w:r>
      <w:r w:rsidR="00E45948">
        <w:rPr>
          <w:rFonts w:ascii="Arial" w:hAnsi="Arial" w:cs="Arial"/>
        </w:rPr>
        <w:t xml:space="preserve">while </w:t>
      </w:r>
      <w:r w:rsidR="00FF3DC3">
        <w:rPr>
          <w:rFonts w:ascii="Arial" w:hAnsi="Arial" w:cs="Arial"/>
        </w:rPr>
        <w:t xml:space="preserve">the </w:t>
      </w:r>
      <w:r w:rsidR="00FF3DC3" w:rsidRPr="00E45948">
        <w:rPr>
          <w:rFonts w:ascii="Arial" w:hAnsi="Arial" w:cs="Arial"/>
          <w:i/>
          <w:iCs/>
        </w:rPr>
        <w:t>chick-a-dee</w:t>
      </w:r>
      <w:r w:rsidR="00FF3DC3">
        <w:rPr>
          <w:rFonts w:ascii="Arial" w:hAnsi="Arial" w:cs="Arial"/>
        </w:rPr>
        <w:t xml:space="preserve"> call of black-capped chickadees (</w:t>
      </w:r>
      <w:proofErr w:type="spellStart"/>
      <w:r w:rsidR="00FF3DC3" w:rsidRPr="00E153B3">
        <w:rPr>
          <w:rFonts w:ascii="Arial" w:hAnsi="Arial" w:cs="Arial"/>
          <w:i/>
          <w:iCs/>
        </w:rPr>
        <w:t>Poecile</w:t>
      </w:r>
      <w:proofErr w:type="spellEnd"/>
      <w:r w:rsidR="00FF3DC3" w:rsidRPr="00E153B3">
        <w:rPr>
          <w:rFonts w:ascii="Arial" w:hAnsi="Arial" w:cs="Arial"/>
          <w:i/>
          <w:iCs/>
        </w:rPr>
        <w:t xml:space="preserve"> atricapillus</w:t>
      </w:r>
      <w:r w:rsidR="00FF3DC3">
        <w:rPr>
          <w:rFonts w:ascii="Arial" w:hAnsi="Arial" w:cs="Arial"/>
        </w:rPr>
        <w:t>) is individually distinctive</w:t>
      </w:r>
      <w:r w:rsidR="00E45948">
        <w:rPr>
          <w:rFonts w:ascii="Arial" w:hAnsi="Arial" w:cs="Arial"/>
        </w:rPr>
        <w:t xml:space="preserve">, </w:t>
      </w:r>
      <w:r w:rsidR="00FF3DC3">
        <w:rPr>
          <w:rFonts w:ascii="Arial" w:hAnsi="Arial" w:cs="Arial"/>
        </w:rPr>
        <w:t xml:space="preserve">individuals converge in structural similarity of their calls at the group level </w:t>
      </w:r>
      <w:r w:rsidR="00FF3DC3">
        <w:rPr>
          <w:rFonts w:ascii="Arial" w:hAnsi="Arial" w:cs="Arial"/>
        </w:rPr>
        <w:fldChar w:fldCharType="begin"/>
      </w:r>
      <w:r w:rsidR="00F07E83">
        <w:rPr>
          <w:rFonts w:ascii="Arial" w:hAnsi="Arial" w:cs="Arial"/>
        </w:rPr>
        <w:instrText xml:space="preserve"> ADDIN ZOTERO_ITEM CSL_CITATION {"citationID":"Pj6Ie1YU","properties":{"formattedCitation":"(20,21)","plainCitation":"(20,21)","noteIndex":0},"citationItems":[{"id":26176,"uris":["http://zotero.org/groups/5786507/items/4YE6G686"],"itemData":{"id":26176,"type":"article-journal","abstract":"A detailed sound analysis of the Chick-adee call of the black-capped chickadee (Parus atricapillus) was performed in order to determine a basis for individual recognition and for imitation within winter flocks. During the winter of 1978–1979 members of five free-living black-capped chickadee flocks were uniquely marked for individual identification, and their calls were recorded in the field. Nested analysis of variance of temporal call parameters measured from sonagrams and spectral parameters from frequency spectra showed that there were significant differences between individuals within flocks for every parameter measured. There were significant differences between flocks in the frequency ranges 800–2,200 Hz and 4,000–5,300 Hz, in the spectral parameters bandwidth and maximum frequency, and in the duration of the Dee syllable and total call duration.","container-title":"Behavioral Ecology and Sociobiology","DOI":"10.1007/BF00302935","ISSN":"1432-0762","issue":"3","journalAbbreviation":"Behav Ecol Sociobiol","language":"en","page":"179-186","source":"Springer Link","title":"Individual differences and within-flock convergence in chickadee calls","volume":"9","author":[{"family":"Mammen","given":"Dorothy L."},{"family":"Nowicki","given":"Stephen"}],"issued":{"date-parts":[["1981",10,1]]}}},{"id":26175,"uris":["http://zotero.org/groups/5786507/items/Z2EB9D4S"],"itemData":{"id":26175,"type":"article-journal","abstract":"During the winter months, the acoustic structure of the ‘chick-a-dee’ call of black-capped chickadees,Parus atricapillus, is similar among flock members but varies significantly between different flocks. To investigate the process of within-flock convergence through which these differences arise, an experimental flock of birds previously unfamiliar with each other was established and maintained in captivity. The vocal behaviour of each individual was monitored over several weeks. Acoustic analyses revealed that significant vocal convergence occurred in less than 1 week after the birds were initially exposed to each other. No single individual appeared to provide a vocal model that other birds copied. Acoustic differences appeared in the spectral structure of the D-note of this complex call, especially in the frequency difference between adjacent overtones and in the bandwidth. Both of these acoustic features are attributable to specific physiological mechanisms of production. The significance of vocal plasticity in chickadees and its relationship to production and perception are discussed.","container-title":"Animal Behaviour","DOI":"10.1016/0003-3472(89)90007-9","ISSN":"0003-3472","journalAbbreviation":"Animal Behaviour","page":"64-73","source":"ScienceDirect","title":"Vocal plasticity in captive black-capped chickadees: the acoustic basis and rate of call convergence","title-short":"Vocal plasticity in captive black-capped chickadees","volume":"37","author":[{"family":"Nowicki","given":"Stephen"}],"issued":{"date-parts":[["1989",1,1]]}}}],"schema":"https://github.com/citation-style-language/schema/raw/master/csl-citation.json"} </w:instrText>
      </w:r>
      <w:r w:rsidR="00FF3DC3">
        <w:rPr>
          <w:rFonts w:ascii="Arial" w:hAnsi="Arial" w:cs="Arial"/>
        </w:rPr>
        <w:fldChar w:fldCharType="separate"/>
      </w:r>
      <w:r w:rsidR="00F07E83">
        <w:rPr>
          <w:rFonts w:ascii="Arial" w:hAnsi="Arial" w:cs="Arial"/>
        </w:rPr>
        <w:t>(20,21)</w:t>
      </w:r>
      <w:r w:rsidR="00FF3DC3">
        <w:rPr>
          <w:rFonts w:ascii="Arial" w:hAnsi="Arial" w:cs="Arial"/>
        </w:rPr>
        <w:fldChar w:fldCharType="end"/>
      </w:r>
      <w:r w:rsidR="00FF3DC3">
        <w:rPr>
          <w:rFonts w:ascii="Arial" w:hAnsi="Arial" w:cs="Arial"/>
        </w:rPr>
        <w:t>.</w:t>
      </w:r>
    </w:p>
    <w:p w14:paraId="1A5DD73C" w14:textId="1C5F712D" w:rsidR="0075354C" w:rsidRDefault="009453A5" w:rsidP="006922A7">
      <w:pPr>
        <w:spacing w:line="480" w:lineRule="auto"/>
        <w:ind w:firstLine="720"/>
        <w:rPr>
          <w:rFonts w:ascii="Arial" w:hAnsi="Arial" w:cs="Arial"/>
        </w:rPr>
      </w:pPr>
      <w:r>
        <w:rPr>
          <w:rFonts w:ascii="Arial" w:hAnsi="Arial" w:cs="Arial"/>
        </w:rPr>
        <w:t>The ability to f</w:t>
      </w:r>
      <w:r w:rsidR="0075354C">
        <w:rPr>
          <w:rFonts w:ascii="Arial" w:hAnsi="Arial" w:cs="Arial"/>
        </w:rPr>
        <w:t>lexibl</w:t>
      </w:r>
      <w:r>
        <w:rPr>
          <w:rFonts w:ascii="Arial" w:hAnsi="Arial" w:cs="Arial"/>
        </w:rPr>
        <w:t>y encode</w:t>
      </w:r>
      <w:r w:rsidR="0075354C">
        <w:rPr>
          <w:rFonts w:ascii="Arial" w:hAnsi="Arial" w:cs="Arial"/>
        </w:rPr>
        <w:t xml:space="preserve"> </w:t>
      </w:r>
      <w:r>
        <w:rPr>
          <w:rFonts w:ascii="Arial" w:hAnsi="Arial" w:cs="Arial"/>
        </w:rPr>
        <w:t xml:space="preserve">identity </w:t>
      </w:r>
      <w:r w:rsidR="0075354C">
        <w:rPr>
          <w:rFonts w:ascii="Arial" w:hAnsi="Arial" w:cs="Arial"/>
        </w:rPr>
        <w:t xml:space="preserve">information </w:t>
      </w:r>
      <w:r>
        <w:rPr>
          <w:rFonts w:ascii="Arial" w:hAnsi="Arial" w:cs="Arial"/>
        </w:rPr>
        <w:t xml:space="preserve">over </w:t>
      </w:r>
      <w:r w:rsidR="00E45948">
        <w:rPr>
          <w:rFonts w:ascii="Arial" w:hAnsi="Arial" w:cs="Arial"/>
        </w:rPr>
        <w:t xml:space="preserve">different </w:t>
      </w:r>
      <w:r>
        <w:rPr>
          <w:rFonts w:ascii="Arial" w:hAnsi="Arial" w:cs="Arial"/>
        </w:rPr>
        <w:t>social levels may</w:t>
      </w:r>
      <w:r w:rsidR="0075354C">
        <w:rPr>
          <w:rFonts w:ascii="Arial" w:hAnsi="Arial" w:cs="Arial"/>
        </w:rPr>
        <w:t xml:space="preserve"> help </w:t>
      </w:r>
      <w:r>
        <w:rPr>
          <w:rFonts w:ascii="Arial" w:hAnsi="Arial" w:cs="Arial"/>
        </w:rPr>
        <w:t>animal</w:t>
      </w:r>
      <w:r w:rsidR="0075354C">
        <w:rPr>
          <w:rFonts w:ascii="Arial" w:hAnsi="Arial" w:cs="Arial"/>
        </w:rPr>
        <w:t xml:space="preserve">s navigate </w:t>
      </w:r>
      <w:r w:rsidR="00C01EBB">
        <w:rPr>
          <w:rFonts w:ascii="Arial" w:hAnsi="Arial" w:cs="Arial"/>
        </w:rPr>
        <w:t xml:space="preserve">dynamic, </w:t>
      </w:r>
      <w:r w:rsidR="00ED1BC2">
        <w:rPr>
          <w:rFonts w:ascii="Arial" w:hAnsi="Arial" w:cs="Arial"/>
        </w:rPr>
        <w:t>multi-level</w:t>
      </w:r>
      <w:r w:rsidR="00D625DC">
        <w:rPr>
          <w:rFonts w:ascii="Arial" w:hAnsi="Arial" w:cs="Arial"/>
        </w:rPr>
        <w:t xml:space="preserve"> </w:t>
      </w:r>
      <w:r w:rsidR="0075354C">
        <w:rPr>
          <w:rFonts w:ascii="Arial" w:hAnsi="Arial" w:cs="Arial"/>
        </w:rPr>
        <w:t>social environments</w:t>
      </w:r>
      <w:r w:rsidR="00ED1BC2">
        <w:rPr>
          <w:rFonts w:ascii="Arial" w:hAnsi="Arial" w:cs="Arial"/>
        </w:rPr>
        <w:t>.</w:t>
      </w:r>
      <w:r w:rsidR="00E45948">
        <w:rPr>
          <w:rFonts w:ascii="Arial" w:hAnsi="Arial" w:cs="Arial"/>
        </w:rPr>
        <w:t xml:space="preserve"> T</w:t>
      </w:r>
      <w:r w:rsidR="00DF1590">
        <w:rPr>
          <w:rFonts w:ascii="Arial" w:hAnsi="Arial" w:cs="Arial"/>
        </w:rPr>
        <w:t>o</w:t>
      </w:r>
      <w:r w:rsidR="00E45948">
        <w:rPr>
          <w:rFonts w:ascii="Arial" w:hAnsi="Arial" w:cs="Arial"/>
        </w:rPr>
        <w:t xml:space="preserve"> appropriately</w:t>
      </w:r>
      <w:r w:rsidR="00DF1590">
        <w:rPr>
          <w:rFonts w:ascii="Arial" w:hAnsi="Arial" w:cs="Arial"/>
        </w:rPr>
        <w:t xml:space="preserve"> </w:t>
      </w:r>
      <w:r w:rsidR="00E45948">
        <w:rPr>
          <w:rFonts w:ascii="Arial" w:hAnsi="Arial" w:cs="Arial"/>
        </w:rPr>
        <w:t>investigate</w:t>
      </w:r>
      <w:r w:rsidR="00DF1590">
        <w:rPr>
          <w:rFonts w:ascii="Arial" w:hAnsi="Arial" w:cs="Arial"/>
        </w:rPr>
        <w:t xml:space="preserve"> </w:t>
      </w:r>
      <w:r w:rsidR="00E45948">
        <w:rPr>
          <w:rFonts w:ascii="Arial" w:hAnsi="Arial" w:cs="Arial"/>
        </w:rPr>
        <w:t>this phenomenon</w:t>
      </w:r>
      <w:r w:rsidR="00DF1590">
        <w:rPr>
          <w:rFonts w:ascii="Arial" w:hAnsi="Arial" w:cs="Arial"/>
        </w:rPr>
        <w:t xml:space="preserve">, we need to be able to </w:t>
      </w:r>
      <w:r w:rsidR="00E45948">
        <w:rPr>
          <w:rFonts w:ascii="Arial" w:hAnsi="Arial" w:cs="Arial"/>
        </w:rPr>
        <w:t xml:space="preserve">accurately </w:t>
      </w:r>
      <w:r w:rsidR="00DF1590">
        <w:rPr>
          <w:rFonts w:ascii="Arial" w:hAnsi="Arial" w:cs="Arial"/>
        </w:rPr>
        <w:t xml:space="preserve">detect the </w:t>
      </w:r>
      <w:r w:rsidR="00994270">
        <w:rPr>
          <w:rFonts w:ascii="Arial" w:hAnsi="Arial" w:cs="Arial"/>
        </w:rPr>
        <w:t xml:space="preserve">identity </w:t>
      </w:r>
      <w:r w:rsidR="00DF1590">
        <w:rPr>
          <w:rFonts w:ascii="Arial" w:hAnsi="Arial" w:cs="Arial"/>
        </w:rPr>
        <w:t>information</w:t>
      </w:r>
      <w:r w:rsidR="00ED1BC2">
        <w:rPr>
          <w:rFonts w:ascii="Arial" w:hAnsi="Arial" w:cs="Arial"/>
        </w:rPr>
        <w:t xml:space="preserve"> </w:t>
      </w:r>
      <w:r w:rsidR="00DF1590">
        <w:rPr>
          <w:rFonts w:ascii="Arial" w:hAnsi="Arial" w:cs="Arial"/>
        </w:rPr>
        <w:t xml:space="preserve">encoded in animals’ vocalizations over multiple social levels. </w:t>
      </w:r>
      <w:r w:rsidR="00F234E0">
        <w:rPr>
          <w:rFonts w:ascii="Arial" w:hAnsi="Arial" w:cs="Arial"/>
        </w:rPr>
        <w:t>Assessing the accuracy of information detection</w:t>
      </w:r>
      <w:r w:rsidR="00BD32A4">
        <w:rPr>
          <w:rFonts w:ascii="Arial" w:hAnsi="Arial" w:cs="Arial"/>
        </w:rPr>
        <w:t xml:space="preserve"> in vocalizations remains challenging with empirical </w:t>
      </w:r>
      <w:r w:rsidR="00BD32A4">
        <w:rPr>
          <w:rFonts w:ascii="Arial" w:hAnsi="Arial" w:cs="Arial"/>
        </w:rPr>
        <w:lastRenderedPageBreak/>
        <w:t>datasets, because we do not know</w:t>
      </w:r>
      <w:r w:rsidR="001C5292">
        <w:rPr>
          <w:rFonts w:ascii="Arial" w:hAnsi="Arial" w:cs="Arial"/>
        </w:rPr>
        <w:t xml:space="preserve"> the types or amounts of information originally encoded</w:t>
      </w:r>
      <w:r w:rsidR="006A4DD4">
        <w:rPr>
          <w:rFonts w:ascii="Arial" w:hAnsi="Arial" w:cs="Arial"/>
        </w:rPr>
        <w:t xml:space="preserve"> in vocalizations</w:t>
      </w:r>
      <w:r w:rsidR="008B64C0">
        <w:rPr>
          <w:rFonts w:ascii="Arial" w:hAnsi="Arial" w:cs="Arial"/>
        </w:rPr>
        <w:t>. In addition,</w:t>
      </w:r>
      <w:r w:rsidR="006A4DD4">
        <w:rPr>
          <w:rFonts w:ascii="Arial" w:hAnsi="Arial" w:cs="Arial"/>
        </w:rPr>
        <w:t xml:space="preserve"> for wild populations, we are often missing </w:t>
      </w:r>
      <w:r w:rsidR="006A4DD4" w:rsidRPr="00912545">
        <w:rPr>
          <w:rFonts w:ascii="Arial" w:hAnsi="Arial" w:cs="Arial"/>
        </w:rPr>
        <w:t>complete knowledge of individuals’ social affiliations or unique individual identit</w:t>
      </w:r>
      <w:r w:rsidR="006A4DD4">
        <w:rPr>
          <w:rFonts w:ascii="Arial" w:hAnsi="Arial" w:cs="Arial"/>
        </w:rPr>
        <w:t>ies</w:t>
      </w:r>
      <w:r w:rsidR="001C5292">
        <w:rPr>
          <w:rFonts w:ascii="Arial" w:hAnsi="Arial" w:cs="Arial"/>
        </w:rPr>
        <w:t xml:space="preserve">. </w:t>
      </w:r>
      <w:r w:rsidR="006A4DD4">
        <w:rPr>
          <w:rFonts w:ascii="Arial" w:hAnsi="Arial" w:cs="Arial"/>
        </w:rPr>
        <w:t>As a result, it remains difficult to assess how well</w:t>
      </w:r>
      <w:r w:rsidR="00762B50" w:rsidRPr="00912545">
        <w:rPr>
          <w:rFonts w:ascii="Arial" w:hAnsi="Arial" w:cs="Arial"/>
        </w:rPr>
        <w:t xml:space="preserve"> </w:t>
      </w:r>
      <w:r w:rsidR="00E45948">
        <w:rPr>
          <w:rFonts w:ascii="Arial" w:hAnsi="Arial" w:cs="Arial"/>
        </w:rPr>
        <w:t xml:space="preserve">current </w:t>
      </w:r>
      <w:r w:rsidR="00762B50" w:rsidRPr="00912545">
        <w:rPr>
          <w:rFonts w:ascii="Arial" w:hAnsi="Arial" w:cs="Arial"/>
        </w:rPr>
        <w:t>bioacoustics tools</w:t>
      </w:r>
      <w:r w:rsidR="006A4DD4">
        <w:rPr>
          <w:rFonts w:ascii="Arial" w:hAnsi="Arial" w:cs="Arial"/>
        </w:rPr>
        <w:t xml:space="preserve"> can detect information </w:t>
      </w:r>
      <w:r w:rsidR="008B64C0">
        <w:rPr>
          <w:rFonts w:ascii="Arial" w:hAnsi="Arial" w:cs="Arial"/>
        </w:rPr>
        <w:t xml:space="preserve">encoded </w:t>
      </w:r>
      <w:r w:rsidR="006A4DD4">
        <w:rPr>
          <w:rFonts w:ascii="Arial" w:hAnsi="Arial" w:cs="Arial"/>
        </w:rPr>
        <w:t>in vocalizations</w:t>
      </w:r>
      <w:r w:rsidR="00762B50" w:rsidRPr="00912545">
        <w:rPr>
          <w:rFonts w:ascii="Arial" w:hAnsi="Arial" w:cs="Arial"/>
        </w:rPr>
        <w:t>,</w:t>
      </w:r>
      <w:r w:rsidR="006A4DD4">
        <w:rPr>
          <w:rFonts w:ascii="Arial" w:hAnsi="Arial" w:cs="Arial"/>
        </w:rPr>
        <w:t xml:space="preserve"> particularly</w:t>
      </w:r>
      <w:r w:rsidR="00342C3F">
        <w:rPr>
          <w:rFonts w:ascii="Arial" w:hAnsi="Arial" w:cs="Arial"/>
        </w:rPr>
        <w:t xml:space="preserve"> </w:t>
      </w:r>
      <w:r w:rsidR="006A4DD4">
        <w:rPr>
          <w:rFonts w:ascii="Arial" w:hAnsi="Arial" w:cs="Arial"/>
        </w:rPr>
        <w:t>information</w:t>
      </w:r>
      <w:r w:rsidR="00342C3F">
        <w:rPr>
          <w:rFonts w:ascii="Arial" w:hAnsi="Arial" w:cs="Arial"/>
        </w:rPr>
        <w:t xml:space="preserve"> encoded over multiple social levels</w:t>
      </w:r>
      <w:r w:rsidR="006A4DD4">
        <w:rPr>
          <w:rFonts w:ascii="Arial" w:hAnsi="Arial" w:cs="Arial"/>
        </w:rPr>
        <w:t>,</w:t>
      </w:r>
      <w:r w:rsidR="00762B50" w:rsidRPr="00912545">
        <w:rPr>
          <w:rFonts w:ascii="Arial" w:hAnsi="Arial" w:cs="Arial"/>
        </w:rPr>
        <w:t xml:space="preserve"> </w:t>
      </w:r>
      <w:r w:rsidR="00342C3F">
        <w:rPr>
          <w:rFonts w:ascii="Arial" w:hAnsi="Arial" w:cs="Arial"/>
        </w:rPr>
        <w:t>which in turn makes it difficult to determine</w:t>
      </w:r>
      <w:r w:rsidR="006A4DD4">
        <w:rPr>
          <w:rFonts w:ascii="Arial" w:hAnsi="Arial" w:cs="Arial"/>
        </w:rPr>
        <w:t xml:space="preserve"> </w:t>
      </w:r>
      <w:r w:rsidR="00762B50" w:rsidRPr="00912545">
        <w:rPr>
          <w:rFonts w:ascii="Arial" w:hAnsi="Arial" w:cs="Arial"/>
        </w:rPr>
        <w:t xml:space="preserve">whether empirical results </w:t>
      </w:r>
      <w:r w:rsidR="00F36FF6">
        <w:rPr>
          <w:rFonts w:ascii="Arial" w:hAnsi="Arial" w:cs="Arial"/>
        </w:rPr>
        <w:t xml:space="preserve">are </w:t>
      </w:r>
      <w:r w:rsidR="00762B50" w:rsidRPr="00912545">
        <w:rPr>
          <w:rFonts w:ascii="Arial" w:hAnsi="Arial" w:cs="Arial"/>
        </w:rPr>
        <w:t>artefact</w:t>
      </w:r>
      <w:r w:rsidR="006A4DD4">
        <w:rPr>
          <w:rFonts w:ascii="Arial" w:hAnsi="Arial" w:cs="Arial"/>
        </w:rPr>
        <w:t>s</w:t>
      </w:r>
      <w:r w:rsidR="00762B50" w:rsidRPr="00912545">
        <w:rPr>
          <w:rFonts w:ascii="Arial" w:hAnsi="Arial" w:cs="Arial"/>
        </w:rPr>
        <w:t xml:space="preserve"> of analytical methods.</w:t>
      </w:r>
    </w:p>
    <w:p w14:paraId="283593E4" w14:textId="574AE859" w:rsidR="00E12D58" w:rsidDel="00953D5F" w:rsidRDefault="004A33F9" w:rsidP="000E136D">
      <w:pPr>
        <w:spacing w:line="480" w:lineRule="auto"/>
        <w:rPr>
          <w:del w:id="20" w:author="Juarez, Alexandra" w:date="2025-08-08T10:38:00Z" w16du:dateUtc="2025-08-08T14:38:00Z"/>
          <w:rFonts w:ascii="Arial" w:hAnsi="Arial" w:cs="Arial"/>
        </w:rPr>
      </w:pPr>
      <w:r>
        <w:rPr>
          <w:rFonts w:ascii="Arial" w:hAnsi="Arial" w:cs="Arial"/>
        </w:rPr>
        <w:tab/>
      </w:r>
      <w:r w:rsidR="00F36FF6">
        <w:rPr>
          <w:rFonts w:ascii="Arial" w:hAnsi="Arial" w:cs="Arial"/>
        </w:rPr>
        <w:t>To address this concern</w:t>
      </w:r>
      <w:r>
        <w:rPr>
          <w:rFonts w:ascii="Arial" w:hAnsi="Arial" w:cs="Arial"/>
        </w:rPr>
        <w:t xml:space="preserve">, we developed a </w:t>
      </w:r>
      <w:commentRangeStart w:id="21"/>
      <w:r>
        <w:rPr>
          <w:rFonts w:ascii="Arial" w:hAnsi="Arial" w:cs="Arial"/>
        </w:rPr>
        <w:t xml:space="preserve">pipeline </w:t>
      </w:r>
      <w:commentRangeEnd w:id="21"/>
      <w:r w:rsidR="00953D5F">
        <w:rPr>
          <w:rStyle w:val="CommentReference"/>
        </w:rPr>
        <w:commentReference w:id="21"/>
      </w:r>
      <w:r>
        <w:rPr>
          <w:rFonts w:ascii="Arial" w:hAnsi="Arial" w:cs="Arial"/>
        </w:rPr>
        <w:t xml:space="preserve">to control </w:t>
      </w:r>
      <w:r w:rsidR="003E416A">
        <w:rPr>
          <w:rFonts w:ascii="Arial" w:hAnsi="Arial" w:cs="Arial"/>
        </w:rPr>
        <w:t>the</w:t>
      </w:r>
      <w:r>
        <w:rPr>
          <w:rFonts w:ascii="Arial" w:hAnsi="Arial" w:cs="Arial"/>
        </w:rPr>
        <w:t xml:space="preserve"> </w:t>
      </w:r>
      <w:r w:rsidR="003E416A">
        <w:rPr>
          <w:rFonts w:ascii="Arial" w:hAnsi="Arial" w:cs="Arial"/>
        </w:rPr>
        <w:t xml:space="preserve">encoding of </w:t>
      </w:r>
      <w:r w:rsidRPr="00912545">
        <w:rPr>
          <w:rFonts w:ascii="Arial" w:hAnsi="Arial" w:cs="Arial"/>
        </w:rPr>
        <w:t xml:space="preserve">group and individual identity information </w:t>
      </w:r>
      <w:r>
        <w:rPr>
          <w:rFonts w:ascii="Arial" w:hAnsi="Arial" w:cs="Arial"/>
        </w:rPr>
        <w:t>in s</w:t>
      </w:r>
      <w:r w:rsidR="0065387C" w:rsidRPr="00912545">
        <w:rPr>
          <w:rFonts w:ascii="Arial" w:hAnsi="Arial" w:cs="Arial"/>
        </w:rPr>
        <w:t>ynthetic vocalizations</w:t>
      </w:r>
      <w:r>
        <w:rPr>
          <w:rFonts w:ascii="Arial" w:hAnsi="Arial" w:cs="Arial"/>
        </w:rPr>
        <w:t xml:space="preserve">. </w:t>
      </w:r>
      <w:r w:rsidR="00120400">
        <w:rPr>
          <w:rFonts w:ascii="Arial" w:hAnsi="Arial" w:cs="Arial"/>
        </w:rPr>
        <w:t>Through this</w:t>
      </w:r>
      <w:r w:rsidR="006B7125">
        <w:rPr>
          <w:rFonts w:ascii="Arial" w:hAnsi="Arial" w:cs="Arial"/>
        </w:rPr>
        <w:t xml:space="preserve"> </w:t>
      </w:r>
      <w:commentRangeStart w:id="22"/>
      <w:r w:rsidR="006B7125">
        <w:rPr>
          <w:rFonts w:ascii="Arial" w:hAnsi="Arial" w:cs="Arial"/>
        </w:rPr>
        <w:t>pipeline</w:t>
      </w:r>
      <w:commentRangeEnd w:id="22"/>
      <w:r w:rsidR="00953D5F">
        <w:rPr>
          <w:rStyle w:val="CommentReference"/>
        </w:rPr>
        <w:commentReference w:id="22"/>
      </w:r>
      <w:r w:rsidR="00120400">
        <w:rPr>
          <w:rFonts w:ascii="Arial" w:hAnsi="Arial" w:cs="Arial"/>
        </w:rPr>
        <w:t>, we</w:t>
      </w:r>
      <w:r w:rsidR="006B7125">
        <w:rPr>
          <w:rFonts w:ascii="Arial" w:hAnsi="Arial" w:cs="Arial"/>
        </w:rPr>
        <w:t xml:space="preserve"> encode</w:t>
      </w:r>
      <w:r w:rsidR="00A8574B">
        <w:rPr>
          <w:rFonts w:ascii="Arial" w:hAnsi="Arial" w:cs="Arial"/>
        </w:rPr>
        <w:t>d</w:t>
      </w:r>
      <w:r w:rsidR="006B7125">
        <w:rPr>
          <w:rFonts w:ascii="Arial" w:hAnsi="Arial" w:cs="Arial"/>
        </w:rPr>
        <w:t xml:space="preserve"> information through variation </w:t>
      </w:r>
      <w:r w:rsidR="0065387C" w:rsidRPr="00912545">
        <w:rPr>
          <w:rFonts w:ascii="Arial" w:hAnsi="Arial" w:cs="Arial"/>
        </w:rPr>
        <w:t xml:space="preserve">in </w:t>
      </w:r>
      <w:commentRangeStart w:id="23"/>
      <w:r w:rsidR="0065387C" w:rsidRPr="00912545">
        <w:rPr>
          <w:rFonts w:ascii="Arial" w:hAnsi="Arial" w:cs="Arial"/>
        </w:rPr>
        <w:t>frequency modulation patterns, or changes in frequency over time</w:t>
      </w:r>
      <w:r w:rsidR="006B7125" w:rsidRPr="006B7125">
        <w:rPr>
          <w:rFonts w:ascii="Arial" w:hAnsi="Arial" w:cs="Arial"/>
        </w:rPr>
        <w:t xml:space="preserve"> </w:t>
      </w:r>
      <w:r w:rsidR="006B7125">
        <w:rPr>
          <w:rFonts w:ascii="Arial" w:hAnsi="Arial" w:cs="Arial"/>
        </w:rPr>
        <w:t xml:space="preserve">that guide the </w:t>
      </w:r>
      <w:commentRangeStart w:id="24"/>
      <w:r w:rsidR="006B7125">
        <w:rPr>
          <w:rFonts w:ascii="Arial" w:hAnsi="Arial" w:cs="Arial"/>
        </w:rPr>
        <w:t>overall “shape” of vocal signals</w:t>
      </w:r>
      <w:commentRangeEnd w:id="24"/>
      <w:r w:rsidR="00EE3852">
        <w:rPr>
          <w:rStyle w:val="CommentReference"/>
        </w:rPr>
        <w:commentReference w:id="24"/>
      </w:r>
      <w:r w:rsidR="0065387C" w:rsidRPr="00912545">
        <w:rPr>
          <w:rFonts w:ascii="Arial" w:hAnsi="Arial" w:cs="Arial"/>
        </w:rPr>
        <w:t xml:space="preserve">, which </w:t>
      </w:r>
      <w:r w:rsidR="00AD11EB">
        <w:rPr>
          <w:rFonts w:ascii="Arial" w:hAnsi="Arial" w:cs="Arial"/>
        </w:rPr>
        <w:t xml:space="preserve">are one of several acoustic structures that </w:t>
      </w:r>
      <w:r w:rsidR="0065387C" w:rsidRPr="00912545">
        <w:rPr>
          <w:rFonts w:ascii="Arial" w:hAnsi="Arial" w:cs="Arial"/>
        </w:rPr>
        <w:t xml:space="preserve">animals </w:t>
      </w:r>
      <w:r w:rsidR="00AD11EB">
        <w:rPr>
          <w:rFonts w:ascii="Arial" w:hAnsi="Arial" w:cs="Arial"/>
        </w:rPr>
        <w:t>can</w:t>
      </w:r>
      <w:r w:rsidR="0065387C" w:rsidRPr="00912545">
        <w:rPr>
          <w:rFonts w:ascii="Arial" w:hAnsi="Arial" w:cs="Arial"/>
        </w:rPr>
        <w:t xml:space="preserve"> modify via</w:t>
      </w:r>
      <w:r w:rsidR="00AD11EB">
        <w:rPr>
          <w:rFonts w:ascii="Arial" w:hAnsi="Arial" w:cs="Arial"/>
        </w:rPr>
        <w:t xml:space="preserve"> social</w:t>
      </w:r>
      <w:r w:rsidR="0065387C" w:rsidRPr="00912545">
        <w:rPr>
          <w:rFonts w:ascii="Arial" w:hAnsi="Arial" w:cs="Arial"/>
        </w:rPr>
        <w:t xml:space="preserve"> learning</w:t>
      </w:r>
      <w:commentRangeEnd w:id="23"/>
      <w:r w:rsidR="0065387C">
        <w:rPr>
          <w:rStyle w:val="CommentReference"/>
        </w:rPr>
        <w:commentReference w:id="23"/>
      </w:r>
      <w:r w:rsidR="00A14910">
        <w:rPr>
          <w:rFonts w:ascii="Arial" w:hAnsi="Arial" w:cs="Arial"/>
        </w:rPr>
        <w:t xml:space="preserve"> </w:t>
      </w:r>
      <w:r w:rsidR="00A14910">
        <w:rPr>
          <w:rFonts w:ascii="Arial" w:hAnsi="Arial" w:cs="Arial"/>
        </w:rPr>
        <w:fldChar w:fldCharType="begin"/>
      </w:r>
      <w:r w:rsidR="00F07E83">
        <w:rPr>
          <w:rFonts w:ascii="Arial" w:hAnsi="Arial" w:cs="Arial"/>
        </w:rPr>
        <w:instrText xml:space="preserve"> ADDIN ZOTERO_ITEM CSL_CITATION {"citationID":"9BrU6JS1","properties":{"formattedCitation":"(22)","plainCitation":"(22)","noteIndex":0},"citationItems":[{"id":2643,"uris":["http://zotero.org/groups/5786507/items/U3SX9JPF"],"itemData":{"id":2643,"type":"article-journal","abstract":"While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B."}],"issued":{"date-parts":[["2000",7,1]]}}}],"schema":"https://github.com/citation-style-language/schema/raw/master/csl-citation.json"} </w:instrText>
      </w:r>
      <w:r w:rsidR="00A14910">
        <w:rPr>
          <w:rFonts w:ascii="Arial" w:hAnsi="Arial" w:cs="Arial"/>
        </w:rPr>
        <w:fldChar w:fldCharType="separate"/>
      </w:r>
      <w:r w:rsidR="00FF3DC3" w:rsidRPr="00FF3DC3">
        <w:rPr>
          <w:rFonts w:ascii="Arial" w:hAnsi="Arial" w:cs="Arial"/>
        </w:rPr>
        <w:t>(22)</w:t>
      </w:r>
      <w:r w:rsidR="00A14910">
        <w:rPr>
          <w:rFonts w:ascii="Arial" w:hAnsi="Arial" w:cs="Arial"/>
        </w:rPr>
        <w:fldChar w:fldCharType="end"/>
      </w:r>
      <w:r w:rsidR="0065387C" w:rsidRPr="00912545">
        <w:rPr>
          <w:rFonts w:ascii="Arial" w:hAnsi="Arial" w:cs="Arial"/>
        </w:rPr>
        <w:t>.</w:t>
      </w:r>
      <w:r w:rsidR="00AD11EB">
        <w:rPr>
          <w:rFonts w:ascii="Arial" w:hAnsi="Arial" w:cs="Arial"/>
        </w:rPr>
        <w:t xml:space="preserve"> </w:t>
      </w:r>
      <w:r w:rsidR="008C63F9">
        <w:rPr>
          <w:rFonts w:ascii="Arial" w:hAnsi="Arial" w:cs="Arial"/>
        </w:rPr>
        <w:t>In addition,</w:t>
      </w:r>
      <w:commentRangeStart w:id="25"/>
      <w:r w:rsidR="0065387C">
        <w:rPr>
          <w:rFonts w:ascii="Arial" w:hAnsi="Arial" w:cs="Arial"/>
        </w:rPr>
        <w:t xml:space="preserve"> </w:t>
      </w:r>
      <w:r w:rsidR="006B7125">
        <w:rPr>
          <w:rFonts w:ascii="Arial" w:hAnsi="Arial" w:cs="Arial"/>
        </w:rPr>
        <w:t xml:space="preserve">receivers </w:t>
      </w:r>
      <w:r w:rsidR="00C7346D">
        <w:rPr>
          <w:rFonts w:ascii="Arial" w:hAnsi="Arial" w:cs="Arial"/>
        </w:rPr>
        <w:t xml:space="preserve">can </w:t>
      </w:r>
      <w:r w:rsidR="006B7125">
        <w:rPr>
          <w:rFonts w:ascii="Arial" w:hAnsi="Arial" w:cs="Arial"/>
        </w:rPr>
        <w:t>us</w:t>
      </w:r>
      <w:r w:rsidR="00C7346D">
        <w:rPr>
          <w:rFonts w:ascii="Arial" w:hAnsi="Arial" w:cs="Arial"/>
        </w:rPr>
        <w:t>e</w:t>
      </w:r>
      <w:r w:rsidR="006B7125">
        <w:rPr>
          <w:rFonts w:ascii="Arial" w:hAnsi="Arial" w:cs="Arial"/>
        </w:rPr>
        <w:t xml:space="preserve"> frequency modulation patterns for social recognition</w:t>
      </w:r>
      <w:r w:rsidR="00C7346D">
        <w:rPr>
          <w:rFonts w:ascii="Arial" w:hAnsi="Arial" w:cs="Arial"/>
        </w:rPr>
        <w:t xml:space="preserve">, which further highlights the biological relevance of this form of </w:t>
      </w:r>
      <w:r w:rsidR="00B96AE0">
        <w:rPr>
          <w:rFonts w:ascii="Arial" w:hAnsi="Arial" w:cs="Arial"/>
        </w:rPr>
        <w:t xml:space="preserve">vocal </w:t>
      </w:r>
      <w:r w:rsidR="00C7346D">
        <w:rPr>
          <w:rFonts w:ascii="Arial" w:hAnsi="Arial" w:cs="Arial"/>
        </w:rPr>
        <w:t>identi</w:t>
      </w:r>
      <w:r w:rsidR="006057DC">
        <w:rPr>
          <w:rFonts w:ascii="Arial" w:hAnsi="Arial" w:cs="Arial"/>
        </w:rPr>
        <w:t>ty</w:t>
      </w:r>
      <w:r w:rsidR="00C7346D">
        <w:rPr>
          <w:rFonts w:ascii="Arial" w:hAnsi="Arial" w:cs="Arial"/>
        </w:rPr>
        <w:t xml:space="preserve"> information encoding</w:t>
      </w:r>
      <w:r w:rsidR="006B7125">
        <w:rPr>
          <w:rFonts w:ascii="Arial" w:hAnsi="Arial" w:cs="Arial"/>
        </w:rPr>
        <w:t xml:space="preserve"> </w:t>
      </w:r>
      <w:r w:rsidR="0065387C">
        <w:rPr>
          <w:rFonts w:ascii="Arial" w:hAnsi="Arial" w:cs="Arial"/>
        </w:rPr>
        <w:fldChar w:fldCharType="begin"/>
      </w:r>
      <w:r w:rsidR="00F07E83">
        <w:rPr>
          <w:rFonts w:ascii="Arial" w:hAnsi="Arial" w:cs="Arial"/>
        </w:rPr>
        <w:instrText xml:space="preserve"> ADDIN ZOTERO_ITEM CSL_CITATION {"citationID":"l7xOSZZN","properties":{"formattedCitation":"(5\\uc0\\u8211{}8)","plainCitation":"(5–8)","noteIndex":0},"citationItems":[{"id":2637,"uris":["http://zotero.org/groups/5786507/items/M5RQLYC2"],"itemData":{"id":2637,"type":"article-journal","abstract":"Contact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W."}],"issued":{"date-parts":[["2011",1,1]]}}},{"id":2619,"uris":["http://zotero.org/groups/5786507/items/JNKBUUG2"],"itemData":{"id":2619,"type":"article-journal","container-title":"PNAS","issue":"21","page":"8293-8297","title":"Signature whistle shape conveys identity information to bottlenose dolphins","volume":"103","author":[{"family":"Janik","given":"Vincent M."},{"family":"Sayigh","given":"L.S."},{"family":"Wells","given":"R.S."}],"issued":{"date-parts":[["2006"]]}}},{"id":2618,"uris":["http://zotero.org/groups/5786507/items/8JR8VHHB"],"itemData":{"id":2618,"type":"article-journal","abstract":"Bottlenose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S."}],"issued":{"date-parts":[["2013",6,1]]}}},{"id":2612,"uris":["http://zotero.org/groups/5786507/items/CYI2BRGH"],"itemData":{"id":2612,"type":"article-journal","abstract":"This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65387C">
        <w:rPr>
          <w:rFonts w:ascii="Arial" w:hAnsi="Arial" w:cs="Arial"/>
        </w:rPr>
        <w:fldChar w:fldCharType="separate"/>
      </w:r>
      <w:r w:rsidR="00BB6686" w:rsidRPr="00BB6686">
        <w:rPr>
          <w:rFonts w:ascii="Arial" w:hAnsi="Arial" w:cs="Arial"/>
          <w:kern w:val="0"/>
        </w:rPr>
        <w:t>(5–8)</w:t>
      </w:r>
      <w:r w:rsidR="0065387C">
        <w:rPr>
          <w:rFonts w:ascii="Arial" w:hAnsi="Arial" w:cs="Arial"/>
        </w:rPr>
        <w:fldChar w:fldCharType="end"/>
      </w:r>
      <w:commentRangeEnd w:id="25"/>
      <w:r w:rsidR="0065387C">
        <w:rPr>
          <w:rStyle w:val="CommentReference"/>
        </w:rPr>
        <w:commentReference w:id="25"/>
      </w:r>
      <w:r w:rsidR="0065387C">
        <w:rPr>
          <w:rFonts w:ascii="Arial" w:hAnsi="Arial" w:cs="Arial"/>
        </w:rPr>
        <w:t>.</w:t>
      </w:r>
      <w:r w:rsidR="00120400">
        <w:rPr>
          <w:rFonts w:ascii="Arial" w:hAnsi="Arial" w:cs="Arial"/>
        </w:rPr>
        <w:t xml:space="preserve"> </w:t>
      </w:r>
      <w:r w:rsidR="00E14FC0">
        <w:rPr>
          <w:rFonts w:ascii="Arial" w:hAnsi="Arial" w:cs="Arial"/>
        </w:rPr>
        <w:t>Through o</w:t>
      </w:r>
      <w:r w:rsidR="00B943F9">
        <w:rPr>
          <w:rFonts w:ascii="Arial" w:hAnsi="Arial" w:cs="Arial"/>
        </w:rPr>
        <w:t>ur</w:t>
      </w:r>
      <w:r w:rsidR="00A8574B">
        <w:rPr>
          <w:rFonts w:ascii="Arial" w:hAnsi="Arial" w:cs="Arial"/>
        </w:rPr>
        <w:t xml:space="preserve"> </w:t>
      </w:r>
      <w:commentRangeStart w:id="26"/>
      <w:commentRangeStart w:id="27"/>
      <w:r w:rsidR="00A8574B">
        <w:rPr>
          <w:rFonts w:ascii="Arial" w:hAnsi="Arial" w:cs="Arial"/>
        </w:rPr>
        <w:t>pipeline</w:t>
      </w:r>
      <w:commentRangeEnd w:id="26"/>
      <w:r w:rsidR="00953D5F">
        <w:rPr>
          <w:rStyle w:val="CommentReference"/>
        </w:rPr>
        <w:commentReference w:id="26"/>
      </w:r>
      <w:commentRangeEnd w:id="27"/>
      <w:r w:rsidR="0096119D">
        <w:rPr>
          <w:rStyle w:val="CommentReference"/>
        </w:rPr>
        <w:commentReference w:id="27"/>
      </w:r>
      <w:r w:rsidR="00E14FC0">
        <w:rPr>
          <w:rFonts w:ascii="Arial" w:hAnsi="Arial" w:cs="Arial"/>
        </w:rPr>
        <w:t>, we</w:t>
      </w:r>
      <w:r w:rsidR="00A8574B">
        <w:rPr>
          <w:rFonts w:ascii="Arial" w:hAnsi="Arial" w:cs="Arial"/>
        </w:rPr>
        <w:t xml:space="preserve"> </w:t>
      </w:r>
      <w:r w:rsidR="004E51CA">
        <w:rPr>
          <w:rFonts w:ascii="Arial" w:hAnsi="Arial" w:cs="Arial"/>
        </w:rPr>
        <w:t>generate</w:t>
      </w:r>
      <w:r w:rsidR="00866DD4">
        <w:rPr>
          <w:rFonts w:ascii="Arial" w:hAnsi="Arial" w:cs="Arial"/>
        </w:rPr>
        <w:t>d</w:t>
      </w:r>
      <w:r w:rsidR="004E51CA">
        <w:rPr>
          <w:rFonts w:ascii="Arial" w:hAnsi="Arial" w:cs="Arial"/>
        </w:rPr>
        <w:t xml:space="preserve"> vocal identity signals as character strings, which </w:t>
      </w:r>
      <w:r w:rsidR="00866DD4">
        <w:rPr>
          <w:rFonts w:ascii="Arial" w:hAnsi="Arial" w:cs="Arial"/>
        </w:rPr>
        <w:t>we</w:t>
      </w:r>
      <w:r w:rsidR="004E51CA">
        <w:rPr>
          <w:rFonts w:ascii="Arial" w:hAnsi="Arial" w:cs="Arial"/>
        </w:rPr>
        <w:t xml:space="preserve"> converted to frequency modulation patterns using musical notation called </w:t>
      </w:r>
      <w:commentRangeStart w:id="28"/>
      <w:r w:rsidR="004E51CA">
        <w:rPr>
          <w:rFonts w:ascii="Arial" w:hAnsi="Arial" w:cs="Arial"/>
        </w:rPr>
        <w:t>Parsons</w:t>
      </w:r>
      <w:commentRangeEnd w:id="28"/>
      <w:r w:rsidR="00A93DB4">
        <w:rPr>
          <w:rStyle w:val="CommentReference"/>
        </w:rPr>
        <w:commentReference w:id="28"/>
      </w:r>
      <w:r w:rsidR="004E51CA">
        <w:rPr>
          <w:rFonts w:ascii="Arial" w:hAnsi="Arial" w:cs="Arial"/>
        </w:rPr>
        <w:t xml:space="preserve"> code</w:t>
      </w:r>
      <w:r w:rsidR="00866DD4">
        <w:rPr>
          <w:rFonts w:ascii="Arial" w:hAnsi="Arial" w:cs="Arial"/>
        </w:rPr>
        <w:t xml:space="preserve">. We </w:t>
      </w:r>
      <w:r w:rsidR="004E51CA">
        <w:rPr>
          <w:rFonts w:ascii="Arial" w:hAnsi="Arial" w:cs="Arial"/>
        </w:rPr>
        <w:t xml:space="preserve">then </w:t>
      </w:r>
      <w:proofErr w:type="spellStart"/>
      <w:r w:rsidR="004E51CA">
        <w:rPr>
          <w:rFonts w:ascii="Arial" w:hAnsi="Arial" w:cs="Arial"/>
        </w:rPr>
        <w:t>sonified</w:t>
      </w:r>
      <w:proofErr w:type="spellEnd"/>
      <w:r w:rsidR="004E51CA">
        <w:rPr>
          <w:rFonts w:ascii="Arial" w:hAnsi="Arial" w:cs="Arial"/>
        </w:rPr>
        <w:t xml:space="preserve"> </w:t>
      </w:r>
      <w:r w:rsidR="000E2E82">
        <w:rPr>
          <w:rFonts w:ascii="Arial" w:hAnsi="Arial" w:cs="Arial"/>
        </w:rPr>
        <w:t>the</w:t>
      </w:r>
    </w:p>
    <w:p w14:paraId="3F65E43E" w14:textId="77777777" w:rsidR="00E12D58" w:rsidDel="00953D5F" w:rsidRDefault="00E12D58" w:rsidP="000E136D">
      <w:pPr>
        <w:spacing w:line="480" w:lineRule="auto"/>
        <w:rPr>
          <w:del w:id="29" w:author="Juarez, Alexandra" w:date="2025-08-08T10:38:00Z" w16du:dateUtc="2025-08-08T14:38:00Z"/>
          <w:rFonts w:ascii="Arial" w:hAnsi="Arial" w:cs="Arial"/>
        </w:rPr>
      </w:pPr>
    </w:p>
    <w:p w14:paraId="396810C4" w14:textId="0C4B4A16" w:rsidR="002B5D42" w:rsidRPr="000E136D" w:rsidRDefault="000E2E82" w:rsidP="000E136D">
      <w:pPr>
        <w:spacing w:line="480" w:lineRule="auto"/>
        <w:rPr>
          <w:rFonts w:ascii="Arial" w:hAnsi="Arial" w:cs="Arial"/>
          <w:sz w:val="22"/>
          <w:szCs w:val="22"/>
        </w:rPr>
      </w:pPr>
      <w:r>
        <w:rPr>
          <w:rFonts w:ascii="Arial" w:hAnsi="Arial" w:cs="Arial"/>
        </w:rPr>
        <w:t xml:space="preserve"> </w:t>
      </w:r>
      <w:r w:rsidR="00F31FA7">
        <w:rPr>
          <w:rFonts w:ascii="Arial" w:hAnsi="Arial" w:cs="Arial"/>
        </w:rPr>
        <w:t>character strings</w:t>
      </w:r>
      <w:r w:rsidR="004E51CA">
        <w:rPr>
          <w:rFonts w:ascii="Arial" w:hAnsi="Arial" w:cs="Arial"/>
        </w:rPr>
        <w:t xml:space="preserve"> </w:t>
      </w:r>
      <w:r w:rsidR="00CB592C">
        <w:rPr>
          <w:rFonts w:ascii="Arial" w:hAnsi="Arial" w:cs="Arial"/>
        </w:rPr>
        <w:t xml:space="preserve">to </w:t>
      </w:r>
      <w:r w:rsidR="004E51CA">
        <w:rPr>
          <w:rFonts w:ascii="Arial" w:hAnsi="Arial" w:cs="Arial"/>
        </w:rPr>
        <w:t>produce audio files of the synthetic vocal identity signals</w:t>
      </w:r>
      <w:r w:rsidR="00120400" w:rsidRPr="00912545">
        <w:rPr>
          <w:rFonts w:ascii="Arial" w:hAnsi="Arial" w:cs="Arial"/>
        </w:rPr>
        <w:t>.</w:t>
      </w:r>
    </w:p>
    <w:p w14:paraId="2819B4BB" w14:textId="7139F3D8" w:rsidR="00981864" w:rsidRDefault="000F135A" w:rsidP="000F135A">
      <w:pPr>
        <w:spacing w:line="480" w:lineRule="auto"/>
        <w:ind w:firstLine="720"/>
        <w:rPr>
          <w:rFonts w:ascii="Arial" w:hAnsi="Arial" w:cs="Arial"/>
        </w:rPr>
      </w:pPr>
      <w:r>
        <w:rPr>
          <w:rFonts w:ascii="Arial" w:hAnsi="Arial" w:cs="Arial"/>
        </w:rPr>
        <w:t>W</w:t>
      </w:r>
      <w:r w:rsidR="000A139D">
        <w:rPr>
          <w:rFonts w:ascii="Arial" w:hAnsi="Arial" w:cs="Arial"/>
        </w:rPr>
        <w:t>e</w:t>
      </w:r>
      <w:r w:rsidR="005B11B7">
        <w:rPr>
          <w:rFonts w:ascii="Arial" w:hAnsi="Arial" w:cs="Arial"/>
        </w:rPr>
        <w:t xml:space="preserve"> designed and performed experiments to </w:t>
      </w:r>
      <w:r>
        <w:rPr>
          <w:rFonts w:ascii="Arial" w:hAnsi="Arial" w:cs="Arial"/>
        </w:rPr>
        <w:t>test how well quantitative</w:t>
      </w:r>
      <w:r w:rsidR="003147BF">
        <w:rPr>
          <w:rFonts w:ascii="Arial" w:hAnsi="Arial" w:cs="Arial"/>
        </w:rPr>
        <w:t xml:space="preserve"> </w:t>
      </w:r>
      <w:r w:rsidR="003E520E">
        <w:rPr>
          <w:rFonts w:ascii="Arial" w:hAnsi="Arial" w:cs="Arial"/>
        </w:rPr>
        <w:t xml:space="preserve">bioacoustics </w:t>
      </w:r>
      <w:r>
        <w:rPr>
          <w:rFonts w:ascii="Arial" w:hAnsi="Arial" w:cs="Arial"/>
        </w:rPr>
        <w:t xml:space="preserve">tools could detect known identity information in synthetic vocalizations over varying regimes of </w:t>
      </w:r>
      <w:r w:rsidR="00433D24">
        <w:rPr>
          <w:rFonts w:ascii="Arial" w:hAnsi="Arial" w:cs="Arial"/>
        </w:rPr>
        <w:t>multi-level identity information encoding</w:t>
      </w:r>
      <w:r w:rsidR="003A0CDA">
        <w:rPr>
          <w:rFonts w:ascii="Arial" w:hAnsi="Arial" w:cs="Arial"/>
        </w:rPr>
        <w:t>,</w:t>
      </w:r>
      <w:r w:rsidR="00433D24">
        <w:rPr>
          <w:rFonts w:ascii="Arial" w:hAnsi="Arial" w:cs="Arial"/>
        </w:rPr>
        <w:t xml:space="preserve"> as well as variation in the signaling environment. We </w:t>
      </w:r>
      <w:r w:rsidR="00FD74A9">
        <w:rPr>
          <w:rFonts w:ascii="Arial" w:hAnsi="Arial" w:cs="Arial"/>
        </w:rPr>
        <w:t>manipulated</w:t>
      </w:r>
      <w:r w:rsidR="00433D24">
        <w:rPr>
          <w:rFonts w:ascii="Arial" w:hAnsi="Arial" w:cs="Arial"/>
        </w:rPr>
        <w:t xml:space="preserve"> how much information was encoded in synthetic signals at the group and individual level</w:t>
      </w:r>
      <w:r w:rsidR="00DB78B9">
        <w:rPr>
          <w:rFonts w:ascii="Arial" w:hAnsi="Arial" w:cs="Arial"/>
        </w:rPr>
        <w:t>s</w:t>
      </w:r>
      <w:r w:rsidR="00433D24">
        <w:rPr>
          <w:rFonts w:ascii="Arial" w:hAnsi="Arial" w:cs="Arial"/>
        </w:rPr>
        <w:t xml:space="preserve">, as well as the size of signal sets at </w:t>
      </w:r>
      <w:r w:rsidR="00433D24">
        <w:rPr>
          <w:rFonts w:ascii="Arial" w:hAnsi="Arial" w:cs="Arial"/>
        </w:rPr>
        <w:lastRenderedPageBreak/>
        <w:t>each social level, which we expected to influence the distinctiveness of information</w:t>
      </w:r>
      <w:r w:rsidR="00F36FF6">
        <w:rPr>
          <w:rFonts w:ascii="Arial" w:hAnsi="Arial" w:cs="Arial"/>
        </w:rPr>
        <w:t xml:space="preserve"> in signals</w:t>
      </w:r>
      <w:r w:rsidR="00433D24">
        <w:rPr>
          <w:rFonts w:ascii="Arial" w:hAnsi="Arial" w:cs="Arial"/>
        </w:rPr>
        <w:t>.</w:t>
      </w:r>
      <w:r w:rsidR="00363FEB">
        <w:rPr>
          <w:rFonts w:ascii="Arial" w:hAnsi="Arial" w:cs="Arial"/>
        </w:rPr>
        <w:t xml:space="preserve"> </w:t>
      </w:r>
      <w:r w:rsidR="00433D24">
        <w:rPr>
          <w:rFonts w:ascii="Arial" w:hAnsi="Arial" w:cs="Arial"/>
        </w:rPr>
        <w:t>Across this simulated variation in information encoding and signaling environments</w:t>
      </w:r>
      <w:r w:rsidR="00C0592D">
        <w:rPr>
          <w:rFonts w:ascii="Arial" w:hAnsi="Arial" w:cs="Arial"/>
        </w:rPr>
        <w:t xml:space="preserve">, we </w:t>
      </w:r>
      <w:r w:rsidR="00880AA6">
        <w:rPr>
          <w:rFonts w:ascii="Arial" w:hAnsi="Arial" w:cs="Arial"/>
        </w:rPr>
        <w:t xml:space="preserve">measured distance amongst vocalizations represented as character strings and audio files with the </w:t>
      </w:r>
      <w:commentRangeStart w:id="30"/>
      <w:r w:rsidR="00880AA6">
        <w:rPr>
          <w:rFonts w:ascii="Arial" w:hAnsi="Arial" w:cs="Arial"/>
        </w:rPr>
        <w:t>edit distance and spectrographic cross-correlation</w:t>
      </w:r>
      <w:commentRangeEnd w:id="30"/>
      <w:r w:rsidR="009165BF">
        <w:rPr>
          <w:rStyle w:val="CommentReference"/>
        </w:rPr>
        <w:commentReference w:id="30"/>
      </w:r>
      <w:r w:rsidR="00880AA6">
        <w:rPr>
          <w:rFonts w:ascii="Arial" w:hAnsi="Arial" w:cs="Arial"/>
        </w:rPr>
        <w:t xml:space="preserve">, respectively. For each analytical approach, we </w:t>
      </w:r>
      <w:r w:rsidR="00FD78A8">
        <w:rPr>
          <w:rFonts w:ascii="Arial" w:hAnsi="Arial" w:cs="Arial"/>
        </w:rPr>
        <w:t xml:space="preserve">performed k-means-clustering </w:t>
      </w:r>
      <w:r w:rsidR="00D9626A">
        <w:rPr>
          <w:rFonts w:ascii="Arial" w:hAnsi="Arial" w:cs="Arial"/>
        </w:rPr>
        <w:t>on distance measurements across call datasets</w:t>
      </w:r>
      <w:r w:rsidR="00FD78A8">
        <w:rPr>
          <w:rFonts w:ascii="Arial" w:hAnsi="Arial" w:cs="Arial"/>
        </w:rPr>
        <w:t xml:space="preserve">, then computed how accurately k-means clustering recovered original class labels at both social levels. We calculated the effect size of the difference in </w:t>
      </w:r>
      <w:r w:rsidR="00A95F1A">
        <w:rPr>
          <w:rFonts w:ascii="Arial" w:hAnsi="Arial" w:cs="Arial"/>
        </w:rPr>
        <w:t>clustering accurac</w:t>
      </w:r>
      <w:r w:rsidR="00DE5452">
        <w:rPr>
          <w:rFonts w:ascii="Arial" w:hAnsi="Arial" w:cs="Arial"/>
        </w:rPr>
        <w:t>ies</w:t>
      </w:r>
      <w:r w:rsidR="00D9626A">
        <w:rPr>
          <w:rFonts w:ascii="Arial" w:hAnsi="Arial" w:cs="Arial"/>
        </w:rPr>
        <w:t xml:space="preserve"> </w:t>
      </w:r>
      <w:r w:rsidR="00A95F1A">
        <w:rPr>
          <w:rFonts w:ascii="Arial" w:hAnsi="Arial" w:cs="Arial"/>
        </w:rPr>
        <w:t xml:space="preserve">between social levels </w:t>
      </w:r>
      <w:r w:rsidR="00D9626A">
        <w:rPr>
          <w:rFonts w:ascii="Arial" w:hAnsi="Arial" w:cs="Arial"/>
        </w:rPr>
        <w:t xml:space="preserve">to </w:t>
      </w:r>
      <w:r w:rsidR="00C0592D">
        <w:rPr>
          <w:rFonts w:ascii="Arial" w:hAnsi="Arial" w:cs="Arial"/>
        </w:rPr>
        <w:t>assess how</w:t>
      </w:r>
      <w:r w:rsidR="00C50B08">
        <w:rPr>
          <w:rFonts w:ascii="Arial" w:hAnsi="Arial" w:cs="Arial"/>
        </w:rPr>
        <w:t xml:space="preserve"> well</w:t>
      </w:r>
      <w:r w:rsidR="00C0592D">
        <w:rPr>
          <w:rFonts w:ascii="Arial" w:hAnsi="Arial" w:cs="Arial"/>
        </w:rPr>
        <w:t xml:space="preserve"> we could detect </w:t>
      </w:r>
      <w:r w:rsidR="00F82CDA">
        <w:rPr>
          <w:rFonts w:ascii="Arial" w:hAnsi="Arial" w:cs="Arial"/>
        </w:rPr>
        <w:t xml:space="preserve">the social level (group or individual) with the greatest amount of </w:t>
      </w:r>
      <w:r w:rsidR="005B11B7">
        <w:rPr>
          <w:rFonts w:ascii="Arial" w:hAnsi="Arial" w:cs="Arial"/>
        </w:rPr>
        <w:t xml:space="preserve">information </w:t>
      </w:r>
      <w:r w:rsidR="00C0592D">
        <w:rPr>
          <w:rFonts w:ascii="Arial" w:hAnsi="Arial" w:cs="Arial"/>
        </w:rPr>
        <w:t xml:space="preserve">encoded. </w:t>
      </w:r>
      <w:r w:rsidR="002975F2">
        <w:rPr>
          <w:rFonts w:ascii="Arial" w:hAnsi="Arial" w:cs="Arial"/>
        </w:rPr>
        <w:t>As we had originally encoded identity information in character string</w:t>
      </w:r>
      <w:r w:rsidR="00D83093">
        <w:rPr>
          <w:rFonts w:ascii="Arial" w:hAnsi="Arial" w:cs="Arial"/>
        </w:rPr>
        <w:t>s</w:t>
      </w:r>
      <w:r w:rsidR="002975F2">
        <w:rPr>
          <w:rFonts w:ascii="Arial" w:hAnsi="Arial" w:cs="Arial"/>
        </w:rPr>
        <w:t xml:space="preserve"> </w:t>
      </w:r>
      <w:r w:rsidR="00D83093">
        <w:rPr>
          <w:rFonts w:ascii="Arial" w:hAnsi="Arial" w:cs="Arial"/>
        </w:rPr>
        <w:t>prior to</w:t>
      </w:r>
      <w:r w:rsidR="002975F2">
        <w:rPr>
          <w:rFonts w:ascii="Arial" w:hAnsi="Arial" w:cs="Arial"/>
        </w:rPr>
        <w:t xml:space="preserve"> sonification, w</w:t>
      </w:r>
      <w:r w:rsidR="00C0592D">
        <w:rPr>
          <w:rFonts w:ascii="Arial" w:hAnsi="Arial" w:cs="Arial"/>
        </w:rPr>
        <w:t xml:space="preserve">e used </w:t>
      </w:r>
      <w:r w:rsidR="007C6947">
        <w:rPr>
          <w:rFonts w:ascii="Arial" w:hAnsi="Arial" w:cs="Arial"/>
        </w:rPr>
        <w:t>effect sizes</w:t>
      </w:r>
      <w:r w:rsidR="00C0592D">
        <w:rPr>
          <w:rFonts w:ascii="Arial" w:hAnsi="Arial" w:cs="Arial"/>
        </w:rPr>
        <w:t xml:space="preserve"> </w:t>
      </w:r>
      <w:r w:rsidR="007C6947">
        <w:rPr>
          <w:rFonts w:ascii="Arial" w:hAnsi="Arial" w:cs="Arial"/>
        </w:rPr>
        <w:t xml:space="preserve">computed </w:t>
      </w:r>
      <w:r w:rsidR="005947F1">
        <w:rPr>
          <w:rFonts w:ascii="Arial" w:hAnsi="Arial" w:cs="Arial"/>
        </w:rPr>
        <w:t xml:space="preserve">from the analytical pipeline </w:t>
      </w:r>
      <w:r w:rsidR="007C6947">
        <w:rPr>
          <w:rFonts w:ascii="Arial" w:hAnsi="Arial" w:cs="Arial"/>
        </w:rPr>
        <w:t xml:space="preserve">with character strings </w:t>
      </w:r>
      <w:r w:rsidR="00C0592D">
        <w:rPr>
          <w:rFonts w:ascii="Arial" w:hAnsi="Arial" w:cs="Arial"/>
        </w:rPr>
        <w:t xml:space="preserve">as </w:t>
      </w:r>
      <w:r w:rsidR="00EA21B8">
        <w:rPr>
          <w:rFonts w:ascii="Arial" w:hAnsi="Arial" w:cs="Arial"/>
        </w:rPr>
        <w:t xml:space="preserve">our </w:t>
      </w:r>
      <w:r w:rsidR="00C0592D">
        <w:rPr>
          <w:rFonts w:ascii="Arial" w:hAnsi="Arial" w:cs="Arial"/>
        </w:rPr>
        <w:t>baseline for assessing how well we could detect</w:t>
      </w:r>
      <w:r w:rsidR="002975F2">
        <w:rPr>
          <w:rFonts w:ascii="Arial" w:hAnsi="Arial" w:cs="Arial"/>
        </w:rPr>
        <w:t xml:space="preserve"> identity information in</w:t>
      </w:r>
      <w:r w:rsidR="006D3F33">
        <w:rPr>
          <w:rFonts w:ascii="Arial" w:hAnsi="Arial" w:cs="Arial"/>
        </w:rPr>
        <w:t xml:space="preserve"> the</w:t>
      </w:r>
      <w:r w:rsidR="00924EF2">
        <w:rPr>
          <w:rFonts w:ascii="Arial" w:hAnsi="Arial" w:cs="Arial"/>
        </w:rPr>
        <w:t xml:space="preserve"> audio files of</w:t>
      </w:r>
      <w:r w:rsidR="002975F2">
        <w:rPr>
          <w:rFonts w:ascii="Arial" w:hAnsi="Arial" w:cs="Arial"/>
        </w:rPr>
        <w:t xml:space="preserve"> synthetic vocalizations. </w:t>
      </w:r>
      <w:r w:rsidR="00826923">
        <w:rPr>
          <w:rFonts w:ascii="Arial" w:hAnsi="Arial" w:cs="Arial"/>
        </w:rPr>
        <w:t xml:space="preserve">We expected to </w:t>
      </w:r>
      <w:r w:rsidR="000D4FF5">
        <w:rPr>
          <w:rFonts w:ascii="Arial" w:hAnsi="Arial" w:cs="Arial"/>
        </w:rPr>
        <w:t>identify greater detection accuracy of identity information when we encoded more information at one social level compared to the other</w:t>
      </w:r>
      <w:r w:rsidR="008E50E2">
        <w:rPr>
          <w:rFonts w:ascii="Arial" w:hAnsi="Arial" w:cs="Arial"/>
        </w:rPr>
        <w:t xml:space="preserve">, and we also expected to find similar statistical significance of information detection at either social level in the synthetic audio files compared to the character string representations of the vocal identity signals. </w:t>
      </w:r>
      <w:r w:rsidR="002121C4">
        <w:rPr>
          <w:rFonts w:ascii="Arial" w:hAnsi="Arial" w:cs="Arial"/>
        </w:rPr>
        <w:t>Taken together, o</w:t>
      </w:r>
      <w:r w:rsidR="004A1616">
        <w:rPr>
          <w:rFonts w:ascii="Arial" w:hAnsi="Arial" w:cs="Arial"/>
        </w:rPr>
        <w:t>ur computational pipeline</w:t>
      </w:r>
      <w:r w:rsidR="002121C4">
        <w:rPr>
          <w:rFonts w:ascii="Arial" w:hAnsi="Arial" w:cs="Arial"/>
        </w:rPr>
        <w:t xml:space="preserve"> and rigorous </w:t>
      </w:r>
      <w:r w:rsidR="00461F0E">
        <w:rPr>
          <w:rFonts w:ascii="Arial" w:hAnsi="Arial" w:cs="Arial"/>
        </w:rPr>
        <w:t>simulation</w:t>
      </w:r>
      <w:r w:rsidR="00F36FF6">
        <w:rPr>
          <w:rFonts w:ascii="Arial" w:hAnsi="Arial" w:cs="Arial"/>
        </w:rPr>
        <w:t xml:space="preserve"> </w:t>
      </w:r>
      <w:r w:rsidR="002121C4">
        <w:rPr>
          <w:rFonts w:ascii="Arial" w:hAnsi="Arial" w:cs="Arial"/>
        </w:rPr>
        <w:t>experiments</w:t>
      </w:r>
      <w:r w:rsidR="004A1616">
        <w:rPr>
          <w:rFonts w:ascii="Arial" w:hAnsi="Arial" w:cs="Arial"/>
        </w:rPr>
        <w:t xml:space="preserve"> provide</w:t>
      </w:r>
      <w:r w:rsidR="002121C4">
        <w:rPr>
          <w:rFonts w:ascii="Arial" w:hAnsi="Arial" w:cs="Arial"/>
        </w:rPr>
        <w:t xml:space="preserve"> </w:t>
      </w:r>
      <w:r w:rsidR="004A1616">
        <w:rPr>
          <w:rFonts w:ascii="Arial" w:hAnsi="Arial" w:cs="Arial"/>
        </w:rPr>
        <w:t xml:space="preserve">a novel tool </w:t>
      </w:r>
      <w:r w:rsidR="004F641D">
        <w:rPr>
          <w:rFonts w:ascii="Arial" w:hAnsi="Arial" w:cs="Arial"/>
        </w:rPr>
        <w:t>for generating synthetic vocal identity signals</w:t>
      </w:r>
      <w:r w:rsidR="00515973">
        <w:rPr>
          <w:rFonts w:ascii="Arial" w:hAnsi="Arial" w:cs="Arial"/>
        </w:rPr>
        <w:t xml:space="preserve"> </w:t>
      </w:r>
      <w:r w:rsidR="006D7572">
        <w:rPr>
          <w:rFonts w:ascii="Arial" w:hAnsi="Arial" w:cs="Arial"/>
        </w:rPr>
        <w:t>with</w:t>
      </w:r>
      <w:r w:rsidR="00515973">
        <w:rPr>
          <w:rFonts w:ascii="Arial" w:hAnsi="Arial" w:cs="Arial"/>
        </w:rPr>
        <w:t xml:space="preserve"> control</w:t>
      </w:r>
      <w:r w:rsidR="006D7572">
        <w:rPr>
          <w:rFonts w:ascii="Arial" w:hAnsi="Arial" w:cs="Arial"/>
        </w:rPr>
        <w:t>led</w:t>
      </w:r>
      <w:r w:rsidR="00515973">
        <w:rPr>
          <w:rFonts w:ascii="Arial" w:hAnsi="Arial" w:cs="Arial"/>
        </w:rPr>
        <w:t xml:space="preserve"> types and amounts of identity information encod</w:t>
      </w:r>
      <w:r w:rsidR="006D7572">
        <w:rPr>
          <w:rFonts w:ascii="Arial" w:hAnsi="Arial" w:cs="Arial"/>
        </w:rPr>
        <w:t>ing</w:t>
      </w:r>
      <w:r w:rsidR="00A56447">
        <w:rPr>
          <w:rFonts w:ascii="Arial" w:hAnsi="Arial" w:cs="Arial"/>
        </w:rPr>
        <w:t>, as well as</w:t>
      </w:r>
      <w:r w:rsidR="00FD458F">
        <w:rPr>
          <w:rFonts w:ascii="Arial" w:hAnsi="Arial" w:cs="Arial"/>
        </w:rPr>
        <w:t xml:space="preserve"> results addressing how well quantitative bioacoustics tools can detect identity information under varying regimes of complex information encoding and signaling environments</w:t>
      </w:r>
      <w:r w:rsidR="004F641D">
        <w:rPr>
          <w:rFonts w:ascii="Arial" w:hAnsi="Arial" w:cs="Arial"/>
        </w:rPr>
        <w:t xml:space="preserve">. </w:t>
      </w:r>
    </w:p>
    <w:p w14:paraId="2F5858D5" w14:textId="77777777" w:rsidR="00C25AE8" w:rsidRDefault="00C25AE8" w:rsidP="00DB1BE9">
      <w:pPr>
        <w:spacing w:line="480" w:lineRule="auto"/>
        <w:rPr>
          <w:rFonts w:ascii="Arial" w:hAnsi="Arial" w:cs="Arial"/>
        </w:rPr>
      </w:pPr>
    </w:p>
    <w:p w14:paraId="43FAF8F8" w14:textId="38BDCDB1" w:rsidR="002733D3" w:rsidRDefault="002733D3" w:rsidP="00DB1BE9">
      <w:pPr>
        <w:spacing w:line="480" w:lineRule="auto"/>
        <w:rPr>
          <w:rFonts w:ascii="Arial" w:hAnsi="Arial" w:cs="Arial"/>
          <w:b/>
          <w:bCs/>
        </w:rPr>
      </w:pPr>
      <w:commentRangeStart w:id="31"/>
      <w:commentRangeStart w:id="32"/>
      <w:r>
        <w:rPr>
          <w:rFonts w:ascii="Arial" w:hAnsi="Arial" w:cs="Arial"/>
          <w:b/>
          <w:bCs/>
        </w:rPr>
        <w:lastRenderedPageBreak/>
        <w:t>Results</w:t>
      </w:r>
      <w:commentRangeEnd w:id="31"/>
      <w:r w:rsidR="007514C9">
        <w:rPr>
          <w:rStyle w:val="CommentReference"/>
        </w:rPr>
        <w:commentReference w:id="31"/>
      </w:r>
      <w:commentRangeEnd w:id="32"/>
      <w:r w:rsidR="00EC3415">
        <w:rPr>
          <w:rStyle w:val="CommentReference"/>
        </w:rPr>
        <w:commentReference w:id="32"/>
      </w:r>
    </w:p>
    <w:p w14:paraId="3D1966F2" w14:textId="2BD7F576" w:rsidR="005F45AD" w:rsidRPr="005F45AD" w:rsidRDefault="0073466F" w:rsidP="00DB1BE9">
      <w:pPr>
        <w:spacing w:line="480" w:lineRule="auto"/>
        <w:rPr>
          <w:rFonts w:ascii="Arial" w:hAnsi="Arial" w:cs="Arial"/>
          <w:i/>
          <w:iCs/>
        </w:rPr>
      </w:pPr>
      <w:r>
        <w:rPr>
          <w:rFonts w:ascii="Arial" w:hAnsi="Arial" w:cs="Arial"/>
          <w:i/>
          <w:iCs/>
        </w:rPr>
        <w:t xml:space="preserve">A computational pipeline to </w:t>
      </w:r>
      <w:r w:rsidR="00313C15">
        <w:rPr>
          <w:rFonts w:ascii="Arial" w:hAnsi="Arial" w:cs="Arial"/>
          <w:i/>
          <w:iCs/>
        </w:rPr>
        <w:t xml:space="preserve">generate synthetic </w:t>
      </w:r>
      <w:r w:rsidR="004A7A6D">
        <w:rPr>
          <w:rFonts w:ascii="Arial" w:hAnsi="Arial" w:cs="Arial"/>
          <w:i/>
          <w:iCs/>
        </w:rPr>
        <w:t>vocal</w:t>
      </w:r>
      <w:r w:rsidR="00313C15">
        <w:rPr>
          <w:rFonts w:ascii="Arial" w:hAnsi="Arial" w:cs="Arial"/>
          <w:i/>
          <w:iCs/>
        </w:rPr>
        <w:t xml:space="preserve"> identity signals</w:t>
      </w:r>
    </w:p>
    <w:p w14:paraId="616EEDFC" w14:textId="3B4E7A69" w:rsidR="00CE1D7C" w:rsidRDefault="00C12F0E" w:rsidP="00CE1D7C">
      <w:pPr>
        <w:spacing w:line="480" w:lineRule="auto"/>
        <w:rPr>
          <w:rFonts w:ascii="Arial" w:hAnsi="Arial" w:cs="Arial"/>
        </w:rPr>
      </w:pPr>
      <w:r>
        <w:rPr>
          <w:rFonts w:ascii="Arial" w:hAnsi="Arial" w:cs="Arial"/>
        </w:rPr>
        <w:t>We developed a computational pipeline to create synthetic vocal identity signals in which we could control the types and amounts of information encoded in frequency modulation patterns. O</w:t>
      </w:r>
      <w:r w:rsidR="002824FC">
        <w:rPr>
          <w:rFonts w:ascii="Arial" w:hAnsi="Arial" w:cs="Arial"/>
        </w:rPr>
        <w:t>ur pipeline followed four main steps</w:t>
      </w:r>
      <w:r w:rsidR="008327E4">
        <w:rPr>
          <w:rFonts w:ascii="Arial" w:hAnsi="Arial" w:cs="Arial"/>
        </w:rPr>
        <w:t xml:space="preserve"> (Figure 1)</w:t>
      </w:r>
      <w:r>
        <w:rPr>
          <w:rFonts w:ascii="Arial" w:hAnsi="Arial" w:cs="Arial"/>
        </w:rPr>
        <w:t>. First,</w:t>
      </w:r>
      <w:r w:rsidR="002824FC">
        <w:rPr>
          <w:rFonts w:ascii="Arial" w:hAnsi="Arial" w:cs="Arial"/>
        </w:rPr>
        <w:t xml:space="preserve"> we generated </w:t>
      </w:r>
      <w:r w:rsidR="002824FC" w:rsidRPr="00912545">
        <w:rPr>
          <w:rFonts w:ascii="Arial" w:hAnsi="Arial" w:cs="Arial"/>
        </w:rPr>
        <w:t>character strings</w:t>
      </w:r>
      <w:r w:rsidR="002824FC">
        <w:rPr>
          <w:rFonts w:ascii="Arial" w:hAnsi="Arial" w:cs="Arial"/>
        </w:rPr>
        <w:t xml:space="preserve"> with sections corresponding to group-</w:t>
      </w:r>
      <w:r w:rsidR="00006603">
        <w:rPr>
          <w:rFonts w:ascii="Arial" w:hAnsi="Arial" w:cs="Arial"/>
        </w:rPr>
        <w:t>specific</w:t>
      </w:r>
      <w:r w:rsidR="002824FC">
        <w:rPr>
          <w:rFonts w:ascii="Arial" w:hAnsi="Arial" w:cs="Arial"/>
        </w:rPr>
        <w:t xml:space="preserve"> and </w:t>
      </w:r>
      <w:proofErr w:type="gramStart"/>
      <w:r w:rsidR="002824FC">
        <w:rPr>
          <w:rFonts w:ascii="Arial" w:hAnsi="Arial" w:cs="Arial"/>
        </w:rPr>
        <w:t>individually-specific</w:t>
      </w:r>
      <w:proofErr w:type="gramEnd"/>
      <w:r w:rsidR="002824FC">
        <w:rPr>
          <w:rFonts w:ascii="Arial" w:hAnsi="Arial" w:cs="Arial"/>
        </w:rPr>
        <w:t xml:space="preserve"> information</w:t>
      </w:r>
      <w:r>
        <w:rPr>
          <w:rFonts w:ascii="Arial" w:hAnsi="Arial" w:cs="Arial"/>
        </w:rPr>
        <w:t>. Second,</w:t>
      </w:r>
      <w:r w:rsidR="002824FC">
        <w:rPr>
          <w:rFonts w:ascii="Arial" w:hAnsi="Arial" w:cs="Arial"/>
        </w:rPr>
        <w:t xml:space="preserve"> we converted characters to </w:t>
      </w:r>
      <w:proofErr w:type="gramStart"/>
      <w:r w:rsidR="002824FC">
        <w:rPr>
          <w:rFonts w:ascii="Arial" w:hAnsi="Arial" w:cs="Arial"/>
        </w:rPr>
        <w:t>Parsons</w:t>
      </w:r>
      <w:proofErr w:type="gramEnd"/>
      <w:r w:rsidR="002824FC">
        <w:rPr>
          <w:rFonts w:ascii="Arial" w:hAnsi="Arial" w:cs="Arial"/>
        </w:rPr>
        <w:t xml:space="preserve"> code, </w:t>
      </w:r>
      <w:r w:rsidR="002824FC" w:rsidRPr="00912545">
        <w:rPr>
          <w:rFonts w:ascii="Arial" w:hAnsi="Arial" w:cs="Arial"/>
        </w:rPr>
        <w:t>a musical notation</w:t>
      </w:r>
      <w:r w:rsidR="002824FC">
        <w:rPr>
          <w:rFonts w:ascii="Arial" w:hAnsi="Arial" w:cs="Arial"/>
        </w:rPr>
        <w:t xml:space="preserve"> indicating directional changes in frequenc</w:t>
      </w:r>
      <w:r w:rsidR="008327E4">
        <w:rPr>
          <w:rFonts w:ascii="Arial" w:hAnsi="Arial" w:cs="Arial"/>
        </w:rPr>
        <w:t>y</w:t>
      </w:r>
      <w:r w:rsidR="00CD5CCF">
        <w:rPr>
          <w:rFonts w:ascii="Arial" w:hAnsi="Arial" w:cs="Arial"/>
        </w:rPr>
        <w:t>. Third,</w:t>
      </w:r>
      <w:r w:rsidR="002824FC">
        <w:rPr>
          <w:rFonts w:ascii="Arial" w:hAnsi="Arial" w:cs="Arial"/>
        </w:rPr>
        <w:t xml:space="preserve"> we used </w:t>
      </w:r>
      <w:proofErr w:type="gramStart"/>
      <w:r w:rsidR="002824FC">
        <w:rPr>
          <w:rFonts w:ascii="Arial" w:hAnsi="Arial" w:cs="Arial"/>
        </w:rPr>
        <w:t>Parsons</w:t>
      </w:r>
      <w:proofErr w:type="gramEnd"/>
      <w:r w:rsidR="002824FC">
        <w:rPr>
          <w:rFonts w:ascii="Arial" w:hAnsi="Arial" w:cs="Arial"/>
        </w:rPr>
        <w:t xml:space="preserve"> code to</w:t>
      </w:r>
      <w:r w:rsidR="002824FC" w:rsidRPr="00912545">
        <w:rPr>
          <w:rFonts w:ascii="Arial" w:hAnsi="Arial" w:cs="Arial"/>
        </w:rPr>
        <w:t xml:space="preserve"> convert strings to frequency values</w:t>
      </w:r>
      <w:r w:rsidR="00E360EE">
        <w:rPr>
          <w:rFonts w:ascii="Arial" w:hAnsi="Arial" w:cs="Arial"/>
        </w:rPr>
        <w:t xml:space="preserve">. Fourth, we </w:t>
      </w:r>
      <w:proofErr w:type="spellStart"/>
      <w:r w:rsidR="00E360EE">
        <w:rPr>
          <w:rFonts w:ascii="Arial" w:hAnsi="Arial" w:cs="Arial"/>
        </w:rPr>
        <w:t>sonified</w:t>
      </w:r>
      <w:proofErr w:type="spellEnd"/>
      <w:r w:rsidR="00E360EE">
        <w:rPr>
          <w:rFonts w:ascii="Arial" w:hAnsi="Arial" w:cs="Arial"/>
        </w:rPr>
        <w:t xml:space="preserve"> </w:t>
      </w:r>
      <w:r w:rsidR="00682AB3">
        <w:rPr>
          <w:rFonts w:ascii="Arial" w:hAnsi="Arial" w:cs="Arial"/>
        </w:rPr>
        <w:t xml:space="preserve">character strings </w:t>
      </w:r>
      <w:del w:id="33" w:author="Juarez, Alexandra" w:date="2025-08-08T10:42:00Z" w16du:dateUtc="2025-08-08T14:42:00Z">
        <w:r w:rsidR="00682AB3" w:rsidDel="0096119D">
          <w:rPr>
            <w:rFonts w:ascii="Arial" w:hAnsi="Arial" w:cs="Arial"/>
          </w:rPr>
          <w:delText xml:space="preserve">with </w:delText>
        </w:r>
      </w:del>
      <w:r w:rsidR="00682AB3" w:rsidRPr="00912545">
        <w:rPr>
          <w:rFonts w:ascii="Arial" w:hAnsi="Arial" w:cs="Arial"/>
        </w:rPr>
        <w:t xml:space="preserve">with the </w:t>
      </w:r>
      <w:proofErr w:type="spellStart"/>
      <w:r w:rsidR="00682AB3" w:rsidRPr="00912545">
        <w:rPr>
          <w:rFonts w:ascii="Arial" w:hAnsi="Arial" w:cs="Arial"/>
        </w:rPr>
        <w:t>soundgen</w:t>
      </w:r>
      <w:proofErr w:type="spellEnd"/>
      <w:r w:rsidR="00682AB3" w:rsidRPr="00912545">
        <w:rPr>
          <w:rFonts w:ascii="Arial" w:hAnsi="Arial" w:cs="Arial"/>
        </w:rPr>
        <w:t xml:space="preserve"> R package</w:t>
      </w:r>
      <w:r w:rsidR="00682AB3">
        <w:rPr>
          <w:rFonts w:ascii="Arial" w:hAnsi="Arial" w:cs="Arial"/>
        </w:rPr>
        <w:t xml:space="preserve"> </w:t>
      </w:r>
      <w:r w:rsidR="00CE1D7C">
        <w:rPr>
          <w:rFonts w:ascii="Arial" w:hAnsi="Arial" w:cs="Arial"/>
        </w:rPr>
        <w:fldChar w:fldCharType="begin"/>
      </w:r>
      <w:r w:rsidR="00F07E83">
        <w:rPr>
          <w:rFonts w:ascii="Arial" w:hAnsi="Arial" w:cs="Arial"/>
        </w:rPr>
        <w:instrText xml:space="preserve"> ADDIN ZOTERO_ITEM CSL_CITATION {"citationID":"NBdMtbH6","properties":{"formattedCitation":"(23)","plainCitation":"(23)","noteIndex":0},"citationItems":[{"id":26071,"uris":["http://zotero.org/groups/5786507/items/9FR7DCSI"],"itemData":{"id":26071,"type":"article-journal","abstract":"Voice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CE1D7C">
        <w:rPr>
          <w:rFonts w:ascii="Arial" w:hAnsi="Arial" w:cs="Arial"/>
        </w:rPr>
        <w:fldChar w:fldCharType="separate"/>
      </w:r>
      <w:r w:rsidR="00FF3DC3" w:rsidRPr="00FF3DC3">
        <w:rPr>
          <w:rFonts w:ascii="Arial" w:hAnsi="Arial" w:cs="Arial"/>
        </w:rPr>
        <w:t>(23)</w:t>
      </w:r>
      <w:r w:rsidR="00CE1D7C">
        <w:rPr>
          <w:rFonts w:ascii="Arial" w:hAnsi="Arial" w:cs="Arial"/>
        </w:rPr>
        <w:fldChar w:fldCharType="end"/>
      </w:r>
      <w:r w:rsidR="00682AB3">
        <w:rPr>
          <w:rFonts w:ascii="Arial" w:hAnsi="Arial" w:cs="Arial"/>
        </w:rPr>
        <w:t xml:space="preserve">. </w:t>
      </w:r>
      <w:r w:rsidR="00C6709C">
        <w:rPr>
          <w:rFonts w:ascii="Arial" w:hAnsi="Arial" w:cs="Arial"/>
        </w:rPr>
        <w:t>This sonification yielded</w:t>
      </w:r>
      <w:r w:rsidR="002824FC">
        <w:rPr>
          <w:rFonts w:ascii="Arial" w:hAnsi="Arial" w:cs="Arial"/>
        </w:rPr>
        <w:t xml:space="preserve"> </w:t>
      </w:r>
      <w:r w:rsidR="006D168E">
        <w:rPr>
          <w:rFonts w:ascii="Arial" w:hAnsi="Arial" w:cs="Arial"/>
        </w:rPr>
        <w:t xml:space="preserve">audio files of </w:t>
      </w:r>
      <w:r w:rsidR="002824FC">
        <w:rPr>
          <w:rFonts w:ascii="Arial" w:hAnsi="Arial" w:cs="Arial"/>
        </w:rPr>
        <w:t>synthetic vocal</w:t>
      </w:r>
      <w:r w:rsidR="006D168E">
        <w:rPr>
          <w:rFonts w:ascii="Arial" w:hAnsi="Arial" w:cs="Arial"/>
        </w:rPr>
        <w:t xml:space="preserve">izations </w:t>
      </w:r>
      <w:r w:rsidR="00003B82">
        <w:rPr>
          <w:rFonts w:ascii="Arial" w:hAnsi="Arial" w:cs="Arial"/>
        </w:rPr>
        <w:t>with group and/or individual information encoded in frequency modulation patterns.</w:t>
      </w:r>
    </w:p>
    <w:p w14:paraId="20C76B8B" w14:textId="76978109" w:rsidR="00CE1D7C" w:rsidRDefault="00461F0E" w:rsidP="00CE1D7C">
      <w:pPr>
        <w:spacing w:line="480" w:lineRule="auto"/>
        <w:rPr>
          <w:rFonts w:ascii="Arial" w:hAnsi="Arial" w:cs="Arial"/>
        </w:rPr>
      </w:pPr>
      <w:r>
        <w:rPr>
          <w:rFonts w:ascii="Arial" w:hAnsi="Arial" w:cs="Arial"/>
          <w:noProof/>
        </w:rPr>
        <w:lastRenderedPageBreak/>
        <w:drawing>
          <wp:inline distT="0" distB="0" distL="0" distR="0" wp14:anchorId="2A270FAD" wp14:editId="2771146D">
            <wp:extent cx="5939790" cy="7227570"/>
            <wp:effectExtent l="0" t="0" r="3810" b="0"/>
            <wp:docPr id="1520991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7227570"/>
                    </a:xfrm>
                    <a:prstGeom prst="rect">
                      <a:avLst/>
                    </a:prstGeom>
                    <a:noFill/>
                    <a:ln>
                      <a:noFill/>
                    </a:ln>
                  </pic:spPr>
                </pic:pic>
              </a:graphicData>
            </a:graphic>
          </wp:inline>
        </w:drawing>
      </w:r>
    </w:p>
    <w:p w14:paraId="1D4781AB" w14:textId="2DF04758" w:rsidR="00CE1D7C" w:rsidRDefault="00CE1D7C" w:rsidP="00CE1D7C">
      <w:pPr>
        <w:spacing w:line="480" w:lineRule="auto"/>
        <w:rPr>
          <w:rFonts w:ascii="Arial" w:hAnsi="Arial" w:cs="Arial"/>
          <w:sz w:val="22"/>
          <w:szCs w:val="22"/>
        </w:rPr>
      </w:pPr>
      <w:commentRangeStart w:id="34"/>
      <w:r w:rsidRPr="00CE1D7C">
        <w:rPr>
          <w:rFonts w:ascii="Arial" w:hAnsi="Arial" w:cs="Arial"/>
          <w:b/>
          <w:bCs/>
          <w:sz w:val="22"/>
          <w:szCs w:val="22"/>
        </w:rPr>
        <w:t xml:space="preserve"> </w:t>
      </w:r>
      <w:commentRangeStart w:id="35"/>
      <w:commentRangeStart w:id="36"/>
      <w:commentRangeStart w:id="37"/>
      <w:r w:rsidRPr="000E136D">
        <w:rPr>
          <w:rFonts w:ascii="Arial" w:hAnsi="Arial" w:cs="Arial"/>
          <w:b/>
          <w:bCs/>
          <w:sz w:val="22"/>
          <w:szCs w:val="22"/>
        </w:rPr>
        <w:t xml:space="preserve">Figure </w:t>
      </w:r>
      <w:commentRangeEnd w:id="35"/>
      <w:r>
        <w:rPr>
          <w:rStyle w:val="CommentReference"/>
        </w:rPr>
        <w:commentReference w:id="35"/>
      </w:r>
      <w:commentRangeEnd w:id="36"/>
      <w:r>
        <w:rPr>
          <w:rStyle w:val="CommentReference"/>
        </w:rPr>
        <w:commentReference w:id="36"/>
      </w:r>
      <w:r w:rsidRPr="000E136D">
        <w:rPr>
          <w:rFonts w:ascii="Arial" w:hAnsi="Arial" w:cs="Arial"/>
          <w:b/>
          <w:bCs/>
          <w:sz w:val="22"/>
          <w:szCs w:val="22"/>
        </w:rPr>
        <w:t>1</w:t>
      </w:r>
      <w:commentRangeEnd w:id="37"/>
      <w:r w:rsidR="007C6A8B">
        <w:rPr>
          <w:rStyle w:val="CommentReference"/>
        </w:rPr>
        <w:commentReference w:id="37"/>
      </w:r>
      <w:commentRangeEnd w:id="34"/>
      <w:r w:rsidR="006670A9">
        <w:rPr>
          <w:rStyle w:val="CommentReference"/>
        </w:rPr>
        <w:commentReference w:id="34"/>
      </w:r>
      <w:r w:rsidRPr="000E136D">
        <w:rPr>
          <w:rFonts w:ascii="Arial" w:hAnsi="Arial" w:cs="Arial"/>
          <w:b/>
          <w:bCs/>
          <w:sz w:val="22"/>
          <w:szCs w:val="22"/>
        </w:rPr>
        <w:t xml:space="preserve">: </w:t>
      </w:r>
      <w:r w:rsidR="00347E1F">
        <w:rPr>
          <w:rFonts w:ascii="Arial" w:hAnsi="Arial" w:cs="Arial"/>
          <w:sz w:val="22"/>
          <w:szCs w:val="22"/>
        </w:rPr>
        <w:t xml:space="preserve">Panel A shows an example of a character string generated from our pipeline. Each position of the character </w:t>
      </w:r>
      <w:r w:rsidR="00702A34">
        <w:rPr>
          <w:rFonts w:ascii="Arial" w:hAnsi="Arial" w:cs="Arial"/>
          <w:sz w:val="22"/>
          <w:szCs w:val="22"/>
        </w:rPr>
        <w:t>string</w:t>
      </w:r>
      <w:r w:rsidR="00347E1F">
        <w:rPr>
          <w:rFonts w:ascii="Arial" w:hAnsi="Arial" w:cs="Arial"/>
          <w:sz w:val="22"/>
          <w:szCs w:val="22"/>
        </w:rPr>
        <w:t xml:space="preserve"> contains a </w:t>
      </w:r>
      <w:proofErr w:type="spellStart"/>
      <w:r w:rsidR="00347E1F">
        <w:rPr>
          <w:rFonts w:ascii="Arial" w:hAnsi="Arial" w:cs="Arial"/>
          <w:sz w:val="22"/>
          <w:szCs w:val="22"/>
        </w:rPr>
        <w:t>trit</w:t>
      </w:r>
      <w:proofErr w:type="spellEnd"/>
      <w:r w:rsidR="00347E1F">
        <w:rPr>
          <w:rFonts w:ascii="Arial" w:hAnsi="Arial" w:cs="Arial"/>
          <w:sz w:val="22"/>
          <w:szCs w:val="22"/>
        </w:rPr>
        <w:t xml:space="preserve"> of information</w:t>
      </w:r>
      <w:r w:rsidR="009A6AAE">
        <w:rPr>
          <w:rFonts w:ascii="Arial" w:hAnsi="Arial" w:cs="Arial"/>
          <w:sz w:val="22"/>
          <w:szCs w:val="22"/>
        </w:rPr>
        <w:t xml:space="preserve"> (each position can contain </w:t>
      </w:r>
      <w:r w:rsidR="00AD48FC">
        <w:rPr>
          <w:rFonts w:ascii="Arial" w:hAnsi="Arial" w:cs="Arial"/>
          <w:sz w:val="22"/>
          <w:szCs w:val="22"/>
        </w:rPr>
        <w:t xml:space="preserve">the symbols </w:t>
      </w:r>
      <w:r w:rsidR="009A6AAE">
        <w:rPr>
          <w:rFonts w:ascii="Arial" w:hAnsi="Arial" w:cs="Arial"/>
          <w:sz w:val="22"/>
          <w:szCs w:val="22"/>
        </w:rPr>
        <w:t>A, B, or C)</w:t>
      </w:r>
      <w:r w:rsidR="00347E1F">
        <w:rPr>
          <w:rFonts w:ascii="Arial" w:hAnsi="Arial" w:cs="Arial"/>
          <w:sz w:val="22"/>
          <w:szCs w:val="22"/>
        </w:rPr>
        <w:t xml:space="preserve">. The string comprises </w:t>
      </w:r>
      <w:r w:rsidR="006B73AE">
        <w:rPr>
          <w:rFonts w:ascii="Arial" w:hAnsi="Arial" w:cs="Arial"/>
          <w:sz w:val="22"/>
          <w:szCs w:val="22"/>
        </w:rPr>
        <w:t xml:space="preserve">four distinct </w:t>
      </w:r>
      <w:r w:rsidR="00347E1F">
        <w:rPr>
          <w:rFonts w:ascii="Arial" w:hAnsi="Arial" w:cs="Arial"/>
          <w:sz w:val="22"/>
          <w:szCs w:val="22"/>
        </w:rPr>
        <w:t>sections</w:t>
      </w:r>
      <w:r w:rsidR="00E664E3">
        <w:rPr>
          <w:rFonts w:ascii="Arial" w:hAnsi="Arial" w:cs="Arial"/>
          <w:sz w:val="22"/>
          <w:szCs w:val="22"/>
        </w:rPr>
        <w:t>. Sections</w:t>
      </w:r>
      <w:r w:rsidR="00347E1F">
        <w:rPr>
          <w:rFonts w:ascii="Arial" w:hAnsi="Arial" w:cs="Arial"/>
          <w:sz w:val="22"/>
          <w:szCs w:val="22"/>
        </w:rPr>
        <w:t xml:space="preserve"> (</w:t>
      </w:r>
      <w:proofErr w:type="spellStart"/>
      <w:r w:rsidR="00461F0E">
        <w:rPr>
          <w:rFonts w:ascii="Arial" w:hAnsi="Arial" w:cs="Arial"/>
          <w:sz w:val="22"/>
          <w:szCs w:val="22"/>
        </w:rPr>
        <w:t>i</w:t>
      </w:r>
      <w:proofErr w:type="spellEnd"/>
      <w:r w:rsidR="00461F0E">
        <w:rPr>
          <w:rFonts w:ascii="Arial" w:hAnsi="Arial" w:cs="Arial"/>
          <w:sz w:val="22"/>
          <w:szCs w:val="22"/>
        </w:rPr>
        <w:t xml:space="preserve">) and (v) </w:t>
      </w:r>
      <w:r w:rsidR="00702A34">
        <w:rPr>
          <w:rFonts w:ascii="Arial" w:hAnsi="Arial" w:cs="Arial"/>
          <w:sz w:val="22"/>
          <w:szCs w:val="22"/>
        </w:rPr>
        <w:t>indicate</w:t>
      </w:r>
      <w:r w:rsidR="00461F0E">
        <w:rPr>
          <w:rFonts w:ascii="Arial" w:hAnsi="Arial" w:cs="Arial"/>
          <w:sz w:val="22"/>
          <w:szCs w:val="22"/>
        </w:rPr>
        <w:t xml:space="preserve"> the </w:t>
      </w:r>
      <w:r w:rsidR="00461F0E">
        <w:rPr>
          <w:rFonts w:ascii="Arial" w:hAnsi="Arial" w:cs="Arial"/>
          <w:sz w:val="22"/>
          <w:szCs w:val="22"/>
        </w:rPr>
        <w:lastRenderedPageBreak/>
        <w:t>global head and tail, which bounds the structural variation in the synthetic signal</w:t>
      </w:r>
      <w:r w:rsidR="006B73AE">
        <w:rPr>
          <w:rFonts w:ascii="Arial" w:hAnsi="Arial" w:cs="Arial"/>
          <w:sz w:val="22"/>
          <w:szCs w:val="22"/>
        </w:rPr>
        <w:t xml:space="preserve"> to simulate patterns of variation within a type of vocalization, rather than across types of vocalizations in a repertoire</w:t>
      </w:r>
      <w:r w:rsidR="00E664E3">
        <w:rPr>
          <w:rFonts w:ascii="Arial" w:hAnsi="Arial" w:cs="Arial"/>
          <w:sz w:val="22"/>
          <w:szCs w:val="22"/>
        </w:rPr>
        <w:t>.</w:t>
      </w:r>
      <w:r w:rsidR="00461F0E">
        <w:rPr>
          <w:rFonts w:ascii="Arial" w:hAnsi="Arial" w:cs="Arial"/>
          <w:sz w:val="22"/>
          <w:szCs w:val="22"/>
        </w:rPr>
        <w:t xml:space="preserve"> </w:t>
      </w:r>
      <w:r w:rsidR="00BA21A8">
        <w:rPr>
          <w:rFonts w:ascii="Arial" w:hAnsi="Arial" w:cs="Arial"/>
          <w:sz w:val="22"/>
          <w:szCs w:val="22"/>
        </w:rPr>
        <w:t xml:space="preserve">Sections </w:t>
      </w:r>
      <w:r w:rsidR="00461F0E">
        <w:rPr>
          <w:rFonts w:ascii="Arial" w:hAnsi="Arial" w:cs="Arial"/>
          <w:sz w:val="22"/>
          <w:szCs w:val="22"/>
        </w:rPr>
        <w:t xml:space="preserve">(ii) </w:t>
      </w:r>
      <w:r w:rsidR="007016BA">
        <w:rPr>
          <w:rFonts w:ascii="Arial" w:hAnsi="Arial" w:cs="Arial"/>
          <w:sz w:val="22"/>
          <w:szCs w:val="22"/>
        </w:rPr>
        <w:t xml:space="preserve">and (iii) </w:t>
      </w:r>
      <w:r w:rsidR="00702A34">
        <w:rPr>
          <w:rFonts w:ascii="Arial" w:hAnsi="Arial" w:cs="Arial"/>
          <w:sz w:val="22"/>
          <w:szCs w:val="22"/>
        </w:rPr>
        <w:t>indicate</w:t>
      </w:r>
      <w:r w:rsidR="00461F0E">
        <w:rPr>
          <w:rFonts w:ascii="Arial" w:hAnsi="Arial" w:cs="Arial"/>
          <w:sz w:val="22"/>
          <w:szCs w:val="22"/>
        </w:rPr>
        <w:t xml:space="preserve"> where group</w:t>
      </w:r>
      <w:r w:rsidR="007016BA">
        <w:rPr>
          <w:rFonts w:ascii="Arial" w:hAnsi="Arial" w:cs="Arial"/>
          <w:sz w:val="22"/>
          <w:szCs w:val="22"/>
        </w:rPr>
        <w:t xml:space="preserve"> and individual identity</w:t>
      </w:r>
      <w:r w:rsidR="00461F0E">
        <w:rPr>
          <w:rFonts w:ascii="Arial" w:hAnsi="Arial" w:cs="Arial"/>
          <w:sz w:val="22"/>
          <w:szCs w:val="22"/>
        </w:rPr>
        <w:t xml:space="preserve"> information </w:t>
      </w:r>
      <w:r w:rsidR="007016BA">
        <w:rPr>
          <w:rFonts w:ascii="Arial" w:hAnsi="Arial" w:cs="Arial"/>
          <w:sz w:val="22"/>
          <w:szCs w:val="22"/>
        </w:rPr>
        <w:t>are</w:t>
      </w:r>
      <w:r w:rsidR="00461F0E">
        <w:rPr>
          <w:rFonts w:ascii="Arial" w:hAnsi="Arial" w:cs="Arial"/>
          <w:sz w:val="22"/>
          <w:szCs w:val="22"/>
        </w:rPr>
        <w:t xml:space="preserve"> encoded, </w:t>
      </w:r>
      <w:r w:rsidR="007016BA">
        <w:rPr>
          <w:rFonts w:ascii="Arial" w:hAnsi="Arial" w:cs="Arial"/>
          <w:sz w:val="22"/>
          <w:szCs w:val="22"/>
        </w:rPr>
        <w:t xml:space="preserve">respectively. Section </w:t>
      </w:r>
      <w:r w:rsidR="00702A34">
        <w:rPr>
          <w:rFonts w:ascii="Arial" w:hAnsi="Arial" w:cs="Arial"/>
          <w:sz w:val="22"/>
          <w:szCs w:val="22"/>
        </w:rPr>
        <w:t xml:space="preserve">(iv) represents random variation, which </w:t>
      </w:r>
      <w:r w:rsidR="007016BA">
        <w:rPr>
          <w:rFonts w:ascii="Arial" w:hAnsi="Arial" w:cs="Arial"/>
          <w:sz w:val="22"/>
          <w:szCs w:val="22"/>
        </w:rPr>
        <w:t>simulates within-individual</w:t>
      </w:r>
      <w:r w:rsidR="00702A34">
        <w:rPr>
          <w:rFonts w:ascii="Arial" w:hAnsi="Arial" w:cs="Arial"/>
          <w:sz w:val="22"/>
          <w:szCs w:val="22"/>
        </w:rPr>
        <w:t xml:space="preserve"> variation. </w:t>
      </w:r>
      <w:r w:rsidR="000F3D5D">
        <w:rPr>
          <w:rFonts w:ascii="Arial" w:hAnsi="Arial" w:cs="Arial"/>
          <w:sz w:val="22"/>
          <w:szCs w:val="22"/>
        </w:rPr>
        <w:t xml:space="preserve">All sections are created by random generation in ways that preserve or change strings across classes and social levels in a dataset. </w:t>
      </w:r>
      <w:r w:rsidR="00702A34">
        <w:rPr>
          <w:rFonts w:ascii="Arial" w:hAnsi="Arial" w:cs="Arial"/>
          <w:sz w:val="22"/>
          <w:szCs w:val="22"/>
        </w:rPr>
        <w:t xml:space="preserve">Panel B depicts the steps of the sonification process. Character strings are generated in </w:t>
      </w:r>
      <w:r w:rsidR="00F93E38">
        <w:rPr>
          <w:rFonts w:ascii="Arial" w:hAnsi="Arial" w:cs="Arial"/>
          <w:sz w:val="22"/>
          <w:szCs w:val="22"/>
        </w:rPr>
        <w:t>S</w:t>
      </w:r>
      <w:r w:rsidR="00702A34">
        <w:rPr>
          <w:rFonts w:ascii="Arial" w:hAnsi="Arial" w:cs="Arial"/>
          <w:sz w:val="22"/>
          <w:szCs w:val="22"/>
        </w:rPr>
        <w:t>tep (</w:t>
      </w:r>
      <w:proofErr w:type="spellStart"/>
      <w:r w:rsidR="00702A34">
        <w:rPr>
          <w:rFonts w:ascii="Arial" w:hAnsi="Arial" w:cs="Arial"/>
          <w:sz w:val="22"/>
          <w:szCs w:val="22"/>
        </w:rPr>
        <w:t>i</w:t>
      </w:r>
      <w:proofErr w:type="spellEnd"/>
      <w:r w:rsidR="00702A34">
        <w:rPr>
          <w:rFonts w:ascii="Arial" w:hAnsi="Arial" w:cs="Arial"/>
          <w:sz w:val="22"/>
          <w:szCs w:val="22"/>
        </w:rPr>
        <w:t xml:space="preserve">) and transformed </w:t>
      </w:r>
      <w:r w:rsidR="00021375">
        <w:rPr>
          <w:rFonts w:ascii="Arial" w:hAnsi="Arial" w:cs="Arial"/>
          <w:sz w:val="22"/>
          <w:szCs w:val="22"/>
        </w:rPr>
        <w:t>in</w:t>
      </w:r>
      <w:r w:rsidR="00702A34">
        <w:rPr>
          <w:rFonts w:ascii="Arial" w:hAnsi="Arial" w:cs="Arial"/>
          <w:sz w:val="22"/>
          <w:szCs w:val="22"/>
        </w:rPr>
        <w:t xml:space="preserve">to frequency modulation patterns using </w:t>
      </w:r>
      <w:proofErr w:type="gramStart"/>
      <w:r w:rsidR="00702A34">
        <w:rPr>
          <w:rFonts w:ascii="Arial" w:hAnsi="Arial" w:cs="Arial"/>
          <w:sz w:val="22"/>
          <w:szCs w:val="22"/>
        </w:rPr>
        <w:t>Parsons</w:t>
      </w:r>
      <w:proofErr w:type="gramEnd"/>
      <w:r w:rsidR="00702A34">
        <w:rPr>
          <w:rFonts w:ascii="Arial" w:hAnsi="Arial" w:cs="Arial"/>
          <w:sz w:val="22"/>
          <w:szCs w:val="22"/>
        </w:rPr>
        <w:t xml:space="preserve"> code in </w:t>
      </w:r>
      <w:r w:rsidR="00F93E38">
        <w:rPr>
          <w:rFonts w:ascii="Arial" w:hAnsi="Arial" w:cs="Arial"/>
          <w:sz w:val="22"/>
          <w:szCs w:val="22"/>
        </w:rPr>
        <w:t>S</w:t>
      </w:r>
      <w:r w:rsidR="00702A34">
        <w:rPr>
          <w:rFonts w:ascii="Arial" w:hAnsi="Arial" w:cs="Arial"/>
          <w:sz w:val="22"/>
          <w:szCs w:val="22"/>
        </w:rPr>
        <w:t>tep (ii).</w:t>
      </w:r>
      <w:r w:rsidR="000D5FD6">
        <w:rPr>
          <w:rFonts w:ascii="Arial" w:hAnsi="Arial" w:cs="Arial"/>
          <w:sz w:val="22"/>
          <w:szCs w:val="22"/>
        </w:rPr>
        <w:t xml:space="preserve"> </w:t>
      </w:r>
      <w:commentRangeStart w:id="38"/>
      <w:r w:rsidR="000D5FD6">
        <w:rPr>
          <w:rFonts w:ascii="Arial" w:hAnsi="Arial" w:cs="Arial"/>
          <w:sz w:val="22"/>
          <w:szCs w:val="22"/>
        </w:rPr>
        <w:t xml:space="preserve">The </w:t>
      </w:r>
      <w:proofErr w:type="spellStart"/>
      <w:r w:rsidR="000D5FD6">
        <w:rPr>
          <w:rFonts w:ascii="Arial" w:hAnsi="Arial" w:cs="Arial"/>
          <w:sz w:val="22"/>
          <w:szCs w:val="22"/>
        </w:rPr>
        <w:t>asterices</w:t>
      </w:r>
      <w:proofErr w:type="spellEnd"/>
      <w:r w:rsidR="000D5FD6">
        <w:rPr>
          <w:rFonts w:ascii="Arial" w:hAnsi="Arial" w:cs="Arial"/>
          <w:sz w:val="22"/>
          <w:szCs w:val="22"/>
        </w:rPr>
        <w:t xml:space="preserve"> in Step (</w:t>
      </w:r>
      <w:proofErr w:type="spellStart"/>
      <w:r w:rsidR="000D5FD6">
        <w:rPr>
          <w:rFonts w:ascii="Arial" w:hAnsi="Arial" w:cs="Arial"/>
          <w:sz w:val="22"/>
          <w:szCs w:val="22"/>
        </w:rPr>
        <w:t>i</w:t>
      </w:r>
      <w:proofErr w:type="spellEnd"/>
      <w:r w:rsidR="000D5FD6">
        <w:rPr>
          <w:rFonts w:ascii="Arial" w:hAnsi="Arial" w:cs="Arial"/>
          <w:sz w:val="22"/>
          <w:szCs w:val="22"/>
        </w:rPr>
        <w:t>) denote the start positions of separate sections, which were used to guide the generation of frequency timeseries (see Methods)</w:t>
      </w:r>
      <w:r w:rsidR="00816A22">
        <w:rPr>
          <w:rFonts w:ascii="Arial" w:hAnsi="Arial" w:cs="Arial"/>
          <w:sz w:val="22"/>
          <w:szCs w:val="22"/>
        </w:rPr>
        <w:t>.</w:t>
      </w:r>
      <w:commentRangeEnd w:id="38"/>
      <w:r w:rsidR="0096119D">
        <w:rPr>
          <w:rStyle w:val="CommentReference"/>
        </w:rPr>
        <w:commentReference w:id="38"/>
      </w:r>
      <w:r w:rsidR="00702A34">
        <w:rPr>
          <w:rFonts w:ascii="Arial" w:hAnsi="Arial" w:cs="Arial"/>
          <w:sz w:val="22"/>
          <w:szCs w:val="22"/>
        </w:rPr>
        <w:t xml:space="preserve"> In </w:t>
      </w:r>
      <w:r w:rsidR="00F93E38">
        <w:rPr>
          <w:rFonts w:ascii="Arial" w:hAnsi="Arial" w:cs="Arial"/>
          <w:sz w:val="22"/>
          <w:szCs w:val="22"/>
        </w:rPr>
        <w:t>S</w:t>
      </w:r>
      <w:r w:rsidR="00702A34">
        <w:rPr>
          <w:rFonts w:ascii="Arial" w:hAnsi="Arial" w:cs="Arial"/>
          <w:sz w:val="22"/>
          <w:szCs w:val="22"/>
        </w:rPr>
        <w:t xml:space="preserve">tep (iii), the frequency modulation patterns are </w:t>
      </w:r>
      <w:r w:rsidR="00C32A6A">
        <w:rPr>
          <w:rFonts w:ascii="Arial" w:hAnsi="Arial" w:cs="Arial"/>
          <w:sz w:val="22"/>
          <w:szCs w:val="22"/>
        </w:rPr>
        <w:t>converted to a timeseries of frequency values, which is used to guide the generation of frequency-modulated synthetic vocalizations</w:t>
      </w:r>
      <w:r w:rsidR="00702A34">
        <w:rPr>
          <w:rFonts w:ascii="Arial" w:hAnsi="Arial" w:cs="Arial"/>
          <w:sz w:val="22"/>
          <w:szCs w:val="22"/>
        </w:rPr>
        <w:t xml:space="preserve"> </w:t>
      </w:r>
      <w:r w:rsidR="00C32A6A">
        <w:rPr>
          <w:rFonts w:ascii="Arial" w:hAnsi="Arial" w:cs="Arial"/>
          <w:sz w:val="22"/>
          <w:szCs w:val="22"/>
        </w:rPr>
        <w:t>with the</w:t>
      </w:r>
      <w:r w:rsidR="003703D9">
        <w:rPr>
          <w:rFonts w:ascii="Arial" w:hAnsi="Arial" w:cs="Arial"/>
          <w:sz w:val="22"/>
          <w:szCs w:val="22"/>
        </w:rPr>
        <w:t xml:space="preserve"> R</w:t>
      </w:r>
      <w:r w:rsidR="00C32A6A">
        <w:rPr>
          <w:rFonts w:ascii="Arial" w:hAnsi="Arial" w:cs="Arial"/>
          <w:sz w:val="22"/>
          <w:szCs w:val="22"/>
        </w:rPr>
        <w:t xml:space="preserve"> package </w:t>
      </w:r>
      <w:proofErr w:type="spellStart"/>
      <w:r w:rsidR="00C32A6A">
        <w:rPr>
          <w:rFonts w:ascii="Arial" w:hAnsi="Arial" w:cs="Arial"/>
          <w:sz w:val="22"/>
          <w:szCs w:val="22"/>
        </w:rPr>
        <w:t>soundgen</w:t>
      </w:r>
      <w:proofErr w:type="spellEnd"/>
      <w:r w:rsidR="00C32A6A">
        <w:rPr>
          <w:rFonts w:ascii="Arial" w:hAnsi="Arial" w:cs="Arial"/>
          <w:sz w:val="22"/>
          <w:szCs w:val="22"/>
        </w:rPr>
        <w:t>. Step</w:t>
      </w:r>
      <w:r w:rsidR="00702A34">
        <w:rPr>
          <w:rFonts w:ascii="Arial" w:hAnsi="Arial" w:cs="Arial"/>
          <w:sz w:val="22"/>
          <w:szCs w:val="22"/>
        </w:rPr>
        <w:t xml:space="preserve"> (iv)</w:t>
      </w:r>
      <w:r w:rsidR="00C32A6A">
        <w:rPr>
          <w:rFonts w:ascii="Arial" w:hAnsi="Arial" w:cs="Arial"/>
          <w:sz w:val="22"/>
          <w:szCs w:val="22"/>
        </w:rPr>
        <w:t xml:space="preserve"> shows a spectrogram of an example audio file generated for the character string in Step (</w:t>
      </w:r>
      <w:proofErr w:type="spellStart"/>
      <w:r w:rsidR="00C32A6A">
        <w:rPr>
          <w:rFonts w:ascii="Arial" w:hAnsi="Arial" w:cs="Arial"/>
          <w:sz w:val="22"/>
          <w:szCs w:val="22"/>
        </w:rPr>
        <w:t>i</w:t>
      </w:r>
      <w:proofErr w:type="spellEnd"/>
      <w:r w:rsidR="00C32A6A">
        <w:rPr>
          <w:rFonts w:ascii="Arial" w:hAnsi="Arial" w:cs="Arial"/>
          <w:sz w:val="22"/>
          <w:szCs w:val="22"/>
        </w:rPr>
        <w:t>)</w:t>
      </w:r>
      <w:r w:rsidR="00702A34">
        <w:rPr>
          <w:rFonts w:ascii="Arial" w:hAnsi="Arial" w:cs="Arial"/>
          <w:sz w:val="22"/>
          <w:szCs w:val="22"/>
        </w:rPr>
        <w:t>.</w:t>
      </w:r>
    </w:p>
    <w:p w14:paraId="0A7F22E7" w14:textId="5B464979" w:rsidR="002824FC" w:rsidRDefault="002824FC" w:rsidP="002824FC">
      <w:pPr>
        <w:spacing w:line="480" w:lineRule="auto"/>
        <w:rPr>
          <w:rFonts w:ascii="Arial" w:hAnsi="Arial" w:cs="Arial"/>
        </w:rPr>
      </w:pPr>
    </w:p>
    <w:p w14:paraId="17C5E01E" w14:textId="1E1942BC" w:rsidR="009E211A" w:rsidRDefault="00702A34" w:rsidP="0054489D">
      <w:pPr>
        <w:spacing w:line="480" w:lineRule="auto"/>
        <w:ind w:firstLine="720"/>
        <w:rPr>
          <w:rFonts w:ascii="Arial" w:hAnsi="Arial" w:cs="Arial"/>
          <w:b/>
          <w:bCs/>
          <w:sz w:val="22"/>
          <w:szCs w:val="22"/>
        </w:rPr>
      </w:pPr>
      <w:r>
        <w:rPr>
          <w:rFonts w:ascii="Arial" w:hAnsi="Arial" w:cs="Arial"/>
        </w:rPr>
        <w:t>Here</w:t>
      </w:r>
      <w:r w:rsidR="001B6DC1">
        <w:rPr>
          <w:rFonts w:ascii="Arial" w:hAnsi="Arial" w:cs="Arial"/>
        </w:rPr>
        <w:t>, w</w:t>
      </w:r>
      <w:r w:rsidR="00DE56C1">
        <w:rPr>
          <w:rFonts w:ascii="Arial" w:hAnsi="Arial" w:cs="Arial"/>
        </w:rPr>
        <w:t xml:space="preserve">e </w:t>
      </w:r>
      <w:r w:rsidR="00906CF5">
        <w:rPr>
          <w:rFonts w:ascii="Arial" w:hAnsi="Arial" w:cs="Arial"/>
        </w:rPr>
        <w:t>generated</w:t>
      </w:r>
      <w:r w:rsidR="001B6DC1">
        <w:rPr>
          <w:rFonts w:ascii="Arial" w:hAnsi="Arial" w:cs="Arial"/>
        </w:rPr>
        <w:t xml:space="preserve"> </w:t>
      </w:r>
      <w:r w:rsidR="00DE56C1">
        <w:rPr>
          <w:rFonts w:ascii="Arial" w:hAnsi="Arial" w:cs="Arial"/>
        </w:rPr>
        <w:t>two synthetic datasets</w:t>
      </w:r>
      <w:r w:rsidR="001B6DC1">
        <w:rPr>
          <w:rFonts w:ascii="Arial" w:hAnsi="Arial" w:cs="Arial"/>
        </w:rPr>
        <w:t xml:space="preserve"> </w:t>
      </w:r>
      <w:r w:rsidR="0039009E">
        <w:rPr>
          <w:rFonts w:ascii="Arial" w:hAnsi="Arial" w:cs="Arial"/>
        </w:rPr>
        <w:t xml:space="preserve">of tonal, frequency-modulated vocalizations </w:t>
      </w:r>
      <w:r w:rsidR="001B6DC1">
        <w:rPr>
          <w:rFonts w:ascii="Arial" w:hAnsi="Arial" w:cs="Arial"/>
        </w:rPr>
        <w:t>as examples of the vocal</w:t>
      </w:r>
      <w:r w:rsidR="004159FE">
        <w:rPr>
          <w:rFonts w:ascii="Arial" w:hAnsi="Arial" w:cs="Arial"/>
        </w:rPr>
        <w:t xml:space="preserve">izations </w:t>
      </w:r>
      <w:r w:rsidR="007E0A63">
        <w:rPr>
          <w:rFonts w:ascii="Arial" w:hAnsi="Arial" w:cs="Arial"/>
        </w:rPr>
        <w:t xml:space="preserve">that can be </w:t>
      </w:r>
      <w:r w:rsidR="001B6DC1">
        <w:rPr>
          <w:rFonts w:ascii="Arial" w:hAnsi="Arial" w:cs="Arial"/>
        </w:rPr>
        <w:t xml:space="preserve">produced by our pipeline. </w:t>
      </w:r>
      <w:r w:rsidR="00510621">
        <w:rPr>
          <w:rFonts w:ascii="Arial" w:hAnsi="Arial" w:cs="Arial"/>
        </w:rPr>
        <w:t xml:space="preserve">First, we encoded </w:t>
      </w:r>
      <w:r w:rsidR="00A51571">
        <w:rPr>
          <w:rFonts w:ascii="Arial" w:hAnsi="Arial" w:cs="Arial"/>
        </w:rPr>
        <w:t xml:space="preserve">twice the amount of group membership information </w:t>
      </w:r>
      <w:r w:rsidR="00E462F4">
        <w:rPr>
          <w:rFonts w:ascii="Arial" w:hAnsi="Arial" w:cs="Arial"/>
        </w:rPr>
        <w:t xml:space="preserve">in character strings </w:t>
      </w:r>
      <w:r w:rsidR="00A51571">
        <w:rPr>
          <w:rFonts w:ascii="Arial" w:hAnsi="Arial" w:cs="Arial"/>
        </w:rPr>
        <w:t xml:space="preserve">compared to </w:t>
      </w:r>
      <w:r w:rsidR="00DE56C1">
        <w:rPr>
          <w:rFonts w:ascii="Arial" w:hAnsi="Arial" w:cs="Arial"/>
        </w:rPr>
        <w:t xml:space="preserve">individual </w:t>
      </w:r>
      <w:r w:rsidR="00881BFC">
        <w:rPr>
          <w:rFonts w:ascii="Arial" w:hAnsi="Arial" w:cs="Arial"/>
        </w:rPr>
        <w:t xml:space="preserve">identity </w:t>
      </w:r>
      <w:r w:rsidR="00DE56C1">
        <w:rPr>
          <w:rFonts w:ascii="Arial" w:hAnsi="Arial" w:cs="Arial"/>
        </w:rPr>
        <w:t>information (</w:t>
      </w:r>
      <w:r w:rsidR="00A51571">
        <w:rPr>
          <w:rFonts w:ascii="Arial" w:hAnsi="Arial" w:cs="Arial"/>
        </w:rPr>
        <w:t>“</w:t>
      </w:r>
      <w:r w:rsidR="00881BFC">
        <w:rPr>
          <w:rFonts w:ascii="Arial" w:hAnsi="Arial" w:cs="Arial"/>
        </w:rPr>
        <w:t>g</w:t>
      </w:r>
      <w:r w:rsidR="00DE56C1">
        <w:rPr>
          <w:rFonts w:ascii="Arial" w:hAnsi="Arial" w:cs="Arial"/>
        </w:rPr>
        <w:t>roup</w:t>
      </w:r>
      <w:r w:rsidR="00A51571">
        <w:rPr>
          <w:rFonts w:ascii="Arial" w:hAnsi="Arial" w:cs="Arial"/>
        </w:rPr>
        <w:t>-</w:t>
      </w:r>
      <w:r w:rsidR="00881BFC">
        <w:rPr>
          <w:rFonts w:ascii="Arial" w:hAnsi="Arial" w:cs="Arial"/>
        </w:rPr>
        <w:t>specific</w:t>
      </w:r>
      <w:r w:rsidR="00A51571">
        <w:rPr>
          <w:rFonts w:ascii="Arial" w:hAnsi="Arial" w:cs="Arial"/>
        </w:rPr>
        <w:t xml:space="preserve">” </w:t>
      </w:r>
      <w:r w:rsidR="00DE56C1">
        <w:rPr>
          <w:rFonts w:ascii="Arial" w:hAnsi="Arial" w:cs="Arial"/>
        </w:rPr>
        <w:t>dataset)</w:t>
      </w:r>
      <w:r w:rsidR="00853542">
        <w:rPr>
          <w:rFonts w:ascii="Arial" w:hAnsi="Arial" w:cs="Arial"/>
        </w:rPr>
        <w:t xml:space="preserve"> (Figure 2). Second, we reversed</w:t>
      </w:r>
      <w:r w:rsidR="00C84305">
        <w:rPr>
          <w:rFonts w:ascii="Arial" w:hAnsi="Arial" w:cs="Arial"/>
        </w:rPr>
        <w:t xml:space="preserve"> the amount of</w:t>
      </w:r>
      <w:r w:rsidR="00853542">
        <w:rPr>
          <w:rFonts w:ascii="Arial" w:hAnsi="Arial" w:cs="Arial"/>
        </w:rPr>
        <w:t xml:space="preserve"> information encoding</w:t>
      </w:r>
      <w:r>
        <w:rPr>
          <w:rFonts w:ascii="Arial" w:hAnsi="Arial" w:cs="Arial"/>
        </w:rPr>
        <w:t xml:space="preserve"> </w:t>
      </w:r>
      <w:r w:rsidR="00B701DC">
        <w:rPr>
          <w:rFonts w:ascii="Arial" w:hAnsi="Arial" w:cs="Arial"/>
        </w:rPr>
        <w:t xml:space="preserve">over social levels </w:t>
      </w:r>
      <w:r>
        <w:rPr>
          <w:rFonts w:ascii="Arial" w:hAnsi="Arial" w:cs="Arial"/>
        </w:rPr>
        <w:t>from the previous dataset,</w:t>
      </w:r>
      <w:r w:rsidR="00853542">
        <w:rPr>
          <w:rFonts w:ascii="Arial" w:hAnsi="Arial" w:cs="Arial"/>
        </w:rPr>
        <w:t xml:space="preserve"> such that individual identity information outweighed group membership information by twofold</w:t>
      </w:r>
      <w:r w:rsidR="00DE56C1">
        <w:rPr>
          <w:rFonts w:ascii="Arial" w:hAnsi="Arial" w:cs="Arial"/>
        </w:rPr>
        <w:t xml:space="preserve"> (</w:t>
      </w:r>
      <w:r w:rsidR="00853542">
        <w:rPr>
          <w:rFonts w:ascii="Arial" w:hAnsi="Arial" w:cs="Arial"/>
        </w:rPr>
        <w:t>“</w:t>
      </w:r>
      <w:r w:rsidR="00881BFC">
        <w:rPr>
          <w:rFonts w:ascii="Arial" w:hAnsi="Arial" w:cs="Arial"/>
        </w:rPr>
        <w:t>individual</w:t>
      </w:r>
      <w:r w:rsidR="00853542">
        <w:rPr>
          <w:rFonts w:ascii="Arial" w:hAnsi="Arial" w:cs="Arial"/>
        </w:rPr>
        <w:t>ly</w:t>
      </w:r>
      <w:r w:rsidR="00470755">
        <w:rPr>
          <w:rFonts w:ascii="Arial" w:hAnsi="Arial" w:cs="Arial"/>
        </w:rPr>
        <w:t xml:space="preserve"> </w:t>
      </w:r>
      <w:r w:rsidR="00853542">
        <w:rPr>
          <w:rFonts w:ascii="Arial" w:hAnsi="Arial" w:cs="Arial"/>
        </w:rPr>
        <w:t xml:space="preserve">distinctive” </w:t>
      </w:r>
      <w:r w:rsidR="00881BFC">
        <w:rPr>
          <w:rFonts w:ascii="Arial" w:hAnsi="Arial" w:cs="Arial"/>
        </w:rPr>
        <w:t>d</w:t>
      </w:r>
      <w:r w:rsidR="00DE56C1">
        <w:rPr>
          <w:rFonts w:ascii="Arial" w:hAnsi="Arial" w:cs="Arial"/>
        </w:rPr>
        <w:t>ataset)</w:t>
      </w:r>
      <w:r w:rsidR="00853542">
        <w:rPr>
          <w:rFonts w:ascii="Arial" w:hAnsi="Arial" w:cs="Arial"/>
        </w:rPr>
        <w:t xml:space="preserve"> (Figure 3)</w:t>
      </w:r>
      <w:r w:rsidR="00DE56C1">
        <w:rPr>
          <w:rFonts w:ascii="Arial" w:hAnsi="Arial" w:cs="Arial"/>
        </w:rPr>
        <w:t>.</w:t>
      </w:r>
      <w:r w:rsidR="00D302FC">
        <w:rPr>
          <w:rFonts w:ascii="Arial" w:hAnsi="Arial" w:cs="Arial"/>
        </w:rPr>
        <w:t xml:space="preserve"> </w:t>
      </w:r>
      <w:r w:rsidR="00F70AE4">
        <w:rPr>
          <w:rFonts w:ascii="Arial" w:hAnsi="Arial" w:cs="Arial"/>
        </w:rPr>
        <w:t xml:space="preserve">To highlight the structural variation in frequency modulation patterns across classes at either social level, as well as consistency within </w:t>
      </w:r>
      <w:r>
        <w:rPr>
          <w:rFonts w:ascii="Arial" w:hAnsi="Arial" w:cs="Arial"/>
        </w:rPr>
        <w:t xml:space="preserve">social </w:t>
      </w:r>
      <w:r w:rsidR="00F70AE4">
        <w:rPr>
          <w:rFonts w:ascii="Arial" w:hAnsi="Arial" w:cs="Arial"/>
        </w:rPr>
        <w:t>classes, w</w:t>
      </w:r>
      <w:r w:rsidR="00D302FC">
        <w:rPr>
          <w:rFonts w:ascii="Arial" w:hAnsi="Arial" w:cs="Arial"/>
        </w:rPr>
        <w:t>e</w:t>
      </w:r>
      <w:r w:rsidR="00DE56C1">
        <w:rPr>
          <w:rFonts w:ascii="Arial" w:hAnsi="Arial" w:cs="Arial"/>
        </w:rPr>
        <w:t xml:space="preserve"> </w:t>
      </w:r>
      <w:r w:rsidR="00D302FC">
        <w:rPr>
          <w:rFonts w:ascii="Arial" w:hAnsi="Arial" w:cs="Arial"/>
        </w:rPr>
        <w:t xml:space="preserve">created </w:t>
      </w:r>
      <w:r w:rsidR="00F70AE4">
        <w:rPr>
          <w:rFonts w:ascii="Arial" w:hAnsi="Arial" w:cs="Arial"/>
        </w:rPr>
        <w:t xml:space="preserve">catalogues of </w:t>
      </w:r>
      <w:r w:rsidR="00D302FC">
        <w:rPr>
          <w:rFonts w:ascii="Arial" w:hAnsi="Arial" w:cs="Arial"/>
        </w:rPr>
        <w:t>spectrogra</w:t>
      </w:r>
      <w:r w:rsidR="00F70AE4">
        <w:rPr>
          <w:rFonts w:ascii="Arial" w:hAnsi="Arial" w:cs="Arial"/>
        </w:rPr>
        <w:t>ms, or visual representations of the synthetic audio files</w:t>
      </w:r>
      <w:r w:rsidR="003C2E6A">
        <w:rPr>
          <w:rFonts w:ascii="Arial" w:hAnsi="Arial" w:cs="Arial"/>
        </w:rPr>
        <w:t>,</w:t>
      </w:r>
      <w:r w:rsidR="00F70AE4">
        <w:rPr>
          <w:rFonts w:ascii="Arial" w:hAnsi="Arial" w:cs="Arial"/>
        </w:rPr>
        <w:t xml:space="preserve"> for</w:t>
      </w:r>
      <w:r w:rsidR="00D302FC">
        <w:rPr>
          <w:rFonts w:ascii="Arial" w:hAnsi="Arial" w:cs="Arial"/>
        </w:rPr>
        <w:t xml:space="preserve"> </w:t>
      </w:r>
      <w:r w:rsidR="00881BFC">
        <w:rPr>
          <w:rFonts w:ascii="Arial" w:hAnsi="Arial" w:cs="Arial"/>
        </w:rPr>
        <w:t>a s</w:t>
      </w:r>
      <w:r w:rsidR="00F70AE4">
        <w:rPr>
          <w:rFonts w:ascii="Arial" w:hAnsi="Arial" w:cs="Arial"/>
        </w:rPr>
        <w:t>ubsample of the</w:t>
      </w:r>
      <w:r w:rsidR="00D302FC">
        <w:rPr>
          <w:rFonts w:ascii="Arial" w:hAnsi="Arial" w:cs="Arial"/>
        </w:rPr>
        <w:t xml:space="preserve"> synthetic</w:t>
      </w:r>
      <w:r w:rsidR="00F70AE4">
        <w:rPr>
          <w:rFonts w:ascii="Arial" w:hAnsi="Arial" w:cs="Arial"/>
        </w:rPr>
        <w:t xml:space="preserve"> vocal</w:t>
      </w:r>
      <w:r w:rsidR="00D302FC">
        <w:rPr>
          <w:rFonts w:ascii="Arial" w:hAnsi="Arial" w:cs="Arial"/>
        </w:rPr>
        <w:t xml:space="preserve"> signals </w:t>
      </w:r>
      <w:r w:rsidR="00F70AE4">
        <w:rPr>
          <w:rFonts w:ascii="Arial" w:hAnsi="Arial" w:cs="Arial"/>
        </w:rPr>
        <w:t>in either dataset</w:t>
      </w:r>
      <w:r w:rsidR="00DA1B11">
        <w:rPr>
          <w:rFonts w:ascii="Arial" w:hAnsi="Arial" w:cs="Arial"/>
        </w:rPr>
        <w:t xml:space="preserve"> (Figure 2A, Figure 3A)</w:t>
      </w:r>
      <w:r w:rsidR="00F70AE4">
        <w:rPr>
          <w:rFonts w:ascii="Arial" w:hAnsi="Arial" w:cs="Arial"/>
        </w:rPr>
        <w:t xml:space="preserve">. </w:t>
      </w:r>
      <w:r w:rsidR="00E30B77">
        <w:rPr>
          <w:rFonts w:ascii="Arial" w:hAnsi="Arial" w:cs="Arial"/>
        </w:rPr>
        <w:t xml:space="preserve">These call </w:t>
      </w:r>
      <w:r w:rsidR="00E30B77">
        <w:rPr>
          <w:rFonts w:ascii="Arial" w:hAnsi="Arial" w:cs="Arial"/>
        </w:rPr>
        <w:lastRenderedPageBreak/>
        <w:t>catalogues demonstrate sections of frequency modulation patterns that are shared within classes</w:t>
      </w:r>
      <w:r w:rsidR="0033082A">
        <w:rPr>
          <w:rFonts w:ascii="Arial" w:hAnsi="Arial" w:cs="Arial"/>
        </w:rPr>
        <w:t>, and other sections that are</w:t>
      </w:r>
      <w:r w:rsidR="00E30B77">
        <w:rPr>
          <w:rFonts w:ascii="Arial" w:hAnsi="Arial" w:cs="Arial"/>
        </w:rPr>
        <w:t xml:space="preserve"> distinct </w:t>
      </w:r>
      <w:r w:rsidR="004871F6">
        <w:rPr>
          <w:rFonts w:ascii="Arial" w:hAnsi="Arial" w:cs="Arial"/>
        </w:rPr>
        <w:t xml:space="preserve">amongst </w:t>
      </w:r>
      <w:r w:rsidR="00E30B77">
        <w:rPr>
          <w:rFonts w:ascii="Arial" w:hAnsi="Arial" w:cs="Arial"/>
        </w:rPr>
        <w:t>classes. For instance, in the group-specific dataset, spectrograms for individuals in the same group share more structural similarity of frequency modulation patterns than individuals from two different groups (Figure 2A). In the individually distinctive dataset, vocalizations produced by the same simulated individual display</w:t>
      </w:r>
      <w:r w:rsidR="00E12FBA">
        <w:rPr>
          <w:rFonts w:ascii="Arial" w:hAnsi="Arial" w:cs="Arial"/>
        </w:rPr>
        <w:t xml:space="preserve"> </w:t>
      </w:r>
      <w:r w:rsidR="00E30B77">
        <w:rPr>
          <w:rFonts w:ascii="Arial" w:hAnsi="Arial" w:cs="Arial"/>
        </w:rPr>
        <w:t>frequency modulation patterns that are</w:t>
      </w:r>
      <w:r w:rsidR="00E12FBA">
        <w:rPr>
          <w:rFonts w:ascii="Arial" w:hAnsi="Arial" w:cs="Arial"/>
        </w:rPr>
        <w:t xml:space="preserve"> consistently</w:t>
      </w:r>
      <w:r w:rsidR="00E30B77">
        <w:rPr>
          <w:rFonts w:ascii="Arial" w:hAnsi="Arial" w:cs="Arial"/>
        </w:rPr>
        <w:t xml:space="preserve"> different from other individuals in the same group (Figure 3A).</w:t>
      </w:r>
    </w:p>
    <w:p w14:paraId="6FE1D9F0" w14:textId="77777777" w:rsidR="00126824" w:rsidRDefault="00126824" w:rsidP="00E12FBA">
      <w:pPr>
        <w:spacing w:line="480" w:lineRule="auto"/>
        <w:rPr>
          <w:rFonts w:ascii="Arial" w:hAnsi="Arial" w:cs="Arial"/>
          <w:b/>
          <w:bCs/>
          <w:sz w:val="22"/>
          <w:szCs w:val="22"/>
        </w:rPr>
      </w:pPr>
    </w:p>
    <w:p w14:paraId="09DFA08B" w14:textId="79759A0D" w:rsidR="009E211A" w:rsidRDefault="00503819" w:rsidP="00503819">
      <w:pPr>
        <w:spacing w:line="480" w:lineRule="auto"/>
        <w:jc w:val="center"/>
        <w:rPr>
          <w:rFonts w:ascii="Arial" w:hAnsi="Arial" w:cs="Arial"/>
          <w:b/>
          <w:bCs/>
          <w:sz w:val="22"/>
          <w:szCs w:val="22"/>
        </w:rPr>
      </w:pPr>
      <w:r>
        <w:rPr>
          <w:rFonts w:ascii="Arial" w:hAnsi="Arial" w:cs="Arial"/>
          <w:b/>
          <w:bCs/>
          <w:noProof/>
          <w:sz w:val="22"/>
          <w:szCs w:val="22"/>
        </w:rPr>
        <w:drawing>
          <wp:inline distT="0" distB="0" distL="0" distR="0" wp14:anchorId="06B9A49C" wp14:editId="0D57B98A">
            <wp:extent cx="5943600" cy="5151120"/>
            <wp:effectExtent l="0" t="0" r="0" b="0"/>
            <wp:docPr id="101969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51120"/>
                    </a:xfrm>
                    <a:prstGeom prst="rect">
                      <a:avLst/>
                    </a:prstGeom>
                    <a:noFill/>
                    <a:ln>
                      <a:noFill/>
                    </a:ln>
                  </pic:spPr>
                </pic:pic>
              </a:graphicData>
            </a:graphic>
          </wp:inline>
        </w:drawing>
      </w:r>
    </w:p>
    <w:p w14:paraId="67407800" w14:textId="5FC2B2A1" w:rsidR="009E211A" w:rsidRDefault="009E211A" w:rsidP="009E211A">
      <w:pPr>
        <w:spacing w:line="480" w:lineRule="auto"/>
        <w:rPr>
          <w:rFonts w:ascii="Arial" w:hAnsi="Arial" w:cs="Arial"/>
          <w:sz w:val="22"/>
          <w:szCs w:val="22"/>
        </w:rPr>
      </w:pPr>
      <w:commentRangeStart w:id="39"/>
      <w:r w:rsidRPr="003F42F1">
        <w:rPr>
          <w:rFonts w:ascii="Arial" w:hAnsi="Arial" w:cs="Arial"/>
          <w:b/>
          <w:bCs/>
          <w:sz w:val="22"/>
          <w:szCs w:val="22"/>
        </w:rPr>
        <w:lastRenderedPageBreak/>
        <w:t xml:space="preserve">Figure </w:t>
      </w:r>
      <w:commentRangeEnd w:id="39"/>
      <w:r w:rsidRPr="003F42F1">
        <w:rPr>
          <w:rStyle w:val="CommentReference"/>
          <w:rFonts w:ascii="Arial" w:hAnsi="Arial" w:cs="Arial"/>
          <w:b/>
          <w:bCs/>
          <w:sz w:val="22"/>
          <w:szCs w:val="22"/>
        </w:rPr>
        <w:commentReference w:id="39"/>
      </w:r>
      <w:commentRangeStart w:id="40"/>
      <w:r w:rsidRPr="003F42F1">
        <w:rPr>
          <w:rFonts w:ascii="Arial" w:hAnsi="Arial" w:cs="Arial"/>
          <w:b/>
          <w:bCs/>
          <w:sz w:val="22"/>
          <w:szCs w:val="22"/>
        </w:rPr>
        <w:t>2</w:t>
      </w:r>
      <w:commentRangeEnd w:id="40"/>
      <w:r w:rsidR="00226AAF">
        <w:rPr>
          <w:rStyle w:val="CommentReference"/>
        </w:rPr>
        <w:commentReference w:id="40"/>
      </w:r>
      <w:r w:rsidRPr="003F42F1">
        <w:rPr>
          <w:rFonts w:ascii="Arial" w:hAnsi="Arial" w:cs="Arial"/>
          <w:sz w:val="22"/>
          <w:szCs w:val="22"/>
        </w:rPr>
        <w:t xml:space="preserve">: </w:t>
      </w:r>
      <w:commentRangeStart w:id="41"/>
      <w:r w:rsidR="000C75DD">
        <w:rPr>
          <w:rFonts w:ascii="Arial" w:hAnsi="Arial" w:cs="Arial"/>
          <w:sz w:val="22"/>
          <w:szCs w:val="22"/>
        </w:rPr>
        <w:t>Here we show g</w:t>
      </w:r>
      <w:r w:rsidR="00566B9D">
        <w:rPr>
          <w:rFonts w:ascii="Arial" w:hAnsi="Arial" w:cs="Arial"/>
          <w:sz w:val="22"/>
          <w:szCs w:val="22"/>
        </w:rPr>
        <w:t xml:space="preserve">roup-specific </w:t>
      </w:r>
      <w:r w:rsidR="000F49FF">
        <w:rPr>
          <w:rFonts w:ascii="Arial" w:hAnsi="Arial" w:cs="Arial"/>
          <w:sz w:val="22"/>
          <w:szCs w:val="22"/>
        </w:rPr>
        <w:t xml:space="preserve">frequency modulation patterns </w:t>
      </w:r>
      <w:r w:rsidR="0031161C">
        <w:rPr>
          <w:rFonts w:ascii="Arial" w:hAnsi="Arial" w:cs="Arial"/>
          <w:sz w:val="22"/>
          <w:szCs w:val="22"/>
        </w:rPr>
        <w:t xml:space="preserve">and patterns of variation in acoustic space </w:t>
      </w:r>
      <w:r w:rsidR="000C75DD">
        <w:rPr>
          <w:rFonts w:ascii="Arial" w:hAnsi="Arial" w:cs="Arial"/>
          <w:sz w:val="22"/>
          <w:szCs w:val="22"/>
        </w:rPr>
        <w:t xml:space="preserve">for </w:t>
      </w:r>
      <w:r w:rsidR="0031161C">
        <w:rPr>
          <w:rFonts w:ascii="Arial" w:hAnsi="Arial" w:cs="Arial"/>
          <w:sz w:val="22"/>
          <w:szCs w:val="22"/>
        </w:rPr>
        <w:t>s</w:t>
      </w:r>
      <w:r w:rsidR="00503819">
        <w:rPr>
          <w:rFonts w:ascii="Arial" w:hAnsi="Arial" w:cs="Arial"/>
          <w:sz w:val="22"/>
          <w:szCs w:val="22"/>
        </w:rPr>
        <w:t xml:space="preserve">elected synthetic </w:t>
      </w:r>
      <w:r w:rsidR="000C75DD">
        <w:rPr>
          <w:rFonts w:ascii="Arial" w:hAnsi="Arial" w:cs="Arial"/>
          <w:sz w:val="22"/>
          <w:szCs w:val="22"/>
        </w:rPr>
        <w:t>vocalizations</w:t>
      </w:r>
      <w:commentRangeEnd w:id="41"/>
      <w:r w:rsidR="00F97616">
        <w:rPr>
          <w:rStyle w:val="CommentReference"/>
        </w:rPr>
        <w:commentReference w:id="41"/>
      </w:r>
      <w:r w:rsidRPr="003F42F1">
        <w:rPr>
          <w:rFonts w:ascii="Arial" w:hAnsi="Arial" w:cs="Arial"/>
          <w:sz w:val="22"/>
          <w:szCs w:val="22"/>
        </w:rPr>
        <w:t xml:space="preserve">. </w:t>
      </w:r>
      <w:r w:rsidR="00503819">
        <w:rPr>
          <w:rFonts w:ascii="Arial" w:hAnsi="Arial" w:cs="Arial"/>
          <w:sz w:val="22"/>
          <w:szCs w:val="22"/>
        </w:rPr>
        <w:t xml:space="preserve">Panel (A) displays two spectrograms per individual, with two individuals represented from </w:t>
      </w:r>
      <w:r w:rsidR="00BB701C">
        <w:rPr>
          <w:rFonts w:ascii="Arial" w:hAnsi="Arial" w:cs="Arial"/>
          <w:sz w:val="22"/>
          <w:szCs w:val="22"/>
        </w:rPr>
        <w:t xml:space="preserve">each of </w:t>
      </w:r>
      <w:r w:rsidR="00E21595">
        <w:rPr>
          <w:rFonts w:ascii="Arial" w:hAnsi="Arial" w:cs="Arial"/>
          <w:sz w:val="22"/>
          <w:szCs w:val="22"/>
        </w:rPr>
        <w:t>G</w:t>
      </w:r>
      <w:r w:rsidR="00503819">
        <w:rPr>
          <w:rFonts w:ascii="Arial" w:hAnsi="Arial" w:cs="Arial"/>
          <w:sz w:val="22"/>
          <w:szCs w:val="22"/>
        </w:rPr>
        <w:t>roup</w:t>
      </w:r>
      <w:r w:rsidR="00BB701C">
        <w:rPr>
          <w:rFonts w:ascii="Arial" w:hAnsi="Arial" w:cs="Arial"/>
          <w:sz w:val="22"/>
          <w:szCs w:val="22"/>
        </w:rPr>
        <w:t>s</w:t>
      </w:r>
      <w:r w:rsidR="00503819">
        <w:rPr>
          <w:rFonts w:ascii="Arial" w:hAnsi="Arial" w:cs="Arial"/>
          <w:sz w:val="22"/>
          <w:szCs w:val="22"/>
        </w:rPr>
        <w:t xml:space="preserve"> 2 and 4. </w:t>
      </w:r>
      <w:r w:rsidR="004E0C87">
        <w:rPr>
          <w:rFonts w:ascii="Arial" w:hAnsi="Arial" w:cs="Arial"/>
          <w:sz w:val="22"/>
          <w:szCs w:val="22"/>
        </w:rPr>
        <w:t xml:space="preserve">Frequency modulation patterns </w:t>
      </w:r>
      <w:r w:rsidR="00021375">
        <w:rPr>
          <w:rFonts w:ascii="Arial" w:hAnsi="Arial" w:cs="Arial"/>
          <w:sz w:val="22"/>
          <w:szCs w:val="22"/>
        </w:rPr>
        <w:t xml:space="preserve">are similar within groups and different between groups, </w:t>
      </w:r>
      <w:r w:rsidR="00556160">
        <w:rPr>
          <w:rFonts w:ascii="Arial" w:hAnsi="Arial" w:cs="Arial"/>
          <w:sz w:val="22"/>
          <w:szCs w:val="22"/>
        </w:rPr>
        <w:t xml:space="preserve">reflecting </w:t>
      </w:r>
      <w:r w:rsidR="00E21595">
        <w:rPr>
          <w:rFonts w:ascii="Arial" w:hAnsi="Arial" w:cs="Arial"/>
          <w:sz w:val="22"/>
          <w:szCs w:val="22"/>
        </w:rPr>
        <w:t xml:space="preserve">how </w:t>
      </w:r>
      <w:r w:rsidR="004E0C87">
        <w:rPr>
          <w:rFonts w:ascii="Arial" w:hAnsi="Arial" w:cs="Arial"/>
          <w:sz w:val="22"/>
          <w:szCs w:val="22"/>
        </w:rPr>
        <w:t xml:space="preserve">group </w:t>
      </w:r>
      <w:r w:rsidR="009F30D7">
        <w:rPr>
          <w:rFonts w:ascii="Arial" w:hAnsi="Arial" w:cs="Arial"/>
          <w:sz w:val="22"/>
          <w:szCs w:val="22"/>
        </w:rPr>
        <w:t>information outweighed</w:t>
      </w:r>
      <w:r w:rsidR="004E0C87">
        <w:rPr>
          <w:rFonts w:ascii="Arial" w:hAnsi="Arial" w:cs="Arial"/>
          <w:sz w:val="22"/>
          <w:szCs w:val="22"/>
        </w:rPr>
        <w:t xml:space="preserve"> individual information in these vocalizations</w:t>
      </w:r>
      <w:r w:rsidR="009F30D7">
        <w:rPr>
          <w:rFonts w:ascii="Arial" w:hAnsi="Arial" w:cs="Arial"/>
          <w:sz w:val="22"/>
          <w:szCs w:val="22"/>
        </w:rPr>
        <w:t xml:space="preserve"> by a factor of two</w:t>
      </w:r>
      <w:r w:rsidR="00021375">
        <w:rPr>
          <w:rFonts w:ascii="Arial" w:hAnsi="Arial" w:cs="Arial"/>
          <w:sz w:val="22"/>
          <w:szCs w:val="22"/>
        </w:rPr>
        <w:t xml:space="preserve">. </w:t>
      </w:r>
      <w:r w:rsidR="00503819">
        <w:rPr>
          <w:rFonts w:ascii="Arial" w:hAnsi="Arial" w:cs="Arial"/>
          <w:sz w:val="22"/>
          <w:szCs w:val="22"/>
        </w:rPr>
        <w:t>Panel (B) displays acoustic space plots</w:t>
      </w:r>
      <w:r w:rsidR="005219A6">
        <w:rPr>
          <w:rFonts w:ascii="Arial" w:hAnsi="Arial" w:cs="Arial"/>
          <w:sz w:val="22"/>
          <w:szCs w:val="22"/>
        </w:rPr>
        <w:t xml:space="preserve"> for </w:t>
      </w:r>
      <w:r w:rsidR="007578A7">
        <w:rPr>
          <w:rFonts w:ascii="Arial" w:hAnsi="Arial" w:cs="Arial"/>
          <w:sz w:val="22"/>
          <w:szCs w:val="22"/>
        </w:rPr>
        <w:t xml:space="preserve">all 10 individuals in each of </w:t>
      </w:r>
      <w:r w:rsidR="00E21595">
        <w:rPr>
          <w:rFonts w:ascii="Arial" w:hAnsi="Arial" w:cs="Arial"/>
          <w:sz w:val="22"/>
          <w:szCs w:val="22"/>
        </w:rPr>
        <w:t>G</w:t>
      </w:r>
      <w:r w:rsidR="005219A6">
        <w:rPr>
          <w:rFonts w:ascii="Arial" w:hAnsi="Arial" w:cs="Arial"/>
          <w:sz w:val="22"/>
          <w:szCs w:val="22"/>
        </w:rPr>
        <w:t>roups 2 and 4</w:t>
      </w:r>
      <w:r w:rsidR="00010C44">
        <w:rPr>
          <w:rFonts w:ascii="Arial" w:hAnsi="Arial" w:cs="Arial"/>
          <w:sz w:val="22"/>
          <w:szCs w:val="22"/>
        </w:rPr>
        <w:t>, and for each representation of the vocalizations (character strings and audio files)</w:t>
      </w:r>
      <w:r w:rsidR="007578A7">
        <w:rPr>
          <w:rFonts w:ascii="Arial" w:hAnsi="Arial" w:cs="Arial"/>
          <w:sz w:val="22"/>
          <w:szCs w:val="22"/>
        </w:rPr>
        <w:t xml:space="preserve">. These plots were </w:t>
      </w:r>
      <w:r w:rsidR="002F30AA">
        <w:rPr>
          <w:rFonts w:ascii="Arial" w:hAnsi="Arial" w:cs="Arial"/>
          <w:sz w:val="22"/>
          <w:szCs w:val="22"/>
        </w:rPr>
        <w:t>generated by</w:t>
      </w:r>
      <w:r w:rsidR="00503819">
        <w:rPr>
          <w:rFonts w:ascii="Arial" w:hAnsi="Arial" w:cs="Arial"/>
          <w:sz w:val="22"/>
          <w:szCs w:val="22"/>
        </w:rPr>
        <w:t xml:space="preserve"> </w:t>
      </w:r>
      <w:r w:rsidR="005219A6">
        <w:rPr>
          <w:rFonts w:ascii="Arial" w:hAnsi="Arial" w:cs="Arial"/>
          <w:sz w:val="22"/>
          <w:szCs w:val="22"/>
        </w:rPr>
        <w:t xml:space="preserve">applying multidimensional scaling to </w:t>
      </w:r>
      <w:r w:rsidR="00503819">
        <w:rPr>
          <w:rFonts w:ascii="Arial" w:hAnsi="Arial" w:cs="Arial"/>
          <w:sz w:val="22"/>
          <w:szCs w:val="22"/>
        </w:rPr>
        <w:t>(</w:t>
      </w:r>
      <w:proofErr w:type="spellStart"/>
      <w:r w:rsidR="00503819">
        <w:rPr>
          <w:rFonts w:ascii="Arial" w:hAnsi="Arial" w:cs="Arial"/>
          <w:sz w:val="22"/>
          <w:szCs w:val="22"/>
        </w:rPr>
        <w:t>i</w:t>
      </w:r>
      <w:proofErr w:type="spellEnd"/>
      <w:r w:rsidR="00503819">
        <w:rPr>
          <w:rFonts w:ascii="Arial" w:hAnsi="Arial" w:cs="Arial"/>
          <w:sz w:val="22"/>
          <w:szCs w:val="22"/>
        </w:rPr>
        <w:t>) edit distance</w:t>
      </w:r>
      <w:r w:rsidR="00010C44">
        <w:rPr>
          <w:rFonts w:ascii="Arial" w:hAnsi="Arial" w:cs="Arial"/>
          <w:sz w:val="22"/>
          <w:szCs w:val="22"/>
        </w:rPr>
        <w:t xml:space="preserve"> (strings)</w:t>
      </w:r>
      <w:r w:rsidR="00503819">
        <w:rPr>
          <w:rFonts w:ascii="Arial" w:hAnsi="Arial" w:cs="Arial"/>
          <w:sz w:val="22"/>
          <w:szCs w:val="22"/>
        </w:rPr>
        <w:t xml:space="preserve"> or (ii) spectrographic cross correlation</w:t>
      </w:r>
      <w:r w:rsidR="00010C44">
        <w:rPr>
          <w:rFonts w:ascii="Arial" w:hAnsi="Arial" w:cs="Arial"/>
          <w:sz w:val="22"/>
          <w:szCs w:val="22"/>
        </w:rPr>
        <w:t xml:space="preserve"> (audio)</w:t>
      </w:r>
      <w:r w:rsidR="00503819">
        <w:rPr>
          <w:rFonts w:ascii="Arial" w:hAnsi="Arial" w:cs="Arial"/>
          <w:sz w:val="22"/>
          <w:szCs w:val="22"/>
        </w:rPr>
        <w:t xml:space="preserve"> </w:t>
      </w:r>
      <w:r w:rsidR="005219A6">
        <w:rPr>
          <w:rFonts w:ascii="Arial" w:hAnsi="Arial" w:cs="Arial"/>
          <w:sz w:val="22"/>
          <w:szCs w:val="22"/>
        </w:rPr>
        <w:t>matrices</w:t>
      </w:r>
      <w:r w:rsidR="009C5EC5">
        <w:rPr>
          <w:rFonts w:ascii="Arial" w:hAnsi="Arial" w:cs="Arial"/>
          <w:sz w:val="22"/>
          <w:szCs w:val="22"/>
        </w:rPr>
        <w:t xml:space="preserve">. </w:t>
      </w:r>
      <w:r w:rsidR="007578A7">
        <w:rPr>
          <w:rFonts w:ascii="Arial" w:hAnsi="Arial" w:cs="Arial"/>
          <w:sz w:val="22"/>
          <w:szCs w:val="22"/>
        </w:rPr>
        <w:t>In each</w:t>
      </w:r>
      <w:r w:rsidR="009C5EC5">
        <w:rPr>
          <w:rFonts w:ascii="Arial" w:hAnsi="Arial" w:cs="Arial"/>
          <w:sz w:val="22"/>
          <w:szCs w:val="22"/>
        </w:rPr>
        <w:t xml:space="preserve"> acoustic space plot</w:t>
      </w:r>
      <w:r w:rsidR="0063470B">
        <w:rPr>
          <w:rFonts w:ascii="Arial" w:hAnsi="Arial" w:cs="Arial"/>
          <w:sz w:val="22"/>
          <w:szCs w:val="22"/>
        </w:rPr>
        <w:t>, individual identities are encoded by shapes per group, and group identities are highlighted in color, to match Group 2 in orange and Group 4 in brown in Panel A</w:t>
      </w:r>
      <w:r w:rsidR="004D10CD">
        <w:rPr>
          <w:rFonts w:ascii="Arial" w:hAnsi="Arial" w:cs="Arial"/>
          <w:sz w:val="22"/>
          <w:szCs w:val="22"/>
        </w:rPr>
        <w:t>.</w:t>
      </w:r>
      <w:r w:rsidR="005219A6">
        <w:rPr>
          <w:rFonts w:ascii="Arial" w:hAnsi="Arial" w:cs="Arial"/>
          <w:sz w:val="22"/>
          <w:szCs w:val="22"/>
        </w:rPr>
        <w:t xml:space="preserve"> </w:t>
      </w:r>
      <w:commentRangeStart w:id="42"/>
      <w:commentRangeStart w:id="43"/>
      <w:r w:rsidR="00021375">
        <w:rPr>
          <w:rFonts w:ascii="Arial" w:hAnsi="Arial" w:cs="Arial"/>
          <w:sz w:val="22"/>
          <w:szCs w:val="22"/>
        </w:rPr>
        <w:t>*</w:t>
      </w:r>
      <w:commentRangeEnd w:id="42"/>
      <w:r w:rsidR="00021375">
        <w:rPr>
          <w:rStyle w:val="CommentReference"/>
        </w:rPr>
        <w:commentReference w:id="42"/>
      </w:r>
      <w:commentRangeEnd w:id="43"/>
      <w:r w:rsidR="003F1C8B">
        <w:rPr>
          <w:rStyle w:val="CommentReference"/>
        </w:rPr>
        <w:commentReference w:id="43"/>
      </w:r>
    </w:p>
    <w:p w14:paraId="7BB63EBB" w14:textId="77777777" w:rsidR="00225270" w:rsidRPr="003F42F1" w:rsidRDefault="00225270" w:rsidP="009E211A">
      <w:pPr>
        <w:spacing w:line="480" w:lineRule="auto"/>
        <w:rPr>
          <w:rFonts w:ascii="Arial" w:hAnsi="Arial" w:cs="Arial"/>
          <w:sz w:val="22"/>
          <w:szCs w:val="22"/>
        </w:rPr>
      </w:pPr>
    </w:p>
    <w:p w14:paraId="2F4889D1" w14:textId="63C0D2F7" w:rsidR="009E211A" w:rsidRDefault="00503819" w:rsidP="009E211A">
      <w:pPr>
        <w:spacing w:line="480" w:lineRule="auto"/>
        <w:jc w:val="center"/>
        <w:rPr>
          <w:rFonts w:ascii="Arial Nova Light" w:hAnsi="Arial Nova Light" w:cs="Arial"/>
        </w:rPr>
      </w:pPr>
      <w:r>
        <w:rPr>
          <w:rFonts w:ascii="Arial" w:hAnsi="Arial" w:cs="Arial"/>
          <w:b/>
          <w:bCs/>
          <w:noProof/>
          <w:sz w:val="22"/>
          <w:szCs w:val="22"/>
        </w:rPr>
        <w:lastRenderedPageBreak/>
        <w:drawing>
          <wp:inline distT="0" distB="0" distL="0" distR="0" wp14:anchorId="776A386D" wp14:editId="095BBA77">
            <wp:extent cx="5943600" cy="5151120"/>
            <wp:effectExtent l="0" t="0" r="0" b="0"/>
            <wp:docPr id="113062012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0124" name="Picture 2"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51120"/>
                    </a:xfrm>
                    <a:prstGeom prst="rect">
                      <a:avLst/>
                    </a:prstGeom>
                    <a:noFill/>
                    <a:ln>
                      <a:noFill/>
                    </a:ln>
                  </pic:spPr>
                </pic:pic>
              </a:graphicData>
            </a:graphic>
          </wp:inline>
        </w:drawing>
      </w:r>
    </w:p>
    <w:p w14:paraId="0CDBED65" w14:textId="4829A1E4" w:rsidR="009E211A" w:rsidRDefault="009E211A" w:rsidP="009E211A">
      <w:pPr>
        <w:spacing w:line="480" w:lineRule="auto"/>
        <w:rPr>
          <w:rFonts w:ascii="Arial" w:hAnsi="Arial" w:cs="Arial"/>
        </w:rPr>
      </w:pPr>
      <w:commentRangeStart w:id="44"/>
      <w:r w:rsidRPr="003F42F1">
        <w:rPr>
          <w:rFonts w:ascii="Arial" w:hAnsi="Arial" w:cs="Arial"/>
          <w:b/>
          <w:bCs/>
          <w:sz w:val="22"/>
          <w:szCs w:val="22"/>
        </w:rPr>
        <w:t xml:space="preserve">Figure </w:t>
      </w:r>
      <w:commentRangeEnd w:id="44"/>
      <w:r w:rsidRPr="003F42F1">
        <w:rPr>
          <w:rStyle w:val="CommentReference"/>
          <w:rFonts w:ascii="Arial" w:hAnsi="Arial" w:cs="Arial"/>
          <w:b/>
          <w:bCs/>
          <w:sz w:val="22"/>
          <w:szCs w:val="22"/>
        </w:rPr>
        <w:commentReference w:id="44"/>
      </w:r>
      <w:r w:rsidRPr="003F42F1">
        <w:rPr>
          <w:rFonts w:ascii="Arial" w:hAnsi="Arial" w:cs="Arial"/>
          <w:b/>
          <w:bCs/>
          <w:sz w:val="22"/>
          <w:szCs w:val="22"/>
        </w:rPr>
        <w:t>3</w:t>
      </w:r>
      <w:r w:rsidRPr="003F42F1">
        <w:rPr>
          <w:rFonts w:ascii="Arial" w:hAnsi="Arial" w:cs="Arial"/>
          <w:sz w:val="22"/>
          <w:szCs w:val="22"/>
        </w:rPr>
        <w:t xml:space="preserve">: </w:t>
      </w:r>
      <w:r w:rsidR="000C75DD">
        <w:rPr>
          <w:rFonts w:ascii="Arial" w:hAnsi="Arial" w:cs="Arial"/>
          <w:sz w:val="22"/>
          <w:szCs w:val="22"/>
        </w:rPr>
        <w:t>We visualized i</w:t>
      </w:r>
      <w:r w:rsidR="00566B9D">
        <w:rPr>
          <w:rFonts w:ascii="Arial" w:hAnsi="Arial" w:cs="Arial"/>
          <w:sz w:val="22"/>
          <w:szCs w:val="22"/>
        </w:rPr>
        <w:t>ndividually distinctive</w:t>
      </w:r>
      <w:r w:rsidR="00926720">
        <w:rPr>
          <w:rFonts w:ascii="Arial" w:hAnsi="Arial" w:cs="Arial"/>
          <w:sz w:val="22"/>
          <w:szCs w:val="22"/>
        </w:rPr>
        <w:t xml:space="preserve"> frequency modulation patterns and patterns of variation in acoustic space for selected synthetic</w:t>
      </w:r>
      <w:r w:rsidR="00566B9D">
        <w:rPr>
          <w:rFonts w:ascii="Arial" w:hAnsi="Arial" w:cs="Arial"/>
          <w:sz w:val="22"/>
          <w:szCs w:val="22"/>
        </w:rPr>
        <w:t xml:space="preserve"> vocalizations</w:t>
      </w:r>
      <w:r w:rsidR="00926720" w:rsidRPr="003F42F1">
        <w:rPr>
          <w:rFonts w:ascii="Arial" w:hAnsi="Arial" w:cs="Arial"/>
          <w:sz w:val="22"/>
          <w:szCs w:val="22"/>
        </w:rPr>
        <w:t xml:space="preserve">. </w:t>
      </w:r>
      <w:r w:rsidR="00926720">
        <w:rPr>
          <w:rFonts w:ascii="Arial" w:hAnsi="Arial" w:cs="Arial"/>
          <w:sz w:val="22"/>
          <w:szCs w:val="22"/>
        </w:rPr>
        <w:t xml:space="preserve">Panel (A) displays two spectrograms per individual, with two individuals represented from each of </w:t>
      </w:r>
      <w:r w:rsidR="005449F2">
        <w:rPr>
          <w:rFonts w:ascii="Arial" w:hAnsi="Arial" w:cs="Arial"/>
          <w:sz w:val="22"/>
          <w:szCs w:val="22"/>
        </w:rPr>
        <w:t>G</w:t>
      </w:r>
      <w:r w:rsidR="00926720">
        <w:rPr>
          <w:rFonts w:ascii="Arial" w:hAnsi="Arial" w:cs="Arial"/>
          <w:sz w:val="22"/>
          <w:szCs w:val="22"/>
        </w:rPr>
        <w:t xml:space="preserve">roups </w:t>
      </w:r>
      <w:r w:rsidR="00CC2AFF">
        <w:rPr>
          <w:rFonts w:ascii="Arial" w:hAnsi="Arial" w:cs="Arial"/>
          <w:sz w:val="22"/>
          <w:szCs w:val="22"/>
        </w:rPr>
        <w:t xml:space="preserve">1 </w:t>
      </w:r>
      <w:r w:rsidR="00926720">
        <w:rPr>
          <w:rFonts w:ascii="Arial" w:hAnsi="Arial" w:cs="Arial"/>
          <w:sz w:val="22"/>
          <w:szCs w:val="22"/>
        </w:rPr>
        <w:t xml:space="preserve">and </w:t>
      </w:r>
      <w:r w:rsidR="00CC2AFF">
        <w:rPr>
          <w:rFonts w:ascii="Arial" w:hAnsi="Arial" w:cs="Arial"/>
          <w:sz w:val="22"/>
          <w:szCs w:val="22"/>
        </w:rPr>
        <w:t>2</w:t>
      </w:r>
      <w:r w:rsidR="00926720">
        <w:rPr>
          <w:rFonts w:ascii="Arial" w:hAnsi="Arial" w:cs="Arial"/>
          <w:sz w:val="22"/>
          <w:szCs w:val="22"/>
        </w:rPr>
        <w:t xml:space="preserve">. Frequency modulation patterns are similar </w:t>
      </w:r>
      <w:r w:rsidR="005579FF">
        <w:rPr>
          <w:rFonts w:ascii="Arial" w:hAnsi="Arial" w:cs="Arial"/>
          <w:sz w:val="22"/>
          <w:szCs w:val="22"/>
        </w:rPr>
        <w:t>when comparing an individual to itself, but</w:t>
      </w:r>
      <w:r w:rsidR="00926720">
        <w:rPr>
          <w:rFonts w:ascii="Arial" w:hAnsi="Arial" w:cs="Arial"/>
          <w:sz w:val="22"/>
          <w:szCs w:val="22"/>
        </w:rPr>
        <w:t xml:space="preserve"> different </w:t>
      </w:r>
      <w:r w:rsidR="005579FF">
        <w:rPr>
          <w:rFonts w:ascii="Arial" w:hAnsi="Arial" w:cs="Arial"/>
          <w:sz w:val="22"/>
          <w:szCs w:val="22"/>
        </w:rPr>
        <w:t>when comparing to other individuals in the same</w:t>
      </w:r>
      <w:r w:rsidR="00926720">
        <w:rPr>
          <w:rFonts w:ascii="Arial" w:hAnsi="Arial" w:cs="Arial"/>
          <w:sz w:val="22"/>
          <w:szCs w:val="22"/>
        </w:rPr>
        <w:t xml:space="preserve"> group, reflecting </w:t>
      </w:r>
      <w:r w:rsidR="005579FF">
        <w:rPr>
          <w:rFonts w:ascii="Arial" w:hAnsi="Arial" w:cs="Arial"/>
          <w:sz w:val="22"/>
          <w:szCs w:val="22"/>
        </w:rPr>
        <w:t>how we encoded twice as much individual to gro</w:t>
      </w:r>
      <w:r w:rsidR="00926720">
        <w:rPr>
          <w:rFonts w:ascii="Arial" w:hAnsi="Arial" w:cs="Arial"/>
          <w:sz w:val="22"/>
          <w:szCs w:val="22"/>
        </w:rPr>
        <w:t xml:space="preserve">up information in these vocalizations. Panel (B) displays acoustic space plots for all 10 individuals in </w:t>
      </w:r>
      <w:r w:rsidR="00947155">
        <w:rPr>
          <w:rFonts w:ascii="Arial" w:hAnsi="Arial" w:cs="Arial"/>
          <w:sz w:val="22"/>
          <w:szCs w:val="22"/>
        </w:rPr>
        <w:t xml:space="preserve">each of </w:t>
      </w:r>
      <w:r w:rsidR="00090C0B">
        <w:rPr>
          <w:rFonts w:ascii="Arial" w:hAnsi="Arial" w:cs="Arial"/>
          <w:sz w:val="22"/>
          <w:szCs w:val="22"/>
        </w:rPr>
        <w:t>G</w:t>
      </w:r>
      <w:r w:rsidR="00947155">
        <w:rPr>
          <w:rFonts w:ascii="Arial" w:hAnsi="Arial" w:cs="Arial"/>
          <w:sz w:val="22"/>
          <w:szCs w:val="22"/>
        </w:rPr>
        <w:t>roups 1 and 2</w:t>
      </w:r>
      <w:r w:rsidR="00835E32">
        <w:rPr>
          <w:rFonts w:ascii="Arial" w:hAnsi="Arial" w:cs="Arial"/>
          <w:sz w:val="22"/>
          <w:szCs w:val="22"/>
        </w:rPr>
        <w:t>, and for each representation of the vocalizations (character strings and audio files)</w:t>
      </w:r>
      <w:r w:rsidR="00926720">
        <w:rPr>
          <w:rFonts w:ascii="Arial" w:hAnsi="Arial" w:cs="Arial"/>
          <w:sz w:val="22"/>
          <w:szCs w:val="22"/>
        </w:rPr>
        <w:t>. These plots were generated by applying multidimensional scaling to (</w:t>
      </w:r>
      <w:proofErr w:type="spellStart"/>
      <w:r w:rsidR="00926720">
        <w:rPr>
          <w:rFonts w:ascii="Arial" w:hAnsi="Arial" w:cs="Arial"/>
          <w:sz w:val="22"/>
          <w:szCs w:val="22"/>
        </w:rPr>
        <w:t>i</w:t>
      </w:r>
      <w:proofErr w:type="spellEnd"/>
      <w:r w:rsidR="00926720">
        <w:rPr>
          <w:rFonts w:ascii="Arial" w:hAnsi="Arial" w:cs="Arial"/>
          <w:sz w:val="22"/>
          <w:szCs w:val="22"/>
        </w:rPr>
        <w:t>) edit distance</w:t>
      </w:r>
      <w:r w:rsidR="00835E32">
        <w:rPr>
          <w:rFonts w:ascii="Arial" w:hAnsi="Arial" w:cs="Arial"/>
          <w:sz w:val="22"/>
          <w:szCs w:val="22"/>
        </w:rPr>
        <w:t xml:space="preserve"> (strings)</w:t>
      </w:r>
      <w:r w:rsidR="00926720">
        <w:rPr>
          <w:rFonts w:ascii="Arial" w:hAnsi="Arial" w:cs="Arial"/>
          <w:sz w:val="22"/>
          <w:szCs w:val="22"/>
        </w:rPr>
        <w:t xml:space="preserve"> or (ii) spectrographic cross correlation </w:t>
      </w:r>
      <w:r w:rsidR="00835E32">
        <w:rPr>
          <w:rFonts w:ascii="Arial" w:hAnsi="Arial" w:cs="Arial"/>
          <w:sz w:val="22"/>
          <w:szCs w:val="22"/>
        </w:rPr>
        <w:lastRenderedPageBreak/>
        <w:t>(audio)</w:t>
      </w:r>
      <w:r w:rsidR="00D24EAB">
        <w:rPr>
          <w:rFonts w:ascii="Arial" w:hAnsi="Arial" w:cs="Arial"/>
          <w:sz w:val="22"/>
          <w:szCs w:val="22"/>
        </w:rPr>
        <w:t xml:space="preserve"> </w:t>
      </w:r>
      <w:r w:rsidR="00926720">
        <w:rPr>
          <w:rFonts w:ascii="Arial" w:hAnsi="Arial" w:cs="Arial"/>
          <w:sz w:val="22"/>
          <w:szCs w:val="22"/>
        </w:rPr>
        <w:t xml:space="preserve">matrices. In each acoustic space plot, individual identities are encoded by shapes per group, and group identities are highlighted in color, to match Group </w:t>
      </w:r>
      <w:r w:rsidR="00775C0B">
        <w:rPr>
          <w:rFonts w:ascii="Arial" w:hAnsi="Arial" w:cs="Arial"/>
          <w:sz w:val="22"/>
          <w:szCs w:val="22"/>
        </w:rPr>
        <w:t>1</w:t>
      </w:r>
      <w:r w:rsidR="00926720">
        <w:rPr>
          <w:rFonts w:ascii="Arial" w:hAnsi="Arial" w:cs="Arial"/>
          <w:sz w:val="22"/>
          <w:szCs w:val="22"/>
        </w:rPr>
        <w:t xml:space="preserve"> in </w:t>
      </w:r>
      <w:r w:rsidR="00775C0B">
        <w:rPr>
          <w:rFonts w:ascii="Arial" w:hAnsi="Arial" w:cs="Arial"/>
          <w:sz w:val="22"/>
          <w:szCs w:val="22"/>
        </w:rPr>
        <w:t>blue</w:t>
      </w:r>
      <w:r w:rsidR="00926720">
        <w:rPr>
          <w:rFonts w:ascii="Arial" w:hAnsi="Arial" w:cs="Arial"/>
          <w:sz w:val="22"/>
          <w:szCs w:val="22"/>
        </w:rPr>
        <w:t xml:space="preserve"> and Group </w:t>
      </w:r>
      <w:r w:rsidR="00775C0B">
        <w:rPr>
          <w:rFonts w:ascii="Arial" w:hAnsi="Arial" w:cs="Arial"/>
          <w:sz w:val="22"/>
          <w:szCs w:val="22"/>
        </w:rPr>
        <w:t>2</w:t>
      </w:r>
      <w:r w:rsidR="00926720">
        <w:rPr>
          <w:rFonts w:ascii="Arial" w:hAnsi="Arial" w:cs="Arial"/>
          <w:sz w:val="22"/>
          <w:szCs w:val="22"/>
        </w:rPr>
        <w:t xml:space="preserve"> in </w:t>
      </w:r>
      <w:r w:rsidR="006117B8">
        <w:rPr>
          <w:rFonts w:ascii="Arial" w:hAnsi="Arial" w:cs="Arial"/>
          <w:sz w:val="22"/>
          <w:szCs w:val="22"/>
        </w:rPr>
        <w:t>orange</w:t>
      </w:r>
      <w:r w:rsidR="00926720">
        <w:rPr>
          <w:rFonts w:ascii="Arial" w:hAnsi="Arial" w:cs="Arial"/>
          <w:sz w:val="22"/>
          <w:szCs w:val="22"/>
        </w:rPr>
        <w:t xml:space="preserve"> in Panel A.</w:t>
      </w:r>
      <w:r w:rsidR="00B2135E">
        <w:rPr>
          <w:rFonts w:ascii="Arial" w:hAnsi="Arial" w:cs="Arial"/>
          <w:sz w:val="22"/>
          <w:szCs w:val="22"/>
        </w:rPr>
        <w:t xml:space="preserve"> Note that </w:t>
      </w:r>
      <w:r w:rsidR="00054DBD">
        <w:rPr>
          <w:rFonts w:ascii="Arial" w:hAnsi="Arial" w:cs="Arial"/>
          <w:sz w:val="22"/>
          <w:szCs w:val="22"/>
        </w:rPr>
        <w:t>G</w:t>
      </w:r>
      <w:r w:rsidR="00B2135E">
        <w:rPr>
          <w:rFonts w:ascii="Arial" w:hAnsi="Arial" w:cs="Arial"/>
          <w:sz w:val="22"/>
          <w:szCs w:val="22"/>
        </w:rPr>
        <w:t xml:space="preserve">roup 2 </w:t>
      </w:r>
      <w:r w:rsidR="003D5FBD">
        <w:rPr>
          <w:rFonts w:ascii="Arial" w:hAnsi="Arial" w:cs="Arial"/>
          <w:sz w:val="22"/>
          <w:szCs w:val="22"/>
        </w:rPr>
        <w:t xml:space="preserve">here </w:t>
      </w:r>
      <w:r w:rsidR="00B2135E">
        <w:rPr>
          <w:rFonts w:ascii="Arial" w:hAnsi="Arial" w:cs="Arial"/>
          <w:sz w:val="22"/>
          <w:szCs w:val="22"/>
        </w:rPr>
        <w:t>is not the same as</w:t>
      </w:r>
      <w:r w:rsidR="003D5FBD">
        <w:rPr>
          <w:rFonts w:ascii="Arial" w:hAnsi="Arial" w:cs="Arial"/>
          <w:sz w:val="22"/>
          <w:szCs w:val="22"/>
        </w:rPr>
        <w:t xml:space="preserve"> Group 2</w:t>
      </w:r>
      <w:r w:rsidR="00B2135E">
        <w:rPr>
          <w:rFonts w:ascii="Arial" w:hAnsi="Arial" w:cs="Arial"/>
          <w:sz w:val="22"/>
          <w:szCs w:val="22"/>
        </w:rPr>
        <w:t xml:space="preserve"> in Figure </w:t>
      </w:r>
      <w:r w:rsidR="001831B8">
        <w:rPr>
          <w:rFonts w:ascii="Arial" w:hAnsi="Arial" w:cs="Arial"/>
          <w:sz w:val="22"/>
          <w:szCs w:val="22"/>
        </w:rPr>
        <w:t>2</w:t>
      </w:r>
      <w:r w:rsidR="00B2135E">
        <w:rPr>
          <w:rFonts w:ascii="Arial" w:hAnsi="Arial" w:cs="Arial"/>
          <w:sz w:val="22"/>
          <w:szCs w:val="22"/>
        </w:rPr>
        <w:t>, as these vocalizations represent a different dataset.</w:t>
      </w:r>
    </w:p>
    <w:p w14:paraId="53B9224A" w14:textId="6C2F06B1" w:rsidR="00E30B77" w:rsidRDefault="00E30B77" w:rsidP="00A51571">
      <w:pPr>
        <w:spacing w:line="480" w:lineRule="auto"/>
        <w:ind w:firstLine="720"/>
        <w:rPr>
          <w:rFonts w:ascii="Arial" w:hAnsi="Arial" w:cs="Arial"/>
        </w:rPr>
      </w:pPr>
    </w:p>
    <w:p w14:paraId="7808B35F" w14:textId="2F42A8EF" w:rsidR="005C1095" w:rsidRDefault="00F70AE4" w:rsidP="00097B62">
      <w:pPr>
        <w:spacing w:line="480" w:lineRule="auto"/>
        <w:ind w:firstLine="720"/>
        <w:rPr>
          <w:rFonts w:ascii="Arial" w:hAnsi="Arial" w:cs="Arial"/>
        </w:rPr>
      </w:pPr>
      <w:r>
        <w:rPr>
          <w:rFonts w:ascii="Arial" w:hAnsi="Arial" w:cs="Arial"/>
        </w:rPr>
        <w:t xml:space="preserve">For each example dataset, we also </w:t>
      </w:r>
      <w:r w:rsidR="000B2C37">
        <w:rPr>
          <w:rFonts w:ascii="Arial" w:hAnsi="Arial" w:cs="Arial"/>
        </w:rPr>
        <w:t xml:space="preserve">visualized </w:t>
      </w:r>
      <w:r w:rsidR="00300217">
        <w:rPr>
          <w:rFonts w:ascii="Arial" w:hAnsi="Arial" w:cs="Arial"/>
        </w:rPr>
        <w:t>patterns of variation in low-dimensional trait space</w:t>
      </w:r>
      <w:r w:rsidR="00C320D1">
        <w:rPr>
          <w:rFonts w:ascii="Arial" w:hAnsi="Arial" w:cs="Arial"/>
        </w:rPr>
        <w:t>s</w:t>
      </w:r>
      <w:r w:rsidR="00A501CC">
        <w:rPr>
          <w:rFonts w:ascii="Arial" w:hAnsi="Arial" w:cs="Arial"/>
        </w:rPr>
        <w:t>, hereafter “acoustic space”,</w:t>
      </w:r>
      <w:r w:rsidR="00300217">
        <w:rPr>
          <w:rFonts w:ascii="Arial" w:hAnsi="Arial" w:cs="Arial"/>
        </w:rPr>
        <w:t xml:space="preserve"> by performing multidimensional scaling on </w:t>
      </w:r>
      <w:r w:rsidR="009B5365">
        <w:rPr>
          <w:rFonts w:ascii="Arial" w:hAnsi="Arial" w:cs="Arial"/>
        </w:rPr>
        <w:t xml:space="preserve">the Levenstein </w:t>
      </w:r>
      <w:r w:rsidR="00E30B77">
        <w:rPr>
          <w:rFonts w:ascii="Arial" w:hAnsi="Arial" w:cs="Arial"/>
        </w:rPr>
        <w:t xml:space="preserve">edit distance and </w:t>
      </w:r>
      <w:r w:rsidR="00300217">
        <w:rPr>
          <w:rFonts w:ascii="Arial" w:hAnsi="Arial" w:cs="Arial"/>
        </w:rPr>
        <w:t>spectrographic cross-correlation</w:t>
      </w:r>
      <w:r w:rsidR="00C65326">
        <w:rPr>
          <w:rFonts w:ascii="Arial" w:hAnsi="Arial" w:cs="Arial"/>
        </w:rPr>
        <w:t xml:space="preserve"> (SPCC)</w:t>
      </w:r>
      <w:r w:rsidR="00300217">
        <w:rPr>
          <w:rFonts w:ascii="Arial" w:hAnsi="Arial" w:cs="Arial"/>
        </w:rPr>
        <w:t xml:space="preserve"> distance measurements</w:t>
      </w:r>
      <w:r w:rsidR="00D302FC">
        <w:rPr>
          <w:rFonts w:ascii="Arial" w:hAnsi="Arial" w:cs="Arial"/>
        </w:rPr>
        <w:t>.</w:t>
      </w:r>
      <w:r w:rsidR="008A1147">
        <w:rPr>
          <w:rFonts w:ascii="Arial" w:hAnsi="Arial" w:cs="Arial"/>
        </w:rPr>
        <w:t xml:space="preserve"> In these low-dimensional trait spaces, vocalizations that were structurally similar should be located closer </w:t>
      </w:r>
      <w:r w:rsidR="0027716E">
        <w:rPr>
          <w:rFonts w:ascii="Arial" w:hAnsi="Arial" w:cs="Arial"/>
        </w:rPr>
        <w:t>together (shorter distances between two points)</w:t>
      </w:r>
      <w:r w:rsidR="008A1147">
        <w:rPr>
          <w:rFonts w:ascii="Arial" w:hAnsi="Arial" w:cs="Arial"/>
        </w:rPr>
        <w:t xml:space="preserve"> than vocalizations that were structurally different</w:t>
      </w:r>
      <w:r w:rsidR="0027716E">
        <w:rPr>
          <w:rFonts w:ascii="Arial" w:hAnsi="Arial" w:cs="Arial"/>
        </w:rPr>
        <w:t xml:space="preserve"> (longer distances between two points)</w:t>
      </w:r>
      <w:r w:rsidR="007546F9">
        <w:rPr>
          <w:rFonts w:ascii="Arial" w:hAnsi="Arial" w:cs="Arial"/>
        </w:rPr>
        <w:t>. We used these trait spaces representing structural variation amongst vocalizations represented as character strings (edit distance trait space) or audio files (</w:t>
      </w:r>
      <w:r w:rsidR="00A6432F">
        <w:rPr>
          <w:rFonts w:ascii="Arial" w:hAnsi="Arial" w:cs="Arial"/>
        </w:rPr>
        <w:t>SPCC</w:t>
      </w:r>
      <w:r w:rsidR="007546F9">
        <w:rPr>
          <w:rFonts w:ascii="Arial" w:hAnsi="Arial" w:cs="Arial"/>
        </w:rPr>
        <w:t xml:space="preserve">) </w:t>
      </w:r>
      <w:r w:rsidR="00456B81">
        <w:rPr>
          <w:rFonts w:ascii="Arial" w:hAnsi="Arial" w:cs="Arial"/>
        </w:rPr>
        <w:t>to facilitate our assessment of</w:t>
      </w:r>
      <w:r w:rsidR="008A1147">
        <w:rPr>
          <w:rFonts w:ascii="Arial" w:hAnsi="Arial" w:cs="Arial"/>
        </w:rPr>
        <w:t xml:space="preserve"> how the patterns of structural variation detected by an unsupervised machine learning tool recapitulate</w:t>
      </w:r>
      <w:r w:rsidR="00567F3C">
        <w:rPr>
          <w:rFonts w:ascii="Arial" w:hAnsi="Arial" w:cs="Arial"/>
        </w:rPr>
        <w:t>d</w:t>
      </w:r>
      <w:r w:rsidR="008A1147">
        <w:rPr>
          <w:rFonts w:ascii="Arial" w:hAnsi="Arial" w:cs="Arial"/>
        </w:rPr>
        <w:t xml:space="preserve"> patterns of variation visible to the human eye.</w:t>
      </w:r>
    </w:p>
    <w:p w14:paraId="1F450428" w14:textId="3D3958A0" w:rsidR="001561DF" w:rsidRDefault="00E03A2D" w:rsidP="00097B62">
      <w:pPr>
        <w:spacing w:line="480" w:lineRule="auto"/>
        <w:ind w:firstLine="720"/>
        <w:rPr>
          <w:rFonts w:ascii="Arial" w:hAnsi="Arial" w:cs="Arial"/>
        </w:rPr>
      </w:pPr>
      <w:r>
        <w:rPr>
          <w:rFonts w:ascii="Arial" w:hAnsi="Arial" w:cs="Arial"/>
        </w:rPr>
        <w:t xml:space="preserve">For </w:t>
      </w:r>
      <w:r w:rsidR="00792501">
        <w:rPr>
          <w:rFonts w:ascii="Arial" w:hAnsi="Arial" w:cs="Arial"/>
        </w:rPr>
        <w:t>the group</w:t>
      </w:r>
      <w:r w:rsidR="00470755">
        <w:rPr>
          <w:rFonts w:ascii="Arial" w:hAnsi="Arial" w:cs="Arial"/>
        </w:rPr>
        <w:t>-</w:t>
      </w:r>
      <w:r w:rsidR="00792501">
        <w:rPr>
          <w:rFonts w:ascii="Arial" w:hAnsi="Arial" w:cs="Arial"/>
        </w:rPr>
        <w:t>specific dataset</w:t>
      </w:r>
      <w:r>
        <w:rPr>
          <w:rFonts w:ascii="Arial" w:hAnsi="Arial" w:cs="Arial"/>
        </w:rPr>
        <w:t xml:space="preserve">, we found that </w:t>
      </w:r>
      <w:r w:rsidR="00786CEF">
        <w:rPr>
          <w:rFonts w:ascii="Arial" w:hAnsi="Arial" w:cs="Arial"/>
        </w:rPr>
        <w:t xml:space="preserve">frequency modulation patterns </w:t>
      </w:r>
      <w:r w:rsidR="001561DF">
        <w:rPr>
          <w:rFonts w:ascii="Arial" w:hAnsi="Arial" w:cs="Arial"/>
        </w:rPr>
        <w:t xml:space="preserve">were generally more </w:t>
      </w:r>
      <w:r w:rsidR="00786CEF">
        <w:rPr>
          <w:rFonts w:ascii="Arial" w:hAnsi="Arial" w:cs="Arial"/>
        </w:rPr>
        <w:t xml:space="preserve">visibly </w:t>
      </w:r>
      <w:r w:rsidR="001561DF">
        <w:rPr>
          <w:rFonts w:ascii="Arial" w:hAnsi="Arial" w:cs="Arial"/>
        </w:rPr>
        <w:t>similar within groups compared to amongst groups</w:t>
      </w:r>
      <w:r w:rsidR="00AE2062">
        <w:rPr>
          <w:rFonts w:ascii="Arial" w:hAnsi="Arial" w:cs="Arial"/>
        </w:rPr>
        <w:t xml:space="preserve">. </w:t>
      </w:r>
      <w:r w:rsidR="00786CEF">
        <w:rPr>
          <w:rFonts w:ascii="Arial" w:hAnsi="Arial" w:cs="Arial"/>
        </w:rPr>
        <w:t>In addition, t</w:t>
      </w:r>
      <w:r w:rsidR="001C296D">
        <w:rPr>
          <w:rFonts w:ascii="Arial" w:hAnsi="Arial" w:cs="Arial"/>
        </w:rPr>
        <w:t xml:space="preserve">he convex hull polygons that encompassed the total </w:t>
      </w:r>
      <w:r w:rsidR="00AD520F">
        <w:rPr>
          <w:rFonts w:ascii="Arial" w:hAnsi="Arial" w:cs="Arial"/>
        </w:rPr>
        <w:t>area in acoustic</w:t>
      </w:r>
      <w:r w:rsidR="001C296D">
        <w:rPr>
          <w:rFonts w:ascii="Arial" w:hAnsi="Arial" w:cs="Arial"/>
        </w:rPr>
        <w:t xml:space="preserve"> space for each</w:t>
      </w:r>
      <w:r w:rsidR="009825A0">
        <w:rPr>
          <w:rFonts w:ascii="Arial" w:hAnsi="Arial" w:cs="Arial"/>
        </w:rPr>
        <w:t xml:space="preserve"> group </w:t>
      </w:r>
      <w:r w:rsidR="009845CC">
        <w:rPr>
          <w:rFonts w:ascii="Arial" w:hAnsi="Arial" w:cs="Arial"/>
        </w:rPr>
        <w:t>did not fully overlap amongst all groups, indicating that many groups had group-specific signatures (Figure 2B).</w:t>
      </w:r>
      <w:r w:rsidR="004E49F8">
        <w:rPr>
          <w:rFonts w:ascii="Arial" w:hAnsi="Arial" w:cs="Arial"/>
        </w:rPr>
        <w:t xml:space="preserve"> </w:t>
      </w:r>
      <w:r w:rsidR="004E4658">
        <w:rPr>
          <w:rFonts w:ascii="Arial" w:hAnsi="Arial" w:cs="Arial"/>
        </w:rPr>
        <w:t>Indeed, the stochastic overlap that we identified amongst groups in the group-specific dataset was lower than what we observed in the individually</w:t>
      </w:r>
      <w:r w:rsidR="0028520C">
        <w:rPr>
          <w:rFonts w:ascii="Arial" w:hAnsi="Arial" w:cs="Arial"/>
        </w:rPr>
        <w:t xml:space="preserve"> </w:t>
      </w:r>
      <w:r w:rsidR="004E4658">
        <w:rPr>
          <w:rFonts w:ascii="Arial" w:hAnsi="Arial" w:cs="Arial"/>
        </w:rPr>
        <w:t>distinctive dataset, in which group-level polygons overlapped nearly completely with one another</w:t>
      </w:r>
      <w:r w:rsidR="00682B1F">
        <w:rPr>
          <w:rFonts w:ascii="Arial" w:hAnsi="Arial" w:cs="Arial"/>
        </w:rPr>
        <w:t xml:space="preserve">, indicating </w:t>
      </w:r>
      <w:r w:rsidR="009C4C55">
        <w:rPr>
          <w:rFonts w:ascii="Arial" w:hAnsi="Arial" w:cs="Arial"/>
        </w:rPr>
        <w:t xml:space="preserve">very little distinctiveness amongst groups </w:t>
      </w:r>
      <w:r w:rsidR="009C4C55">
        <w:rPr>
          <w:rFonts w:ascii="Arial" w:hAnsi="Arial" w:cs="Arial"/>
        </w:rPr>
        <w:lastRenderedPageBreak/>
        <w:t>compared to the group-specific dataset</w:t>
      </w:r>
      <w:r w:rsidR="004E4658">
        <w:rPr>
          <w:rFonts w:ascii="Arial" w:hAnsi="Arial" w:cs="Arial"/>
        </w:rPr>
        <w:t xml:space="preserve"> (Figures S1</w:t>
      </w:r>
      <w:r w:rsidR="00927180">
        <w:rPr>
          <w:rFonts w:ascii="Arial" w:hAnsi="Arial" w:cs="Arial"/>
        </w:rPr>
        <w:t>A</w:t>
      </w:r>
      <w:r w:rsidR="003C1A77">
        <w:rPr>
          <w:rFonts w:ascii="Arial" w:hAnsi="Arial" w:cs="Arial"/>
        </w:rPr>
        <w:t xml:space="preserve"> and S1</w:t>
      </w:r>
      <w:r w:rsidR="00E32A86">
        <w:rPr>
          <w:rFonts w:ascii="Arial" w:hAnsi="Arial" w:cs="Arial"/>
        </w:rPr>
        <w:t>C</w:t>
      </w:r>
      <w:r w:rsidR="0066016B">
        <w:rPr>
          <w:rFonts w:ascii="Arial" w:hAnsi="Arial" w:cs="Arial"/>
        </w:rPr>
        <w:t>,</w:t>
      </w:r>
      <w:r w:rsidR="004E4658">
        <w:rPr>
          <w:rFonts w:ascii="Arial" w:hAnsi="Arial" w:cs="Arial"/>
        </w:rPr>
        <w:t xml:space="preserve"> and </w:t>
      </w:r>
      <w:r w:rsidR="00E827B0">
        <w:rPr>
          <w:rFonts w:ascii="Arial" w:hAnsi="Arial" w:cs="Arial"/>
        </w:rPr>
        <w:t>Figures S2A and S2C</w:t>
      </w:r>
      <w:r w:rsidR="004E4658">
        <w:rPr>
          <w:rFonts w:ascii="Arial" w:hAnsi="Arial" w:cs="Arial"/>
        </w:rPr>
        <w:t xml:space="preserve">). </w:t>
      </w:r>
      <w:r w:rsidR="002077B4">
        <w:rPr>
          <w:rFonts w:ascii="Arial" w:hAnsi="Arial" w:cs="Arial"/>
        </w:rPr>
        <w:t xml:space="preserve">We did identify evidence of stochastic similarity amongst groups, such that the convex hull polygons for some groups did overlap in </w:t>
      </w:r>
      <w:r w:rsidR="00567007">
        <w:rPr>
          <w:rFonts w:ascii="Arial" w:hAnsi="Arial" w:cs="Arial"/>
        </w:rPr>
        <w:t>each</w:t>
      </w:r>
      <w:r w:rsidR="002077B4">
        <w:rPr>
          <w:rFonts w:ascii="Arial" w:hAnsi="Arial" w:cs="Arial"/>
        </w:rPr>
        <w:t xml:space="preserve"> trait spaces (Figure</w:t>
      </w:r>
      <w:r w:rsidR="00CD4D7D">
        <w:rPr>
          <w:rFonts w:ascii="Arial" w:hAnsi="Arial" w:cs="Arial"/>
        </w:rPr>
        <w:t>s</w:t>
      </w:r>
      <w:r w:rsidR="002077B4">
        <w:rPr>
          <w:rFonts w:ascii="Arial" w:hAnsi="Arial" w:cs="Arial"/>
        </w:rPr>
        <w:t xml:space="preserve"> S1</w:t>
      </w:r>
      <w:r w:rsidR="00CD4D7D">
        <w:rPr>
          <w:rFonts w:ascii="Arial" w:hAnsi="Arial" w:cs="Arial"/>
        </w:rPr>
        <w:t xml:space="preserve"> and S2</w:t>
      </w:r>
      <w:r w:rsidR="002077B4">
        <w:rPr>
          <w:rFonts w:ascii="Arial" w:hAnsi="Arial" w:cs="Arial"/>
        </w:rPr>
        <w:t xml:space="preserve">). </w:t>
      </w:r>
      <w:r w:rsidR="00AC43F8">
        <w:rPr>
          <w:rFonts w:ascii="Arial" w:hAnsi="Arial" w:cs="Arial"/>
        </w:rPr>
        <w:t>Overall, w</w:t>
      </w:r>
      <w:r w:rsidR="00185B85">
        <w:rPr>
          <w:rFonts w:ascii="Arial" w:hAnsi="Arial" w:cs="Arial"/>
        </w:rPr>
        <w:t xml:space="preserve">e identified similar patterns of similarity within groups and differentiation amongst groups in both the edit distance and </w:t>
      </w:r>
      <w:r w:rsidR="00B63E3C">
        <w:rPr>
          <w:rFonts w:ascii="Arial" w:hAnsi="Arial" w:cs="Arial"/>
        </w:rPr>
        <w:t>SPCC trait spaces, suggesting that patterns of structural variation were similar between the character string and acoustic representations of the synthetic vocalizations.</w:t>
      </w:r>
      <w:r w:rsidR="00961DC6">
        <w:rPr>
          <w:rFonts w:ascii="Arial" w:hAnsi="Arial" w:cs="Arial"/>
        </w:rPr>
        <w:t xml:space="preserve"> </w:t>
      </w:r>
    </w:p>
    <w:p w14:paraId="53D56F6C" w14:textId="0279E690" w:rsidR="00776BFB" w:rsidRDefault="00696F11" w:rsidP="00E03A2D">
      <w:pPr>
        <w:spacing w:line="480" w:lineRule="auto"/>
        <w:rPr>
          <w:rFonts w:ascii="Arial" w:hAnsi="Arial" w:cs="Arial"/>
        </w:rPr>
      </w:pPr>
      <w:r>
        <w:rPr>
          <w:rFonts w:ascii="Arial" w:hAnsi="Arial" w:cs="Arial"/>
        </w:rPr>
        <w:tab/>
        <w:t xml:space="preserve">When analyzing patterns of structural variation in the individually distinctive dataset, we found </w:t>
      </w:r>
      <w:r w:rsidR="002462EF">
        <w:rPr>
          <w:rFonts w:ascii="Arial" w:hAnsi="Arial" w:cs="Arial"/>
        </w:rPr>
        <w:t xml:space="preserve">greater similarity of </w:t>
      </w:r>
      <w:r w:rsidR="00DC2367">
        <w:rPr>
          <w:rFonts w:ascii="Arial" w:hAnsi="Arial" w:cs="Arial"/>
        </w:rPr>
        <w:t xml:space="preserve">frequency modulation patterns </w:t>
      </w:r>
      <w:r w:rsidR="002462EF">
        <w:rPr>
          <w:rFonts w:ascii="Arial" w:hAnsi="Arial" w:cs="Arial"/>
        </w:rPr>
        <w:t xml:space="preserve">within individuals compared to amongst individuals, even for individuals in the same group. </w:t>
      </w:r>
      <w:r w:rsidR="00DC2367">
        <w:rPr>
          <w:rFonts w:ascii="Arial" w:hAnsi="Arial" w:cs="Arial"/>
        </w:rPr>
        <w:t>Moreover, c</w:t>
      </w:r>
      <w:r w:rsidR="00384368">
        <w:rPr>
          <w:rFonts w:ascii="Arial" w:hAnsi="Arial" w:cs="Arial"/>
        </w:rPr>
        <w:t xml:space="preserve">onvex hull polygons outlining the area in acoustic space </w:t>
      </w:r>
      <w:r w:rsidR="008D5248">
        <w:rPr>
          <w:rFonts w:ascii="Arial" w:hAnsi="Arial" w:cs="Arial"/>
        </w:rPr>
        <w:t>per</w:t>
      </w:r>
      <w:r w:rsidR="00384368">
        <w:rPr>
          <w:rFonts w:ascii="Arial" w:hAnsi="Arial" w:cs="Arial"/>
        </w:rPr>
        <w:t xml:space="preserve"> individual </w:t>
      </w:r>
      <w:r w:rsidR="001A6489">
        <w:rPr>
          <w:rFonts w:ascii="Arial" w:hAnsi="Arial" w:cs="Arial"/>
        </w:rPr>
        <w:t xml:space="preserve">were dispersed, rather than overlapping, </w:t>
      </w:r>
      <w:r w:rsidR="00DC2367">
        <w:rPr>
          <w:rFonts w:ascii="Arial" w:hAnsi="Arial" w:cs="Arial"/>
        </w:rPr>
        <w:t xml:space="preserve">and this pattern held </w:t>
      </w:r>
      <w:r w:rsidR="001A6489">
        <w:rPr>
          <w:rFonts w:ascii="Arial" w:hAnsi="Arial" w:cs="Arial"/>
        </w:rPr>
        <w:t>in both the edit distance and SPCC trait spaces</w:t>
      </w:r>
      <w:r w:rsidR="00C80102">
        <w:rPr>
          <w:rFonts w:ascii="Arial" w:hAnsi="Arial" w:cs="Arial"/>
        </w:rPr>
        <w:t xml:space="preserve"> (Figure 3B and C)</w:t>
      </w:r>
      <w:r w:rsidR="001A6489">
        <w:rPr>
          <w:rFonts w:ascii="Arial" w:hAnsi="Arial" w:cs="Arial"/>
        </w:rPr>
        <w:t xml:space="preserve">. </w:t>
      </w:r>
      <w:r w:rsidR="00DC2367">
        <w:rPr>
          <w:rFonts w:ascii="Arial" w:hAnsi="Arial" w:cs="Arial"/>
        </w:rPr>
        <w:t>Such o</w:t>
      </w:r>
      <w:r w:rsidR="00C80102">
        <w:rPr>
          <w:rFonts w:ascii="Arial" w:hAnsi="Arial" w:cs="Arial"/>
        </w:rPr>
        <w:t>verlap amo</w:t>
      </w:r>
      <w:r w:rsidR="003C7779">
        <w:rPr>
          <w:rFonts w:ascii="Arial" w:hAnsi="Arial" w:cs="Arial"/>
        </w:rPr>
        <w:t xml:space="preserve">ngst individual-level polygons matched our expectations that our generative process would yield stochastic similarity </w:t>
      </w:r>
      <w:r w:rsidR="001D6E99">
        <w:rPr>
          <w:rFonts w:ascii="Arial" w:hAnsi="Arial" w:cs="Arial"/>
        </w:rPr>
        <w:t xml:space="preserve">amongst individuals </w:t>
      </w:r>
      <w:r w:rsidR="009F7AE8">
        <w:rPr>
          <w:rFonts w:ascii="Arial" w:hAnsi="Arial" w:cs="Arial"/>
        </w:rPr>
        <w:t>in the same and different</w:t>
      </w:r>
      <w:r w:rsidR="001D6E99">
        <w:rPr>
          <w:rFonts w:ascii="Arial" w:hAnsi="Arial" w:cs="Arial"/>
        </w:rPr>
        <w:t xml:space="preserve"> groups</w:t>
      </w:r>
      <w:r w:rsidR="00776BFB">
        <w:rPr>
          <w:rFonts w:ascii="Arial" w:hAnsi="Arial" w:cs="Arial"/>
        </w:rPr>
        <w:t xml:space="preserve"> (</w:t>
      </w:r>
      <w:r w:rsidR="00FB4269">
        <w:rPr>
          <w:rFonts w:ascii="Arial" w:hAnsi="Arial" w:cs="Arial"/>
        </w:rPr>
        <w:t xml:space="preserve">see Methods, </w:t>
      </w:r>
      <w:r w:rsidR="00776BFB">
        <w:rPr>
          <w:rFonts w:ascii="Arial" w:hAnsi="Arial" w:cs="Arial"/>
        </w:rPr>
        <w:t>Figures S1 and S2).</w:t>
      </w:r>
      <w:r w:rsidR="009D0A62">
        <w:rPr>
          <w:rFonts w:ascii="Arial" w:hAnsi="Arial" w:cs="Arial"/>
        </w:rPr>
        <w:t xml:space="preserve"> T</w:t>
      </w:r>
      <w:r w:rsidR="00776BFB">
        <w:rPr>
          <w:rFonts w:ascii="Arial" w:hAnsi="Arial" w:cs="Arial"/>
        </w:rPr>
        <w:t xml:space="preserve">he stochastic </w:t>
      </w:r>
      <w:r w:rsidR="009D0A62">
        <w:rPr>
          <w:rFonts w:ascii="Arial" w:hAnsi="Arial" w:cs="Arial"/>
        </w:rPr>
        <w:t>similarity</w:t>
      </w:r>
      <w:r w:rsidR="00776BFB">
        <w:rPr>
          <w:rFonts w:ascii="Arial" w:hAnsi="Arial" w:cs="Arial"/>
        </w:rPr>
        <w:t xml:space="preserve"> that </w:t>
      </w:r>
      <w:r w:rsidR="009D0A62">
        <w:rPr>
          <w:rFonts w:ascii="Arial" w:hAnsi="Arial" w:cs="Arial"/>
        </w:rPr>
        <w:t>arose</w:t>
      </w:r>
      <w:r w:rsidR="00776BFB">
        <w:rPr>
          <w:rFonts w:ascii="Arial" w:hAnsi="Arial" w:cs="Arial"/>
        </w:rPr>
        <w:t xml:space="preserve"> amongst </w:t>
      </w:r>
      <w:r w:rsidR="009D0A62">
        <w:rPr>
          <w:rFonts w:ascii="Arial" w:hAnsi="Arial" w:cs="Arial"/>
        </w:rPr>
        <w:t>individual</w:t>
      </w:r>
      <w:r w:rsidR="00776BFB">
        <w:rPr>
          <w:rFonts w:ascii="Arial" w:hAnsi="Arial" w:cs="Arial"/>
        </w:rPr>
        <w:t xml:space="preserve">s in the </w:t>
      </w:r>
      <w:r w:rsidR="00B347BC">
        <w:rPr>
          <w:rFonts w:ascii="Arial" w:hAnsi="Arial" w:cs="Arial"/>
        </w:rPr>
        <w:t>individually distinctive</w:t>
      </w:r>
      <w:r w:rsidR="00776BFB">
        <w:rPr>
          <w:rFonts w:ascii="Arial" w:hAnsi="Arial" w:cs="Arial"/>
        </w:rPr>
        <w:t xml:space="preserve"> dataset was </w:t>
      </w:r>
      <w:r w:rsidR="00FF28C1">
        <w:rPr>
          <w:rFonts w:ascii="Arial" w:hAnsi="Arial" w:cs="Arial"/>
        </w:rPr>
        <w:t>different</w:t>
      </w:r>
      <w:r w:rsidR="00776BFB">
        <w:rPr>
          <w:rFonts w:ascii="Arial" w:hAnsi="Arial" w:cs="Arial"/>
        </w:rPr>
        <w:t xml:space="preserve"> than what we observed in the </w:t>
      </w:r>
      <w:r w:rsidR="00A96F1D">
        <w:rPr>
          <w:rFonts w:ascii="Arial" w:hAnsi="Arial" w:cs="Arial"/>
        </w:rPr>
        <w:t>group-specific</w:t>
      </w:r>
      <w:r w:rsidR="00776BFB">
        <w:rPr>
          <w:rFonts w:ascii="Arial" w:hAnsi="Arial" w:cs="Arial"/>
        </w:rPr>
        <w:t xml:space="preserve"> dataset, in which </w:t>
      </w:r>
      <w:r w:rsidR="003B5D65">
        <w:rPr>
          <w:rFonts w:ascii="Arial" w:hAnsi="Arial" w:cs="Arial"/>
        </w:rPr>
        <w:t>individual</w:t>
      </w:r>
      <w:r w:rsidR="00776BFB">
        <w:rPr>
          <w:rFonts w:ascii="Arial" w:hAnsi="Arial" w:cs="Arial"/>
        </w:rPr>
        <w:t>-level polygons overlapped nearly completely with one another</w:t>
      </w:r>
      <w:r w:rsidR="00555ED4">
        <w:rPr>
          <w:rFonts w:ascii="Arial" w:hAnsi="Arial" w:cs="Arial"/>
        </w:rPr>
        <w:t xml:space="preserve"> within groups</w:t>
      </w:r>
      <w:r w:rsidR="00776BFB">
        <w:rPr>
          <w:rFonts w:ascii="Arial" w:hAnsi="Arial" w:cs="Arial"/>
        </w:rPr>
        <w:t xml:space="preserve">, indicating very little distinctiveness amongst </w:t>
      </w:r>
      <w:r w:rsidR="002C10A7">
        <w:rPr>
          <w:rFonts w:ascii="Arial" w:hAnsi="Arial" w:cs="Arial"/>
        </w:rPr>
        <w:t xml:space="preserve">individuals in the same </w:t>
      </w:r>
      <w:r w:rsidR="00776BFB">
        <w:rPr>
          <w:rFonts w:ascii="Arial" w:hAnsi="Arial" w:cs="Arial"/>
        </w:rPr>
        <w:t>group</w:t>
      </w:r>
      <w:r w:rsidR="000528B1">
        <w:rPr>
          <w:rFonts w:ascii="Arial" w:hAnsi="Arial" w:cs="Arial"/>
        </w:rPr>
        <w:t xml:space="preserve"> </w:t>
      </w:r>
      <w:r w:rsidR="00776BFB">
        <w:rPr>
          <w:rFonts w:ascii="Arial" w:hAnsi="Arial" w:cs="Arial"/>
        </w:rPr>
        <w:t>(Figures S1</w:t>
      </w:r>
      <w:r w:rsidR="00563099">
        <w:rPr>
          <w:rFonts w:ascii="Arial" w:hAnsi="Arial" w:cs="Arial"/>
        </w:rPr>
        <w:t>B</w:t>
      </w:r>
      <w:r w:rsidR="00776BFB">
        <w:rPr>
          <w:rFonts w:ascii="Arial" w:hAnsi="Arial" w:cs="Arial"/>
        </w:rPr>
        <w:t xml:space="preserve"> and S1</w:t>
      </w:r>
      <w:r w:rsidR="00563099">
        <w:rPr>
          <w:rFonts w:ascii="Arial" w:hAnsi="Arial" w:cs="Arial"/>
        </w:rPr>
        <w:t>D</w:t>
      </w:r>
      <w:r w:rsidR="00776BFB">
        <w:rPr>
          <w:rFonts w:ascii="Arial" w:hAnsi="Arial" w:cs="Arial"/>
        </w:rPr>
        <w:t>, Figures S2</w:t>
      </w:r>
      <w:r w:rsidR="00563099">
        <w:rPr>
          <w:rFonts w:ascii="Arial" w:hAnsi="Arial" w:cs="Arial"/>
        </w:rPr>
        <w:t>B</w:t>
      </w:r>
      <w:r w:rsidR="00776BFB">
        <w:rPr>
          <w:rFonts w:ascii="Arial" w:hAnsi="Arial" w:cs="Arial"/>
        </w:rPr>
        <w:t xml:space="preserve"> and S2</w:t>
      </w:r>
      <w:r w:rsidR="00563099">
        <w:rPr>
          <w:rFonts w:ascii="Arial" w:hAnsi="Arial" w:cs="Arial"/>
        </w:rPr>
        <w:t>D</w:t>
      </w:r>
      <w:r w:rsidR="00776BFB">
        <w:rPr>
          <w:rFonts w:ascii="Arial" w:hAnsi="Arial" w:cs="Arial"/>
        </w:rPr>
        <w:t>).</w:t>
      </w:r>
      <w:r w:rsidR="000528B1">
        <w:rPr>
          <w:rFonts w:ascii="Arial" w:hAnsi="Arial" w:cs="Arial"/>
        </w:rPr>
        <w:t xml:space="preserve"> Indeed, polygons for individuals’ </w:t>
      </w:r>
      <w:r w:rsidR="008155EB">
        <w:rPr>
          <w:rFonts w:ascii="Arial" w:hAnsi="Arial" w:cs="Arial"/>
        </w:rPr>
        <w:t>acoustic</w:t>
      </w:r>
      <w:r w:rsidR="000528B1">
        <w:rPr>
          <w:rFonts w:ascii="Arial" w:hAnsi="Arial" w:cs="Arial"/>
        </w:rPr>
        <w:t xml:space="preserve"> spaces </w:t>
      </w:r>
      <w:r w:rsidR="00F54FAE">
        <w:rPr>
          <w:rFonts w:ascii="Arial" w:hAnsi="Arial" w:cs="Arial"/>
        </w:rPr>
        <w:t xml:space="preserve">in the individually distinctive dataset </w:t>
      </w:r>
      <w:r w:rsidR="00423708">
        <w:rPr>
          <w:rFonts w:ascii="Arial" w:hAnsi="Arial" w:cs="Arial"/>
        </w:rPr>
        <w:t>were over</w:t>
      </w:r>
      <w:r w:rsidR="009B549C">
        <w:rPr>
          <w:rFonts w:ascii="Arial" w:hAnsi="Arial" w:cs="Arial"/>
        </w:rPr>
        <w:t>-</w:t>
      </w:r>
      <w:r w:rsidR="00423708">
        <w:rPr>
          <w:rFonts w:ascii="Arial" w:hAnsi="Arial" w:cs="Arial"/>
        </w:rPr>
        <w:t>dispersed</w:t>
      </w:r>
      <w:r w:rsidR="009B549C">
        <w:rPr>
          <w:rFonts w:ascii="Arial" w:hAnsi="Arial" w:cs="Arial"/>
        </w:rPr>
        <w:t xml:space="preserve"> </w:t>
      </w:r>
      <w:r w:rsidR="001640E9">
        <w:rPr>
          <w:rFonts w:ascii="Arial" w:hAnsi="Arial" w:cs="Arial"/>
        </w:rPr>
        <w:t xml:space="preserve">within groups </w:t>
      </w:r>
      <w:r w:rsidR="00252A72">
        <w:rPr>
          <w:rFonts w:ascii="Arial" w:hAnsi="Arial" w:cs="Arial"/>
        </w:rPr>
        <w:t xml:space="preserve">(Figure S1D and Figure S2D) </w:t>
      </w:r>
      <w:r w:rsidR="009B549C">
        <w:rPr>
          <w:rFonts w:ascii="Arial" w:hAnsi="Arial" w:cs="Arial"/>
        </w:rPr>
        <w:t>compared</w:t>
      </w:r>
      <w:r w:rsidR="001640E9">
        <w:rPr>
          <w:rFonts w:ascii="Arial" w:hAnsi="Arial" w:cs="Arial"/>
        </w:rPr>
        <w:t xml:space="preserve"> to the </w:t>
      </w:r>
      <w:r w:rsidR="00FD5239">
        <w:rPr>
          <w:rFonts w:ascii="Arial" w:hAnsi="Arial" w:cs="Arial"/>
        </w:rPr>
        <w:t>group-specific dataset (Figure S1B and Figure S2B)</w:t>
      </w:r>
      <w:r w:rsidR="00252A72">
        <w:rPr>
          <w:rFonts w:ascii="Arial" w:hAnsi="Arial" w:cs="Arial"/>
        </w:rPr>
        <w:t>.</w:t>
      </w:r>
    </w:p>
    <w:p w14:paraId="7056700D" w14:textId="7C36C4F5" w:rsidR="003333B7" w:rsidRPr="003333B7" w:rsidRDefault="006B6F11" w:rsidP="00097B62">
      <w:pPr>
        <w:spacing w:line="480" w:lineRule="auto"/>
        <w:rPr>
          <w:rFonts w:ascii="Arial" w:hAnsi="Arial" w:cs="Arial"/>
        </w:rPr>
      </w:pPr>
      <w:r>
        <w:rPr>
          <w:rFonts w:ascii="Arial" w:hAnsi="Arial" w:cs="Arial"/>
        </w:rPr>
        <w:tab/>
      </w:r>
    </w:p>
    <w:p w14:paraId="359AB2D0" w14:textId="5C2EF0AD" w:rsidR="005A3E7D" w:rsidRDefault="005A3E7D" w:rsidP="005A3E7D">
      <w:pPr>
        <w:spacing w:line="480" w:lineRule="auto"/>
        <w:rPr>
          <w:rFonts w:ascii="Arial" w:hAnsi="Arial" w:cs="Arial"/>
          <w:i/>
          <w:iCs/>
        </w:rPr>
      </w:pPr>
      <w:r>
        <w:rPr>
          <w:rFonts w:ascii="Arial" w:hAnsi="Arial" w:cs="Arial"/>
          <w:i/>
          <w:iCs/>
        </w:rPr>
        <w:lastRenderedPageBreak/>
        <w:t>Successful Detection of Identity Information in Synthetic Vocalizations</w:t>
      </w:r>
      <w:r w:rsidR="002B5ACA" w:rsidRPr="00502FF3">
        <w:rPr>
          <w:rFonts w:ascii="Arial" w:hAnsi="Arial" w:cs="Arial"/>
          <w:i/>
          <w:iCs/>
        </w:rPr>
        <w:t xml:space="preserve"> </w:t>
      </w:r>
    </w:p>
    <w:p w14:paraId="66BBD988" w14:textId="3A142445" w:rsidR="00053C95" w:rsidRDefault="00797FA0" w:rsidP="0033457D">
      <w:pPr>
        <w:spacing w:line="480" w:lineRule="auto"/>
        <w:rPr>
          <w:rFonts w:ascii="Arial" w:hAnsi="Arial" w:cs="Arial"/>
        </w:rPr>
      </w:pPr>
      <w:r>
        <w:rPr>
          <w:rFonts w:ascii="Arial" w:hAnsi="Arial" w:cs="Arial"/>
        </w:rPr>
        <w:t xml:space="preserve">We </w:t>
      </w:r>
      <w:r w:rsidR="003F7F97">
        <w:rPr>
          <w:rFonts w:ascii="Arial" w:hAnsi="Arial" w:cs="Arial"/>
        </w:rPr>
        <w:t xml:space="preserve">performed </w:t>
      </w:r>
      <w:r w:rsidR="00456B81">
        <w:rPr>
          <w:rFonts w:ascii="Arial" w:hAnsi="Arial" w:cs="Arial"/>
        </w:rPr>
        <w:t>simulation</w:t>
      </w:r>
      <w:r>
        <w:rPr>
          <w:rFonts w:ascii="Arial" w:hAnsi="Arial" w:cs="Arial"/>
        </w:rPr>
        <w:t xml:space="preserve"> experiments t</w:t>
      </w:r>
      <w:r w:rsidR="00670223">
        <w:rPr>
          <w:rFonts w:ascii="Arial" w:hAnsi="Arial" w:cs="Arial"/>
        </w:rPr>
        <w:t xml:space="preserve">o assess how well we could detect </w:t>
      </w:r>
      <w:r w:rsidR="00D6548D">
        <w:rPr>
          <w:rFonts w:ascii="Arial" w:hAnsi="Arial" w:cs="Arial"/>
        </w:rPr>
        <w:t xml:space="preserve">identity </w:t>
      </w:r>
      <w:r w:rsidR="00670223">
        <w:rPr>
          <w:rFonts w:ascii="Arial" w:hAnsi="Arial" w:cs="Arial"/>
        </w:rPr>
        <w:t xml:space="preserve">information </w:t>
      </w:r>
      <w:r w:rsidR="004B5D0C">
        <w:rPr>
          <w:rFonts w:ascii="Arial" w:hAnsi="Arial" w:cs="Arial"/>
        </w:rPr>
        <w:t>in synthetic vocalizations</w:t>
      </w:r>
      <w:r>
        <w:rPr>
          <w:rFonts w:ascii="Arial" w:hAnsi="Arial" w:cs="Arial"/>
        </w:rPr>
        <w:t>.</w:t>
      </w:r>
      <w:r w:rsidR="009F3347">
        <w:rPr>
          <w:rFonts w:ascii="Arial" w:hAnsi="Arial" w:cs="Arial"/>
        </w:rPr>
        <w:t xml:space="preserve"> </w:t>
      </w:r>
      <w:r w:rsidR="003F7F97">
        <w:rPr>
          <w:rFonts w:ascii="Arial" w:hAnsi="Arial" w:cs="Arial"/>
        </w:rPr>
        <w:t xml:space="preserve">These experiments were designed to </w:t>
      </w:r>
      <w:r w:rsidR="00457526">
        <w:rPr>
          <w:rFonts w:ascii="Arial" w:hAnsi="Arial" w:cs="Arial"/>
        </w:rPr>
        <w:t>manipulate</w:t>
      </w:r>
      <w:r w:rsidR="003F7F97">
        <w:rPr>
          <w:rFonts w:ascii="Arial" w:hAnsi="Arial" w:cs="Arial"/>
        </w:rPr>
        <w:t xml:space="preserve"> parameters that we anticipated would influence </w:t>
      </w:r>
      <w:r w:rsidR="00457526">
        <w:rPr>
          <w:rFonts w:ascii="Arial" w:hAnsi="Arial" w:cs="Arial"/>
        </w:rPr>
        <w:t>the accuracy of</w:t>
      </w:r>
      <w:r w:rsidR="003F7F97">
        <w:rPr>
          <w:rFonts w:ascii="Arial" w:hAnsi="Arial" w:cs="Arial"/>
        </w:rPr>
        <w:t xml:space="preserve"> identity information detection</w:t>
      </w:r>
      <w:r w:rsidR="00AE675D">
        <w:rPr>
          <w:rFonts w:ascii="Arial" w:hAnsi="Arial" w:cs="Arial"/>
        </w:rPr>
        <w:t>. We focused on manipulating</w:t>
      </w:r>
      <w:r w:rsidR="003F7F97">
        <w:rPr>
          <w:rFonts w:ascii="Arial" w:hAnsi="Arial" w:cs="Arial"/>
        </w:rPr>
        <w:t xml:space="preserve"> the </w:t>
      </w:r>
      <w:r w:rsidR="00456B81">
        <w:rPr>
          <w:rFonts w:ascii="Arial" w:hAnsi="Arial" w:cs="Arial"/>
        </w:rPr>
        <w:t>proportion of group and individual identity information encoded</w:t>
      </w:r>
      <w:r w:rsidR="003F7F97">
        <w:rPr>
          <w:rFonts w:ascii="Arial" w:hAnsi="Arial" w:cs="Arial"/>
        </w:rPr>
        <w:t xml:space="preserve"> </w:t>
      </w:r>
      <w:r w:rsidR="00AE675D">
        <w:rPr>
          <w:rFonts w:ascii="Arial" w:hAnsi="Arial" w:cs="Arial"/>
        </w:rPr>
        <w:t xml:space="preserve">in vocalizations, </w:t>
      </w:r>
      <w:r w:rsidR="00061A14">
        <w:rPr>
          <w:rFonts w:ascii="Arial" w:hAnsi="Arial" w:cs="Arial"/>
        </w:rPr>
        <w:t>or the complexity of identity information encoding</w:t>
      </w:r>
      <w:r w:rsidR="00AE675D">
        <w:rPr>
          <w:rFonts w:ascii="Arial" w:hAnsi="Arial" w:cs="Arial"/>
        </w:rPr>
        <w:t xml:space="preserve">, </w:t>
      </w:r>
      <w:r w:rsidR="00EC6C1B">
        <w:rPr>
          <w:rFonts w:ascii="Arial" w:hAnsi="Arial" w:cs="Arial"/>
        </w:rPr>
        <w:t>and</w:t>
      </w:r>
      <w:r w:rsidR="003F7F97">
        <w:rPr>
          <w:rFonts w:ascii="Arial" w:hAnsi="Arial" w:cs="Arial"/>
        </w:rPr>
        <w:t xml:space="preserve"> the </w:t>
      </w:r>
      <w:r w:rsidR="00EC6C1B">
        <w:rPr>
          <w:rFonts w:ascii="Arial" w:hAnsi="Arial" w:cs="Arial"/>
        </w:rPr>
        <w:t>number of classes at each social level</w:t>
      </w:r>
      <w:r w:rsidR="00AE675D">
        <w:rPr>
          <w:rFonts w:ascii="Arial" w:hAnsi="Arial" w:cs="Arial"/>
        </w:rPr>
        <w:t xml:space="preserve">, </w:t>
      </w:r>
      <w:r w:rsidR="00061A14">
        <w:rPr>
          <w:rFonts w:ascii="Arial" w:hAnsi="Arial" w:cs="Arial"/>
        </w:rPr>
        <w:t>or the density of the simulated signaling enviro</w:t>
      </w:r>
      <w:r w:rsidR="00B0137F">
        <w:rPr>
          <w:rFonts w:ascii="Arial" w:hAnsi="Arial" w:cs="Arial"/>
        </w:rPr>
        <w:t>n</w:t>
      </w:r>
      <w:r w:rsidR="00061A14">
        <w:rPr>
          <w:rFonts w:ascii="Arial" w:hAnsi="Arial" w:cs="Arial"/>
        </w:rPr>
        <w:t>ment</w:t>
      </w:r>
      <w:r w:rsidR="00EC6C1B">
        <w:rPr>
          <w:rFonts w:ascii="Arial" w:hAnsi="Arial" w:cs="Arial"/>
        </w:rPr>
        <w:t>.</w:t>
      </w:r>
      <w:r w:rsidR="006F72F0">
        <w:rPr>
          <w:rFonts w:ascii="Arial" w:hAnsi="Arial" w:cs="Arial"/>
        </w:rPr>
        <w:t xml:space="preserve"> </w:t>
      </w:r>
      <w:r w:rsidR="00E8582A">
        <w:rPr>
          <w:rFonts w:ascii="Arial" w:hAnsi="Arial" w:cs="Arial"/>
        </w:rPr>
        <w:t xml:space="preserve">We generated </w:t>
      </w:r>
      <w:r w:rsidR="00456B81">
        <w:rPr>
          <w:rFonts w:ascii="Arial" w:hAnsi="Arial" w:cs="Arial"/>
        </w:rPr>
        <w:t>synthetic</w:t>
      </w:r>
      <w:r w:rsidR="00E8582A">
        <w:rPr>
          <w:rFonts w:ascii="Arial" w:hAnsi="Arial" w:cs="Arial"/>
        </w:rPr>
        <w:t xml:space="preserve"> vocalizations over </w:t>
      </w:r>
      <w:r w:rsidR="00EB3BE5">
        <w:rPr>
          <w:rFonts w:ascii="Arial" w:hAnsi="Arial" w:cs="Arial"/>
        </w:rPr>
        <w:t>4 treatments per manipulation</w:t>
      </w:r>
      <w:r w:rsidR="00456B81">
        <w:rPr>
          <w:rFonts w:ascii="Arial" w:hAnsi="Arial" w:cs="Arial"/>
        </w:rPr>
        <w:t xml:space="preserve">, discussed in more detail in the </w:t>
      </w:r>
      <w:r w:rsidR="00EF485E">
        <w:rPr>
          <w:rFonts w:ascii="Arial" w:hAnsi="Arial" w:cs="Arial"/>
        </w:rPr>
        <w:t>M</w:t>
      </w:r>
      <w:r w:rsidR="00456B81">
        <w:rPr>
          <w:rFonts w:ascii="Arial" w:hAnsi="Arial" w:cs="Arial"/>
        </w:rPr>
        <w:t>ethods section,</w:t>
      </w:r>
      <w:r w:rsidR="00C33E3C">
        <w:rPr>
          <w:rFonts w:ascii="Arial" w:hAnsi="Arial" w:cs="Arial"/>
        </w:rPr>
        <w:t xml:space="preserve"> </w:t>
      </w:r>
      <w:r w:rsidR="0038123A">
        <w:rPr>
          <w:rFonts w:ascii="Arial" w:hAnsi="Arial" w:cs="Arial"/>
        </w:rPr>
        <w:t>and</w:t>
      </w:r>
      <w:r w:rsidR="009433D6">
        <w:rPr>
          <w:rFonts w:ascii="Arial" w:hAnsi="Arial" w:cs="Arial"/>
        </w:rPr>
        <w:t xml:space="preserve"> ran</w:t>
      </w:r>
      <w:r w:rsidR="0038123A">
        <w:rPr>
          <w:rFonts w:ascii="Arial" w:hAnsi="Arial" w:cs="Arial"/>
        </w:rPr>
        <w:t xml:space="preserve"> </w:t>
      </w:r>
      <w:r w:rsidR="00456B81">
        <w:rPr>
          <w:rFonts w:ascii="Arial" w:hAnsi="Arial" w:cs="Arial"/>
        </w:rPr>
        <w:t>10</w:t>
      </w:r>
      <w:r w:rsidR="00C33E3C">
        <w:rPr>
          <w:rFonts w:ascii="Arial" w:hAnsi="Arial" w:cs="Arial"/>
        </w:rPr>
        <w:t xml:space="preserve"> iterations per parameter combination. In each iteration, we</w:t>
      </w:r>
      <w:r w:rsidR="00E32620">
        <w:rPr>
          <w:rFonts w:ascii="Arial" w:hAnsi="Arial" w:cs="Arial"/>
        </w:rPr>
        <w:t xml:space="preserve"> measured accuracy of information detection at either social level using unsupervised clustering. </w:t>
      </w:r>
      <w:r w:rsidR="00456B81">
        <w:rPr>
          <w:rFonts w:ascii="Arial" w:hAnsi="Arial" w:cs="Arial"/>
        </w:rPr>
        <w:t>To summarize</w:t>
      </w:r>
      <w:r w:rsidR="00E32620">
        <w:rPr>
          <w:rFonts w:ascii="Arial" w:hAnsi="Arial" w:cs="Arial"/>
        </w:rPr>
        <w:t xml:space="preserve">, </w:t>
      </w:r>
      <w:r w:rsidR="00B36434">
        <w:rPr>
          <w:rFonts w:ascii="Arial" w:hAnsi="Arial" w:cs="Arial"/>
        </w:rPr>
        <w:t>we</w:t>
      </w:r>
      <w:r w:rsidR="004C613E">
        <w:rPr>
          <w:rFonts w:ascii="Arial" w:hAnsi="Arial" w:cs="Arial"/>
        </w:rPr>
        <w:t xml:space="preserve"> </w:t>
      </w:r>
      <w:r w:rsidR="00670223">
        <w:rPr>
          <w:rFonts w:ascii="Arial" w:hAnsi="Arial" w:cs="Arial"/>
        </w:rPr>
        <w:t xml:space="preserve">used </w:t>
      </w:r>
      <w:r w:rsidR="00EA2A2A">
        <w:rPr>
          <w:rFonts w:ascii="Arial" w:hAnsi="Arial" w:cs="Arial"/>
        </w:rPr>
        <w:t xml:space="preserve">the </w:t>
      </w:r>
      <w:r w:rsidR="00670223">
        <w:rPr>
          <w:rFonts w:ascii="Arial" w:hAnsi="Arial" w:cs="Arial"/>
        </w:rPr>
        <w:t xml:space="preserve">edit distance and </w:t>
      </w:r>
      <w:r w:rsidR="00670223" w:rsidRPr="00912545">
        <w:rPr>
          <w:rFonts w:ascii="Arial" w:hAnsi="Arial" w:cs="Arial"/>
        </w:rPr>
        <w:t>spectrographic cross-correlation</w:t>
      </w:r>
      <w:r w:rsidR="007C3EE6">
        <w:rPr>
          <w:rFonts w:ascii="Arial" w:hAnsi="Arial" w:cs="Arial"/>
        </w:rPr>
        <w:t xml:space="preserve"> </w:t>
      </w:r>
      <w:r w:rsidR="00670223">
        <w:rPr>
          <w:rFonts w:ascii="Arial" w:hAnsi="Arial" w:cs="Arial"/>
        </w:rPr>
        <w:t xml:space="preserve">to measure distances amongst </w:t>
      </w:r>
      <w:r w:rsidR="007C3EE6">
        <w:rPr>
          <w:rFonts w:ascii="Arial" w:hAnsi="Arial" w:cs="Arial"/>
        </w:rPr>
        <w:t>character strings or vocalizations,</w:t>
      </w:r>
      <w:r w:rsidR="007C3EE6" w:rsidRPr="007C3EE6">
        <w:rPr>
          <w:rFonts w:ascii="Arial" w:hAnsi="Arial" w:cs="Arial"/>
        </w:rPr>
        <w:t xml:space="preserve"> </w:t>
      </w:r>
      <w:r w:rsidR="007C3EE6">
        <w:rPr>
          <w:rFonts w:ascii="Arial" w:hAnsi="Arial" w:cs="Arial"/>
        </w:rPr>
        <w:t>respectively</w:t>
      </w:r>
      <w:r w:rsidR="00670223">
        <w:rPr>
          <w:rFonts w:ascii="Arial" w:hAnsi="Arial" w:cs="Arial"/>
        </w:rPr>
        <w:t xml:space="preserve">. We then performed k-means clustering on features derived from distance </w:t>
      </w:r>
      <w:r w:rsidR="00456B81">
        <w:rPr>
          <w:rFonts w:ascii="Arial" w:hAnsi="Arial" w:cs="Arial"/>
        </w:rPr>
        <w:t>measurements and</w:t>
      </w:r>
      <w:r w:rsidR="00670223">
        <w:rPr>
          <w:rFonts w:ascii="Arial" w:hAnsi="Arial" w:cs="Arial"/>
        </w:rPr>
        <w:t xml:space="preserve"> used a bipartite mapping approach to compute the accuracies of how well </w:t>
      </w:r>
      <w:r w:rsidR="00530B50">
        <w:rPr>
          <w:rFonts w:ascii="Arial" w:hAnsi="Arial" w:cs="Arial"/>
        </w:rPr>
        <w:t>predicted</w:t>
      </w:r>
      <w:r w:rsidR="00670223">
        <w:rPr>
          <w:rFonts w:ascii="Arial" w:hAnsi="Arial" w:cs="Arial"/>
        </w:rPr>
        <w:t xml:space="preserve"> labels</w:t>
      </w:r>
      <w:r w:rsidR="00530B50">
        <w:rPr>
          <w:rFonts w:ascii="Arial" w:hAnsi="Arial" w:cs="Arial"/>
        </w:rPr>
        <w:t xml:space="preserve"> from clustering</w:t>
      </w:r>
      <w:r w:rsidR="00670223">
        <w:rPr>
          <w:rFonts w:ascii="Arial" w:hAnsi="Arial" w:cs="Arial"/>
        </w:rPr>
        <w:t xml:space="preserve"> </w:t>
      </w:r>
      <w:r w:rsidR="00530B50">
        <w:rPr>
          <w:rFonts w:ascii="Arial" w:hAnsi="Arial" w:cs="Arial"/>
        </w:rPr>
        <w:t>matched</w:t>
      </w:r>
      <w:r w:rsidR="00670223">
        <w:rPr>
          <w:rFonts w:ascii="Arial" w:hAnsi="Arial" w:cs="Arial"/>
        </w:rPr>
        <w:t xml:space="preserve"> </w:t>
      </w:r>
      <w:r w:rsidR="00530B50">
        <w:rPr>
          <w:rFonts w:ascii="Arial" w:hAnsi="Arial" w:cs="Arial"/>
        </w:rPr>
        <w:t xml:space="preserve">the </w:t>
      </w:r>
      <w:r w:rsidR="00670223">
        <w:rPr>
          <w:rFonts w:ascii="Arial" w:hAnsi="Arial" w:cs="Arial"/>
        </w:rPr>
        <w:t>original labels of classes at each social level.</w:t>
      </w:r>
      <w:r w:rsidR="00576954">
        <w:rPr>
          <w:rFonts w:ascii="Arial" w:hAnsi="Arial" w:cs="Arial"/>
        </w:rPr>
        <w:t xml:space="preserve"> </w:t>
      </w:r>
      <w:r w:rsidR="00053C95">
        <w:rPr>
          <w:rFonts w:ascii="Arial" w:hAnsi="Arial" w:cs="Arial"/>
        </w:rPr>
        <w:t>We used this analytical approach to calculate the accuracy of clustering synthetic vocalizations back to their original class labels (either group or individual identit</w:t>
      </w:r>
      <w:r w:rsidR="00456B81">
        <w:rPr>
          <w:rFonts w:ascii="Arial" w:hAnsi="Arial" w:cs="Arial"/>
        </w:rPr>
        <w:t>y</w:t>
      </w:r>
      <w:r w:rsidR="00053C95">
        <w:rPr>
          <w:rFonts w:ascii="Arial" w:hAnsi="Arial" w:cs="Arial"/>
        </w:rPr>
        <w:t xml:space="preserve">) using edit distance or SPCC distance measurements. </w:t>
      </w:r>
      <w:r w:rsidR="00614897">
        <w:rPr>
          <w:rFonts w:ascii="Arial" w:hAnsi="Arial" w:cs="Arial"/>
        </w:rPr>
        <w:t xml:space="preserve">Overall, the accuracies of clustering back to original classes at the group and individual levels </w:t>
      </w:r>
      <w:r w:rsidR="00C425E2">
        <w:rPr>
          <w:rFonts w:ascii="Arial" w:hAnsi="Arial" w:cs="Arial"/>
        </w:rPr>
        <w:t xml:space="preserve">increased in concert </w:t>
      </w:r>
      <w:r w:rsidR="00301E93">
        <w:rPr>
          <w:rFonts w:ascii="Arial" w:hAnsi="Arial" w:cs="Arial"/>
        </w:rPr>
        <w:t>with the amount of</w:t>
      </w:r>
      <w:r w:rsidR="00614897">
        <w:rPr>
          <w:rFonts w:ascii="Arial" w:hAnsi="Arial" w:cs="Arial"/>
        </w:rPr>
        <w:t xml:space="preserve"> information encoded at the given social level (Figure 4). For example, when vocalizations contained all individual identity information and no group identity information, </w:t>
      </w:r>
      <w:r w:rsidR="00F62889">
        <w:rPr>
          <w:rFonts w:ascii="Arial" w:hAnsi="Arial" w:cs="Arial"/>
        </w:rPr>
        <w:t xml:space="preserve">accuracy values at </w:t>
      </w:r>
      <w:r w:rsidR="00614897">
        <w:rPr>
          <w:rFonts w:ascii="Arial" w:hAnsi="Arial" w:cs="Arial"/>
        </w:rPr>
        <w:t xml:space="preserve">the individual level </w:t>
      </w:r>
      <w:r w:rsidR="00F62889">
        <w:rPr>
          <w:rFonts w:ascii="Arial" w:hAnsi="Arial" w:cs="Arial"/>
        </w:rPr>
        <w:t>were higher compared to accuracies at</w:t>
      </w:r>
      <w:r w:rsidR="00614897">
        <w:rPr>
          <w:rFonts w:ascii="Arial" w:hAnsi="Arial" w:cs="Arial"/>
        </w:rPr>
        <w:t xml:space="preserve"> the group level (Figure 4).</w:t>
      </w:r>
      <w:r w:rsidR="00C425E2">
        <w:rPr>
          <w:rFonts w:ascii="Arial" w:hAnsi="Arial" w:cs="Arial"/>
        </w:rPr>
        <w:t xml:space="preserve"> </w:t>
      </w:r>
      <w:r w:rsidR="00053C95">
        <w:rPr>
          <w:rFonts w:ascii="Arial" w:hAnsi="Arial" w:cs="Arial"/>
        </w:rPr>
        <w:t xml:space="preserve">Finally, </w:t>
      </w:r>
      <w:r w:rsidR="00693BF0">
        <w:rPr>
          <w:rFonts w:ascii="Arial" w:hAnsi="Arial" w:cs="Arial"/>
        </w:rPr>
        <w:t xml:space="preserve">patterns of variation in </w:t>
      </w:r>
      <w:r w:rsidR="00053C95">
        <w:rPr>
          <w:rFonts w:ascii="Arial" w:hAnsi="Arial" w:cs="Arial"/>
        </w:rPr>
        <w:lastRenderedPageBreak/>
        <w:t xml:space="preserve">accuracy </w:t>
      </w:r>
      <w:r w:rsidR="00693BF0">
        <w:rPr>
          <w:rFonts w:ascii="Arial" w:hAnsi="Arial" w:cs="Arial"/>
        </w:rPr>
        <w:t>calculations</w:t>
      </w:r>
      <w:r w:rsidR="00E42A8C">
        <w:rPr>
          <w:rFonts w:ascii="Arial" w:hAnsi="Arial" w:cs="Arial"/>
        </w:rPr>
        <w:t xml:space="preserve"> were generally similar when detecting information in the audio files (SPCC) compared to the character strings (</w:t>
      </w:r>
      <w:r w:rsidR="0011671E">
        <w:rPr>
          <w:rFonts w:ascii="Arial" w:hAnsi="Arial" w:cs="Arial"/>
        </w:rPr>
        <w:t>edit distance</w:t>
      </w:r>
      <w:r w:rsidR="00E42A8C">
        <w:rPr>
          <w:rFonts w:ascii="Arial" w:hAnsi="Arial" w:cs="Arial"/>
        </w:rPr>
        <w:t xml:space="preserve">), </w:t>
      </w:r>
      <w:r w:rsidR="0011671E">
        <w:rPr>
          <w:rFonts w:ascii="Arial" w:hAnsi="Arial" w:cs="Arial"/>
        </w:rPr>
        <w:t xml:space="preserve">indicating that </w:t>
      </w:r>
      <w:r w:rsidR="003C34EE">
        <w:rPr>
          <w:rFonts w:ascii="Arial" w:hAnsi="Arial" w:cs="Arial"/>
        </w:rPr>
        <w:t xml:space="preserve">our analytical pipelines were capable of accurately detecting identity information even after </w:t>
      </w:r>
      <w:r w:rsidR="0011671E">
        <w:rPr>
          <w:rFonts w:ascii="Arial" w:hAnsi="Arial" w:cs="Arial"/>
        </w:rPr>
        <w:t xml:space="preserve">the sonification process. </w:t>
      </w:r>
    </w:p>
    <w:p w14:paraId="438C72C3" w14:textId="2418FA21" w:rsidR="00556C68" w:rsidRDefault="0075456B" w:rsidP="0033457D">
      <w:pPr>
        <w:spacing w:line="480" w:lineRule="auto"/>
        <w:rPr>
          <w:rFonts w:ascii="Arial" w:hAnsi="Arial" w:cs="Arial"/>
        </w:rPr>
      </w:pPr>
      <w:r>
        <w:rPr>
          <w:rFonts w:ascii="Arial" w:hAnsi="Arial" w:cs="Arial"/>
          <w:noProof/>
        </w:rPr>
        <w:drawing>
          <wp:inline distT="0" distB="0" distL="0" distR="0" wp14:anchorId="039BD4B4" wp14:editId="72F46022">
            <wp:extent cx="5939790" cy="5149850"/>
            <wp:effectExtent l="0" t="0" r="3810" b="0"/>
            <wp:docPr id="2090479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149850"/>
                    </a:xfrm>
                    <a:prstGeom prst="rect">
                      <a:avLst/>
                    </a:prstGeom>
                    <a:noFill/>
                    <a:ln>
                      <a:noFill/>
                    </a:ln>
                  </pic:spPr>
                </pic:pic>
              </a:graphicData>
            </a:graphic>
          </wp:inline>
        </w:drawing>
      </w:r>
    </w:p>
    <w:p w14:paraId="040952B3" w14:textId="03D3F002" w:rsidR="00556C68" w:rsidRPr="006F3953" w:rsidRDefault="00556C68" w:rsidP="0033457D">
      <w:pPr>
        <w:spacing w:line="480" w:lineRule="auto"/>
        <w:rPr>
          <w:rFonts w:ascii="Arial" w:hAnsi="Arial" w:cs="Arial"/>
        </w:rPr>
      </w:pPr>
      <w:commentRangeStart w:id="45"/>
      <w:r w:rsidRPr="003F42F1">
        <w:rPr>
          <w:rFonts w:ascii="Arial" w:hAnsi="Arial" w:cs="Arial"/>
          <w:b/>
          <w:bCs/>
          <w:sz w:val="22"/>
          <w:szCs w:val="22"/>
        </w:rPr>
        <w:t xml:space="preserve">Figure </w:t>
      </w:r>
      <w:commentRangeEnd w:id="45"/>
      <w:r w:rsidRPr="003F42F1">
        <w:rPr>
          <w:rStyle w:val="CommentReference"/>
          <w:rFonts w:ascii="Arial" w:hAnsi="Arial" w:cs="Arial"/>
          <w:sz w:val="22"/>
          <w:szCs w:val="22"/>
        </w:rPr>
        <w:commentReference w:id="45"/>
      </w:r>
      <w:commentRangeStart w:id="46"/>
      <w:commentRangeStart w:id="47"/>
      <w:r w:rsidRPr="003F42F1">
        <w:rPr>
          <w:rFonts w:ascii="Arial" w:hAnsi="Arial" w:cs="Arial"/>
          <w:b/>
          <w:bCs/>
          <w:sz w:val="22"/>
          <w:szCs w:val="22"/>
        </w:rPr>
        <w:t>4</w:t>
      </w:r>
      <w:commentRangeEnd w:id="46"/>
      <w:r w:rsidR="00884AE3">
        <w:rPr>
          <w:rStyle w:val="CommentReference"/>
        </w:rPr>
        <w:commentReference w:id="46"/>
      </w:r>
      <w:commentRangeEnd w:id="47"/>
      <w:r w:rsidR="007E6165">
        <w:rPr>
          <w:rStyle w:val="CommentReference"/>
        </w:rPr>
        <w:commentReference w:id="47"/>
      </w:r>
      <w:r w:rsidRPr="003F42F1">
        <w:rPr>
          <w:rFonts w:ascii="Arial" w:hAnsi="Arial" w:cs="Arial"/>
          <w:b/>
          <w:bCs/>
          <w:sz w:val="22"/>
          <w:szCs w:val="22"/>
        </w:rPr>
        <w:t>:</w:t>
      </w:r>
      <w:r w:rsidRPr="003B06C9">
        <w:rPr>
          <w:rFonts w:ascii="Arial" w:hAnsi="Arial" w:cs="Arial"/>
          <w:sz w:val="22"/>
          <w:szCs w:val="22"/>
        </w:rPr>
        <w:t xml:space="preserve"> </w:t>
      </w:r>
      <w:r w:rsidR="00C06B50" w:rsidRPr="003B06C9">
        <w:rPr>
          <w:rFonts w:ascii="Arial" w:hAnsi="Arial" w:cs="Arial"/>
          <w:sz w:val="22"/>
          <w:szCs w:val="22"/>
        </w:rPr>
        <w:t xml:space="preserve">We identified </w:t>
      </w:r>
      <w:r w:rsidR="006F3953" w:rsidRPr="003B06C9">
        <w:rPr>
          <w:rFonts w:ascii="Arial" w:hAnsi="Arial" w:cs="Arial"/>
          <w:sz w:val="22"/>
          <w:szCs w:val="22"/>
        </w:rPr>
        <w:t xml:space="preserve">the </w:t>
      </w:r>
      <w:r w:rsidR="006F3953">
        <w:rPr>
          <w:rFonts w:ascii="Arial" w:hAnsi="Arial" w:cs="Arial"/>
          <w:sz w:val="22"/>
          <w:szCs w:val="22"/>
        </w:rPr>
        <w:t>greatest accuracy of identity information detection when more information was encoded for the given social level, and when the number of classes at the given social level was low.</w:t>
      </w:r>
      <w:r w:rsidR="007F12FB">
        <w:rPr>
          <w:rFonts w:ascii="Arial" w:hAnsi="Arial" w:cs="Arial"/>
          <w:sz w:val="22"/>
          <w:szCs w:val="22"/>
        </w:rPr>
        <w:t xml:space="preserve"> </w:t>
      </w:r>
      <w:r w:rsidR="00293E24">
        <w:rPr>
          <w:rFonts w:ascii="Arial" w:hAnsi="Arial" w:cs="Arial"/>
          <w:sz w:val="22"/>
          <w:szCs w:val="22"/>
        </w:rPr>
        <w:t>Here we show</w:t>
      </w:r>
      <w:r w:rsidR="00F06B2B">
        <w:rPr>
          <w:rFonts w:ascii="Arial" w:hAnsi="Arial" w:cs="Arial"/>
          <w:sz w:val="22"/>
          <w:szCs w:val="22"/>
        </w:rPr>
        <w:t xml:space="preserve"> accuracy values computed</w:t>
      </w:r>
      <w:r w:rsidR="003434CE">
        <w:rPr>
          <w:rFonts w:ascii="Arial" w:hAnsi="Arial" w:cs="Arial"/>
          <w:sz w:val="22"/>
          <w:szCs w:val="22"/>
        </w:rPr>
        <w:t xml:space="preserve"> for the detection of </w:t>
      </w:r>
      <w:r w:rsidR="00C742A0">
        <w:rPr>
          <w:rFonts w:ascii="Arial" w:hAnsi="Arial" w:cs="Arial"/>
          <w:sz w:val="22"/>
          <w:szCs w:val="22"/>
        </w:rPr>
        <w:t>identity information at two social levels (</w:t>
      </w:r>
      <w:r w:rsidR="003434CE">
        <w:rPr>
          <w:rFonts w:ascii="Arial" w:hAnsi="Arial" w:cs="Arial"/>
          <w:sz w:val="22"/>
          <w:szCs w:val="22"/>
        </w:rPr>
        <w:t xml:space="preserve">group </w:t>
      </w:r>
      <w:r w:rsidR="00C742A0">
        <w:rPr>
          <w:rFonts w:ascii="Arial" w:hAnsi="Arial" w:cs="Arial"/>
          <w:sz w:val="22"/>
          <w:szCs w:val="22"/>
        </w:rPr>
        <w:t>and</w:t>
      </w:r>
      <w:r w:rsidR="003434CE">
        <w:rPr>
          <w:rFonts w:ascii="Arial" w:hAnsi="Arial" w:cs="Arial"/>
          <w:sz w:val="22"/>
          <w:szCs w:val="22"/>
        </w:rPr>
        <w:t xml:space="preserve"> individual</w:t>
      </w:r>
      <w:r w:rsidR="00C742A0">
        <w:rPr>
          <w:rFonts w:ascii="Arial" w:hAnsi="Arial" w:cs="Arial"/>
          <w:sz w:val="22"/>
          <w:szCs w:val="22"/>
        </w:rPr>
        <w:t xml:space="preserve">) over </w:t>
      </w:r>
      <w:r w:rsidR="00642EE6">
        <w:rPr>
          <w:rFonts w:ascii="Arial" w:hAnsi="Arial" w:cs="Arial"/>
          <w:sz w:val="22"/>
          <w:szCs w:val="22"/>
        </w:rPr>
        <w:t>14 combinations of two experimental treatments: (</w:t>
      </w:r>
      <w:proofErr w:type="spellStart"/>
      <w:r w:rsidR="00642EE6">
        <w:rPr>
          <w:rFonts w:ascii="Arial" w:hAnsi="Arial" w:cs="Arial"/>
          <w:sz w:val="22"/>
          <w:szCs w:val="22"/>
        </w:rPr>
        <w:t>i</w:t>
      </w:r>
      <w:proofErr w:type="spellEnd"/>
      <w:r w:rsidR="00642EE6">
        <w:rPr>
          <w:rFonts w:ascii="Arial" w:hAnsi="Arial" w:cs="Arial"/>
          <w:sz w:val="22"/>
          <w:szCs w:val="22"/>
        </w:rPr>
        <w:t>) the complexity of identity information encoding, shown here as the proportion of</w:t>
      </w:r>
      <w:r w:rsidR="00F6549B">
        <w:rPr>
          <w:rFonts w:ascii="Arial" w:hAnsi="Arial" w:cs="Arial"/>
          <w:sz w:val="22"/>
          <w:szCs w:val="22"/>
        </w:rPr>
        <w:t xml:space="preserve"> </w:t>
      </w:r>
      <w:r w:rsidR="00642EE6">
        <w:rPr>
          <w:rFonts w:ascii="Arial" w:hAnsi="Arial" w:cs="Arial"/>
          <w:sz w:val="22"/>
          <w:szCs w:val="22"/>
        </w:rPr>
        <w:lastRenderedPageBreak/>
        <w:t>group information</w:t>
      </w:r>
      <w:r w:rsidR="00B15C4C">
        <w:rPr>
          <w:rFonts w:ascii="Arial" w:hAnsi="Arial" w:cs="Arial"/>
          <w:sz w:val="22"/>
          <w:szCs w:val="22"/>
        </w:rPr>
        <w:t xml:space="preserve"> (in which 0 indicates all individual and no group information)</w:t>
      </w:r>
      <w:r w:rsidR="00642EE6">
        <w:rPr>
          <w:rFonts w:ascii="Arial" w:hAnsi="Arial" w:cs="Arial"/>
          <w:sz w:val="22"/>
          <w:szCs w:val="22"/>
        </w:rPr>
        <w:t xml:space="preserve">, and (ii) varying density of the simulated signaling environment, shown here as the number of classes at each social level. </w:t>
      </w:r>
      <w:r w:rsidR="0099406C">
        <w:rPr>
          <w:rFonts w:ascii="Arial" w:hAnsi="Arial" w:cs="Arial"/>
          <w:sz w:val="22"/>
          <w:szCs w:val="22"/>
        </w:rPr>
        <w:t>We also show accuracy values</w:t>
      </w:r>
      <w:r w:rsidR="001D4C60">
        <w:rPr>
          <w:rFonts w:ascii="Arial" w:hAnsi="Arial" w:cs="Arial"/>
          <w:sz w:val="22"/>
          <w:szCs w:val="22"/>
        </w:rPr>
        <w:t xml:space="preserve"> computed for the character string (edit distance) and audio file (spectrographic cross-correlation, SPCC) representations of the synthetic vocalizations. </w:t>
      </w:r>
      <w:r w:rsidR="00A904DB">
        <w:rPr>
          <w:rFonts w:ascii="Arial" w:hAnsi="Arial" w:cs="Arial"/>
          <w:sz w:val="22"/>
          <w:szCs w:val="22"/>
        </w:rPr>
        <w:t xml:space="preserve">Social levels are encoded in colors and shapes. </w:t>
      </w:r>
      <w:r w:rsidR="0007485C">
        <w:rPr>
          <w:rFonts w:ascii="Arial" w:hAnsi="Arial" w:cs="Arial"/>
          <w:sz w:val="22"/>
          <w:szCs w:val="22"/>
        </w:rPr>
        <w:t>For group-level accuracy values, the symbol per treatment combination represents the maximum accuracy value obtained from bipartite mapping</w:t>
      </w:r>
      <w:r w:rsidR="00393BF4">
        <w:rPr>
          <w:rFonts w:ascii="Arial" w:hAnsi="Arial" w:cs="Arial"/>
          <w:sz w:val="22"/>
          <w:szCs w:val="22"/>
        </w:rPr>
        <w:t>. F</w:t>
      </w:r>
      <w:r w:rsidR="003211FA">
        <w:rPr>
          <w:rFonts w:ascii="Arial" w:hAnsi="Arial" w:cs="Arial"/>
          <w:sz w:val="22"/>
          <w:szCs w:val="22"/>
        </w:rPr>
        <w:t>or individual-level accuracy values, the</w:t>
      </w:r>
      <w:r w:rsidR="00393BF4">
        <w:rPr>
          <w:rFonts w:ascii="Arial" w:hAnsi="Arial" w:cs="Arial"/>
          <w:sz w:val="22"/>
          <w:szCs w:val="22"/>
        </w:rPr>
        <w:t xml:space="preserve"> symbol for each treatment combination represents the mean of the maximum accuracy values obtained across groups.</w:t>
      </w:r>
      <w:r w:rsidR="000D71C5">
        <w:rPr>
          <w:rFonts w:ascii="Arial" w:hAnsi="Arial" w:cs="Arial"/>
          <w:sz w:val="22"/>
          <w:szCs w:val="22"/>
        </w:rPr>
        <w:t xml:space="preserve"> The bars around each symbol are the 95% confidence intervals.</w:t>
      </w:r>
    </w:p>
    <w:p w14:paraId="153AC610" w14:textId="77777777" w:rsidR="00556C68" w:rsidRDefault="00556C68" w:rsidP="0033457D">
      <w:pPr>
        <w:spacing w:line="480" w:lineRule="auto"/>
        <w:rPr>
          <w:rFonts w:ascii="Arial" w:hAnsi="Arial" w:cs="Arial"/>
        </w:rPr>
      </w:pPr>
    </w:p>
    <w:p w14:paraId="0710F065" w14:textId="72802689" w:rsidR="009E211A" w:rsidRDefault="00D91FE2" w:rsidP="00D91FE2">
      <w:pPr>
        <w:spacing w:line="480" w:lineRule="auto"/>
        <w:ind w:firstLine="720"/>
        <w:rPr>
          <w:rFonts w:ascii="Arial" w:hAnsi="Arial" w:cs="Arial"/>
        </w:rPr>
      </w:pPr>
      <w:r>
        <w:rPr>
          <w:rFonts w:ascii="Arial" w:hAnsi="Arial" w:cs="Arial"/>
        </w:rPr>
        <w:t>Next, w</w:t>
      </w:r>
      <w:r w:rsidR="000B385D">
        <w:rPr>
          <w:rFonts w:ascii="Arial" w:hAnsi="Arial" w:cs="Arial"/>
        </w:rPr>
        <w:t>e</w:t>
      </w:r>
      <w:r w:rsidR="00670223">
        <w:rPr>
          <w:rFonts w:ascii="Arial" w:hAnsi="Arial" w:cs="Arial"/>
        </w:rPr>
        <w:t xml:space="preserve"> assess</w:t>
      </w:r>
      <w:r w:rsidR="000B385D">
        <w:rPr>
          <w:rFonts w:ascii="Arial" w:hAnsi="Arial" w:cs="Arial"/>
        </w:rPr>
        <w:t>ed</w:t>
      </w:r>
      <w:r w:rsidR="00670223">
        <w:rPr>
          <w:rFonts w:ascii="Arial" w:hAnsi="Arial" w:cs="Arial"/>
        </w:rPr>
        <w:t xml:space="preserve"> the statistical significance of information detection across social levels in both representations of the simulated vocalizations</w:t>
      </w:r>
      <w:r w:rsidR="008F1E16">
        <w:rPr>
          <w:rFonts w:ascii="Arial" w:hAnsi="Arial" w:cs="Arial"/>
        </w:rPr>
        <w:t>.</w:t>
      </w:r>
      <w:r w:rsidR="00670223">
        <w:rPr>
          <w:rFonts w:ascii="Arial" w:hAnsi="Arial" w:cs="Arial"/>
        </w:rPr>
        <w:t xml:space="preserve"> </w:t>
      </w:r>
      <w:r w:rsidR="008F1E16">
        <w:rPr>
          <w:rFonts w:ascii="Arial" w:hAnsi="Arial" w:cs="Arial"/>
        </w:rPr>
        <w:t xml:space="preserve">We </w:t>
      </w:r>
      <w:r w:rsidR="00670223">
        <w:rPr>
          <w:rFonts w:ascii="Arial" w:hAnsi="Arial" w:cs="Arial"/>
        </w:rPr>
        <w:t>calculat</w:t>
      </w:r>
      <w:r w:rsidR="008F1E16">
        <w:rPr>
          <w:rFonts w:ascii="Arial" w:hAnsi="Arial" w:cs="Arial"/>
        </w:rPr>
        <w:t>ed</w:t>
      </w:r>
      <w:r w:rsidR="00670223">
        <w:rPr>
          <w:rFonts w:ascii="Arial" w:hAnsi="Arial" w:cs="Arial"/>
        </w:rPr>
        <w:t xml:space="preserve"> Cliff’s delta as the effect size between clustering accuracies at each social level. </w:t>
      </w:r>
      <w:r w:rsidR="00304D2F">
        <w:rPr>
          <w:rFonts w:ascii="Arial" w:hAnsi="Arial" w:cs="Arial"/>
        </w:rPr>
        <w:t>We used effect size</w:t>
      </w:r>
      <w:r w:rsidR="002704FC">
        <w:rPr>
          <w:rFonts w:ascii="Arial" w:hAnsi="Arial" w:cs="Arial"/>
        </w:rPr>
        <w:t>s to quantify comparisons</w:t>
      </w:r>
      <w:r w:rsidR="00304D2F">
        <w:rPr>
          <w:rFonts w:ascii="Arial" w:hAnsi="Arial" w:cs="Arial"/>
        </w:rPr>
        <w:t xml:space="preserve"> because accuracy values</w:t>
      </w:r>
      <w:r w:rsidR="00A5558B">
        <w:rPr>
          <w:rFonts w:ascii="Arial" w:hAnsi="Arial" w:cs="Arial"/>
        </w:rPr>
        <w:t xml:space="preserve"> alone</w:t>
      </w:r>
      <w:r w:rsidR="0047020C">
        <w:rPr>
          <w:rFonts w:ascii="Arial" w:hAnsi="Arial" w:cs="Arial"/>
        </w:rPr>
        <w:t xml:space="preserve">, even when compared between social </w:t>
      </w:r>
      <w:r w:rsidR="000A73D4">
        <w:rPr>
          <w:rFonts w:ascii="Arial" w:hAnsi="Arial" w:cs="Arial"/>
        </w:rPr>
        <w:t>l</w:t>
      </w:r>
      <w:r w:rsidR="0047020C">
        <w:rPr>
          <w:rFonts w:ascii="Arial" w:hAnsi="Arial" w:cs="Arial"/>
        </w:rPr>
        <w:t xml:space="preserve">evels, </w:t>
      </w:r>
      <w:r w:rsidR="008C3161">
        <w:rPr>
          <w:rFonts w:ascii="Arial" w:hAnsi="Arial" w:cs="Arial"/>
        </w:rPr>
        <w:t xml:space="preserve">can only </w:t>
      </w:r>
      <w:r w:rsidR="00A5558B">
        <w:rPr>
          <w:rFonts w:ascii="Arial" w:hAnsi="Arial" w:cs="Arial"/>
        </w:rPr>
        <w:t xml:space="preserve">be used for qualitative comparisons </w:t>
      </w:r>
      <w:r w:rsidR="00CD4D0D">
        <w:rPr>
          <w:rFonts w:ascii="Arial" w:hAnsi="Arial" w:cs="Arial"/>
        </w:rPr>
        <w:t xml:space="preserve">within </w:t>
      </w:r>
      <w:r w:rsidR="001565B4">
        <w:rPr>
          <w:rFonts w:ascii="Arial" w:hAnsi="Arial" w:cs="Arial"/>
        </w:rPr>
        <w:t>a given set of experimental parameters</w:t>
      </w:r>
      <w:r w:rsidR="00AF5D94">
        <w:rPr>
          <w:rFonts w:ascii="Arial" w:hAnsi="Arial" w:cs="Arial"/>
        </w:rPr>
        <w:t>. In addition, accuracy values</w:t>
      </w:r>
      <w:r w:rsidR="001565B4">
        <w:rPr>
          <w:rFonts w:ascii="Arial" w:hAnsi="Arial" w:cs="Arial"/>
        </w:rPr>
        <w:t xml:space="preserve"> </w:t>
      </w:r>
      <w:r w:rsidR="00BB6646">
        <w:rPr>
          <w:rFonts w:ascii="Arial" w:hAnsi="Arial" w:cs="Arial"/>
        </w:rPr>
        <w:t xml:space="preserve">are only meaningful </w:t>
      </w:r>
      <w:r w:rsidR="00D0704B">
        <w:rPr>
          <w:rFonts w:ascii="Arial" w:hAnsi="Arial" w:cs="Arial"/>
        </w:rPr>
        <w:t>with respect to</w:t>
      </w:r>
      <w:r w:rsidR="00BB6646">
        <w:rPr>
          <w:rFonts w:ascii="Arial" w:hAnsi="Arial" w:cs="Arial"/>
        </w:rPr>
        <w:t xml:space="preserve"> random chance levels for a given </w:t>
      </w:r>
      <w:r w:rsidR="00C82E26">
        <w:rPr>
          <w:rFonts w:ascii="Arial" w:hAnsi="Arial" w:cs="Arial"/>
        </w:rPr>
        <w:t>dataset and</w:t>
      </w:r>
      <w:r w:rsidR="00BB6646">
        <w:rPr>
          <w:rFonts w:ascii="Arial" w:hAnsi="Arial" w:cs="Arial"/>
        </w:rPr>
        <w:t xml:space="preserve"> therefore </w:t>
      </w:r>
      <w:r w:rsidR="00A1367E">
        <w:rPr>
          <w:rFonts w:ascii="Arial" w:hAnsi="Arial" w:cs="Arial"/>
        </w:rPr>
        <w:t xml:space="preserve">cannot be used to </w:t>
      </w:r>
      <w:r w:rsidR="005D7EEF">
        <w:rPr>
          <w:rFonts w:ascii="Arial" w:hAnsi="Arial" w:cs="Arial"/>
        </w:rPr>
        <w:t xml:space="preserve">gain insights into the </w:t>
      </w:r>
      <w:r w:rsidR="00A5558B">
        <w:rPr>
          <w:rFonts w:ascii="Arial" w:hAnsi="Arial" w:cs="Arial"/>
        </w:rPr>
        <w:t>statistical significance of identity information detection</w:t>
      </w:r>
      <w:r w:rsidR="008D0B7D">
        <w:rPr>
          <w:rFonts w:ascii="Arial" w:hAnsi="Arial" w:cs="Arial"/>
        </w:rPr>
        <w:t xml:space="preserve"> across experimental treatments</w:t>
      </w:r>
      <w:r w:rsidR="00BF68B0">
        <w:rPr>
          <w:rFonts w:ascii="Arial" w:hAnsi="Arial" w:cs="Arial"/>
        </w:rPr>
        <w:t>.</w:t>
      </w:r>
      <w:r w:rsidR="00AF5D94">
        <w:rPr>
          <w:rFonts w:ascii="Arial" w:hAnsi="Arial" w:cs="Arial"/>
        </w:rPr>
        <w:t xml:space="preserve"> </w:t>
      </w:r>
      <w:r w:rsidR="00670223">
        <w:rPr>
          <w:rFonts w:ascii="Arial" w:hAnsi="Arial" w:cs="Arial"/>
        </w:rPr>
        <w:t xml:space="preserve">We expected </w:t>
      </w:r>
      <w:r w:rsidR="00AF5D94">
        <w:rPr>
          <w:rFonts w:ascii="Arial" w:hAnsi="Arial" w:cs="Arial"/>
        </w:rPr>
        <w:t xml:space="preserve">statistically </w:t>
      </w:r>
      <w:r w:rsidR="00670223">
        <w:rPr>
          <w:rFonts w:ascii="Arial" w:hAnsi="Arial" w:cs="Arial"/>
        </w:rPr>
        <w:t>significant detection of information at either social level (larger absolute effect sizes) when information encoding was higher for one social level than the other</w:t>
      </w:r>
      <w:r w:rsidR="00AF5D94">
        <w:rPr>
          <w:rFonts w:ascii="Arial" w:hAnsi="Arial" w:cs="Arial"/>
        </w:rPr>
        <w:t>. We also expected to identify high significance of information detection</w:t>
      </w:r>
      <w:r w:rsidR="00670223">
        <w:rPr>
          <w:rFonts w:ascii="Arial" w:hAnsi="Arial" w:cs="Arial"/>
        </w:rPr>
        <w:t xml:space="preserve"> when signals were compared amongst fewer individuals or groups, as we expected that the uniqueness of identity information at either social level would decrease as the number of classes increased at either social level</w:t>
      </w:r>
      <w:r w:rsidR="003737EB">
        <w:rPr>
          <w:rFonts w:ascii="Arial" w:hAnsi="Arial" w:cs="Arial"/>
        </w:rPr>
        <w:t xml:space="preserve"> (see </w:t>
      </w:r>
      <w:r w:rsidR="003737EB">
        <w:rPr>
          <w:rFonts w:ascii="Arial" w:hAnsi="Arial" w:cs="Arial"/>
        </w:rPr>
        <w:lastRenderedPageBreak/>
        <w:t>Methods)</w:t>
      </w:r>
      <w:r w:rsidR="00AA32BB">
        <w:rPr>
          <w:rFonts w:ascii="Arial" w:hAnsi="Arial" w:cs="Arial"/>
        </w:rPr>
        <w:t>.</w:t>
      </w:r>
      <w:r w:rsidR="00E86CDE">
        <w:rPr>
          <w:rFonts w:ascii="Arial" w:hAnsi="Arial" w:cs="Arial"/>
        </w:rPr>
        <w:t xml:space="preserve"> As we knew which social level contained more information than the other, effect size calculations allowed us to directly address whether we significantly detected the social level </w:t>
      </w:r>
      <w:r w:rsidR="00761787">
        <w:rPr>
          <w:rFonts w:ascii="Arial" w:hAnsi="Arial" w:cs="Arial"/>
        </w:rPr>
        <w:t>at which we had originally encoded more identity</w:t>
      </w:r>
      <w:r w:rsidR="00E86CDE">
        <w:rPr>
          <w:rFonts w:ascii="Arial" w:hAnsi="Arial" w:cs="Arial"/>
        </w:rPr>
        <w:t xml:space="preserve"> information.</w:t>
      </w:r>
      <w:r w:rsidR="000F1994">
        <w:rPr>
          <w:rFonts w:ascii="Arial" w:hAnsi="Arial" w:cs="Arial"/>
        </w:rPr>
        <w:t xml:space="preserve"> We calculated effect sizes between group-level and individual level accuracies for </w:t>
      </w:r>
      <w:r w:rsidR="00E812CC">
        <w:rPr>
          <w:rFonts w:ascii="Arial" w:hAnsi="Arial" w:cs="Arial"/>
        </w:rPr>
        <w:t xml:space="preserve">each </w:t>
      </w:r>
      <w:r w:rsidR="000F1994">
        <w:rPr>
          <w:rFonts w:ascii="Arial" w:hAnsi="Arial" w:cs="Arial"/>
        </w:rPr>
        <w:t xml:space="preserve">combination </w:t>
      </w:r>
      <w:r w:rsidR="00E812CC">
        <w:rPr>
          <w:rFonts w:ascii="Arial" w:hAnsi="Arial" w:cs="Arial"/>
        </w:rPr>
        <w:t>of the</w:t>
      </w:r>
      <w:r w:rsidR="000F1994">
        <w:rPr>
          <w:rFonts w:ascii="Arial" w:hAnsi="Arial" w:cs="Arial"/>
        </w:rPr>
        <w:t xml:space="preserve"> four</w:t>
      </w:r>
      <w:r w:rsidR="004662E9">
        <w:rPr>
          <w:rFonts w:ascii="Arial" w:hAnsi="Arial" w:cs="Arial"/>
        </w:rPr>
        <w:t xml:space="preserve"> information encoding</w:t>
      </w:r>
      <w:r w:rsidR="000F1994">
        <w:rPr>
          <w:rFonts w:ascii="Arial" w:hAnsi="Arial" w:cs="Arial"/>
        </w:rPr>
        <w:t xml:space="preserve"> treatments</w:t>
      </w:r>
      <w:r w:rsidR="004662E9">
        <w:rPr>
          <w:rFonts w:ascii="Arial" w:hAnsi="Arial" w:cs="Arial"/>
        </w:rPr>
        <w:t xml:space="preserve"> and </w:t>
      </w:r>
      <w:r w:rsidR="000F1994">
        <w:rPr>
          <w:rFonts w:ascii="Arial" w:hAnsi="Arial" w:cs="Arial"/>
        </w:rPr>
        <w:t>four</w:t>
      </w:r>
      <w:r w:rsidR="004662E9">
        <w:rPr>
          <w:rFonts w:ascii="Arial" w:hAnsi="Arial" w:cs="Arial"/>
        </w:rPr>
        <w:t xml:space="preserve"> s</w:t>
      </w:r>
      <w:r w:rsidR="000F1994">
        <w:rPr>
          <w:rFonts w:ascii="Arial" w:hAnsi="Arial" w:cs="Arial"/>
        </w:rPr>
        <w:t>ignaling</w:t>
      </w:r>
      <w:r w:rsidR="004662E9">
        <w:rPr>
          <w:rFonts w:ascii="Arial" w:hAnsi="Arial" w:cs="Arial"/>
        </w:rPr>
        <w:t xml:space="preserve"> environment </w:t>
      </w:r>
      <w:r w:rsidR="00962FE1">
        <w:rPr>
          <w:rFonts w:ascii="Arial" w:hAnsi="Arial" w:cs="Arial"/>
        </w:rPr>
        <w:t xml:space="preserve">treatments </w:t>
      </w:r>
      <w:r w:rsidR="004662E9">
        <w:rPr>
          <w:rFonts w:ascii="Arial" w:hAnsi="Arial" w:cs="Arial"/>
        </w:rPr>
        <w:t>(Figure 5</w:t>
      </w:r>
      <w:r w:rsidR="00240E0C">
        <w:rPr>
          <w:rFonts w:ascii="Arial" w:hAnsi="Arial" w:cs="Arial"/>
        </w:rPr>
        <w:t>, Table S1</w:t>
      </w:r>
      <w:r w:rsidR="004662E9">
        <w:rPr>
          <w:rFonts w:ascii="Arial" w:hAnsi="Arial" w:cs="Arial"/>
        </w:rPr>
        <w:t xml:space="preserve">). </w:t>
      </w:r>
      <w:r w:rsidR="00E812CC">
        <w:rPr>
          <w:rFonts w:ascii="Arial" w:hAnsi="Arial" w:cs="Arial"/>
        </w:rPr>
        <w:t xml:space="preserve">We used the group level accuracy scores as our comparison group, </w:t>
      </w:r>
      <w:r w:rsidR="00685EB1">
        <w:rPr>
          <w:rFonts w:ascii="Arial" w:hAnsi="Arial" w:cs="Arial"/>
        </w:rPr>
        <w:t xml:space="preserve">such </w:t>
      </w:r>
      <w:r w:rsidR="00E812CC">
        <w:rPr>
          <w:rFonts w:ascii="Arial" w:hAnsi="Arial" w:cs="Arial"/>
        </w:rPr>
        <w:t xml:space="preserve">that a positive effect size value indicates </w:t>
      </w:r>
      <w:r w:rsidR="005659A4">
        <w:rPr>
          <w:rFonts w:ascii="Arial" w:hAnsi="Arial" w:cs="Arial"/>
        </w:rPr>
        <w:t xml:space="preserve">that </w:t>
      </w:r>
      <w:r w:rsidR="00E812CC">
        <w:rPr>
          <w:rFonts w:ascii="Arial" w:hAnsi="Arial" w:cs="Arial"/>
        </w:rPr>
        <w:t xml:space="preserve">group level information </w:t>
      </w:r>
      <w:r w:rsidR="009939BB">
        <w:rPr>
          <w:rFonts w:ascii="Arial" w:hAnsi="Arial" w:cs="Arial"/>
        </w:rPr>
        <w:t xml:space="preserve">was </w:t>
      </w:r>
      <w:r w:rsidR="00E812CC">
        <w:rPr>
          <w:rFonts w:ascii="Arial" w:hAnsi="Arial" w:cs="Arial"/>
        </w:rPr>
        <w:t>detect</w:t>
      </w:r>
      <w:r w:rsidR="009939BB">
        <w:rPr>
          <w:rFonts w:ascii="Arial" w:hAnsi="Arial" w:cs="Arial"/>
        </w:rPr>
        <w:t>ed</w:t>
      </w:r>
      <w:r w:rsidR="00E812CC">
        <w:rPr>
          <w:rFonts w:ascii="Arial" w:hAnsi="Arial" w:cs="Arial"/>
        </w:rPr>
        <w:t xml:space="preserve"> w</w:t>
      </w:r>
      <w:r w:rsidR="009939BB">
        <w:rPr>
          <w:rFonts w:ascii="Arial" w:hAnsi="Arial" w:cs="Arial"/>
        </w:rPr>
        <w:t>ith</w:t>
      </w:r>
      <w:r w:rsidR="00E812CC">
        <w:rPr>
          <w:rFonts w:ascii="Arial" w:hAnsi="Arial" w:cs="Arial"/>
        </w:rPr>
        <w:t xml:space="preserve"> more accuracy</w:t>
      </w:r>
      <w:r w:rsidR="009939BB">
        <w:rPr>
          <w:rFonts w:ascii="Arial" w:hAnsi="Arial" w:cs="Arial"/>
        </w:rPr>
        <w:t xml:space="preserve"> than </w:t>
      </w:r>
      <w:r w:rsidR="00E812CC">
        <w:rPr>
          <w:rFonts w:ascii="Arial" w:hAnsi="Arial" w:cs="Arial"/>
        </w:rPr>
        <w:t>individual level information.</w:t>
      </w:r>
    </w:p>
    <w:p w14:paraId="0FD09E53" w14:textId="77777777" w:rsidR="00CD758C" w:rsidRDefault="00CD758C" w:rsidP="00D91FE2">
      <w:pPr>
        <w:spacing w:line="480" w:lineRule="auto"/>
        <w:ind w:firstLine="720"/>
        <w:rPr>
          <w:rFonts w:ascii="Arial" w:hAnsi="Arial" w:cs="Arial"/>
        </w:rPr>
      </w:pPr>
    </w:p>
    <w:p w14:paraId="56E96BD0" w14:textId="5428E9B7" w:rsidR="009E211A" w:rsidRDefault="0033561B" w:rsidP="009E211A">
      <w:pPr>
        <w:spacing w:line="480" w:lineRule="auto"/>
        <w:rPr>
          <w:rFonts w:ascii="Arial" w:hAnsi="Arial" w:cs="Arial"/>
          <w:b/>
          <w:bCs/>
          <w:sz w:val="22"/>
          <w:szCs w:val="22"/>
        </w:rPr>
      </w:pPr>
      <w:r>
        <w:rPr>
          <w:rFonts w:ascii="Arial" w:hAnsi="Arial" w:cs="Arial"/>
          <w:noProof/>
          <w:sz w:val="22"/>
          <w:szCs w:val="22"/>
        </w:rPr>
        <w:lastRenderedPageBreak/>
        <w:drawing>
          <wp:inline distT="0" distB="0" distL="0" distR="0" wp14:anchorId="409AF06A" wp14:editId="35F54D2D">
            <wp:extent cx="5939790" cy="5149850"/>
            <wp:effectExtent l="0" t="0" r="3810" b="0"/>
            <wp:docPr id="1688024118"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24118" name="Picture 6"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5149850"/>
                    </a:xfrm>
                    <a:prstGeom prst="rect">
                      <a:avLst/>
                    </a:prstGeom>
                    <a:noFill/>
                    <a:ln>
                      <a:noFill/>
                    </a:ln>
                  </pic:spPr>
                </pic:pic>
              </a:graphicData>
            </a:graphic>
          </wp:inline>
        </w:drawing>
      </w:r>
    </w:p>
    <w:p w14:paraId="6AC4C213" w14:textId="081E74AD" w:rsidR="00615C61" w:rsidRDefault="009E211A" w:rsidP="009E211A">
      <w:pPr>
        <w:spacing w:line="480" w:lineRule="auto"/>
        <w:rPr>
          <w:rFonts w:ascii="Arial" w:hAnsi="Arial" w:cs="Arial"/>
          <w:sz w:val="22"/>
          <w:szCs w:val="22"/>
        </w:rPr>
      </w:pPr>
      <w:r w:rsidRPr="00BC7640">
        <w:rPr>
          <w:rFonts w:ascii="Arial" w:hAnsi="Arial" w:cs="Arial"/>
          <w:b/>
          <w:bCs/>
          <w:sz w:val="22"/>
          <w:szCs w:val="22"/>
        </w:rPr>
        <w:t xml:space="preserve">Figure </w:t>
      </w:r>
      <w:commentRangeStart w:id="48"/>
      <w:commentRangeStart w:id="49"/>
      <w:r w:rsidRPr="00BC7640">
        <w:rPr>
          <w:rFonts w:ascii="Arial" w:hAnsi="Arial" w:cs="Arial"/>
          <w:b/>
          <w:bCs/>
          <w:sz w:val="22"/>
          <w:szCs w:val="22"/>
        </w:rPr>
        <w:t>5</w:t>
      </w:r>
      <w:commentRangeEnd w:id="48"/>
      <w:r w:rsidR="00AE607F">
        <w:rPr>
          <w:rStyle w:val="CommentReference"/>
        </w:rPr>
        <w:commentReference w:id="48"/>
      </w:r>
      <w:commentRangeEnd w:id="49"/>
      <w:r w:rsidR="00763C1D">
        <w:rPr>
          <w:rStyle w:val="CommentReference"/>
        </w:rPr>
        <w:commentReference w:id="49"/>
      </w:r>
      <w:r w:rsidRPr="00BC7640">
        <w:rPr>
          <w:rFonts w:ascii="Arial" w:hAnsi="Arial" w:cs="Arial"/>
          <w:b/>
          <w:bCs/>
          <w:sz w:val="22"/>
          <w:szCs w:val="22"/>
        </w:rPr>
        <w:t>:</w:t>
      </w:r>
      <w:r w:rsidRPr="0084226C">
        <w:rPr>
          <w:rFonts w:ascii="Arial" w:hAnsi="Arial" w:cs="Arial"/>
          <w:sz w:val="22"/>
          <w:szCs w:val="22"/>
        </w:rPr>
        <w:t xml:space="preserve"> </w:t>
      </w:r>
      <w:r w:rsidR="00615C61">
        <w:rPr>
          <w:rFonts w:ascii="Arial" w:hAnsi="Arial" w:cs="Arial"/>
          <w:sz w:val="22"/>
          <w:szCs w:val="22"/>
        </w:rPr>
        <w:t>We identified the largest e</w:t>
      </w:r>
      <w:r w:rsidR="00615C61" w:rsidRPr="0084226C">
        <w:rPr>
          <w:rFonts w:ascii="Arial" w:hAnsi="Arial" w:cs="Arial"/>
          <w:sz w:val="22"/>
          <w:szCs w:val="22"/>
        </w:rPr>
        <w:t xml:space="preserve">ffect </w:t>
      </w:r>
      <w:r w:rsidR="00615C61">
        <w:rPr>
          <w:rFonts w:ascii="Arial" w:hAnsi="Arial" w:cs="Arial"/>
          <w:sz w:val="22"/>
          <w:szCs w:val="22"/>
        </w:rPr>
        <w:t>sizes when identity information encoding was higher at one social level than another, even as the number of classes increased at each social level. Here we show d</w:t>
      </w:r>
      <w:r w:rsidR="0033561B">
        <w:rPr>
          <w:rFonts w:ascii="Arial" w:hAnsi="Arial" w:cs="Arial"/>
          <w:sz w:val="22"/>
          <w:szCs w:val="22"/>
        </w:rPr>
        <w:t xml:space="preserve">ensity </w:t>
      </w:r>
      <w:r w:rsidR="00615C61">
        <w:rPr>
          <w:rFonts w:ascii="Arial" w:hAnsi="Arial" w:cs="Arial"/>
          <w:sz w:val="22"/>
          <w:szCs w:val="22"/>
        </w:rPr>
        <w:t>curves that represent the distribution of accuracy values computed at the group level (blue) and the individual level (orange). These curves are plotted across all 4 treatments of the proportion of group information encoded in vocalizations</w:t>
      </w:r>
      <w:r w:rsidR="00407577">
        <w:rPr>
          <w:rFonts w:ascii="Arial" w:hAnsi="Arial" w:cs="Arial"/>
          <w:sz w:val="22"/>
          <w:szCs w:val="22"/>
        </w:rPr>
        <w:t>, as well as analyses with the character string (edit distance) and audio file (spectrographic cross-correlation, SPCC) representations of vocalizations</w:t>
      </w:r>
      <w:r w:rsidR="00615C61">
        <w:rPr>
          <w:rFonts w:ascii="Arial" w:hAnsi="Arial" w:cs="Arial"/>
          <w:sz w:val="22"/>
          <w:szCs w:val="22"/>
        </w:rPr>
        <w:t>. We show results only for the smallest (2) and largest (8) number of classes per social level</w:t>
      </w:r>
      <w:r w:rsidR="0084232F">
        <w:rPr>
          <w:rFonts w:ascii="Arial" w:hAnsi="Arial" w:cs="Arial"/>
          <w:sz w:val="22"/>
          <w:szCs w:val="22"/>
        </w:rPr>
        <w:t>. S</w:t>
      </w:r>
      <w:r w:rsidR="00615C61">
        <w:rPr>
          <w:rFonts w:ascii="Arial" w:hAnsi="Arial" w:cs="Arial"/>
          <w:sz w:val="22"/>
          <w:szCs w:val="22"/>
        </w:rPr>
        <w:t>ee Table S1 for all effect size results across experimental treatments.</w:t>
      </w:r>
      <w:r w:rsidR="00F32FF4">
        <w:rPr>
          <w:rFonts w:ascii="Arial" w:hAnsi="Arial" w:cs="Arial"/>
          <w:sz w:val="22"/>
          <w:szCs w:val="22"/>
        </w:rPr>
        <w:t xml:space="preserve"> </w:t>
      </w:r>
      <w:r w:rsidR="00D12A71">
        <w:rPr>
          <w:rFonts w:ascii="Arial" w:hAnsi="Arial" w:cs="Arial"/>
          <w:sz w:val="22"/>
          <w:szCs w:val="22"/>
        </w:rPr>
        <w:t>In each panel, the</w:t>
      </w:r>
      <w:r w:rsidR="00CB12AD">
        <w:rPr>
          <w:rFonts w:ascii="Arial" w:hAnsi="Arial" w:cs="Arial"/>
          <w:sz w:val="22"/>
          <w:szCs w:val="22"/>
        </w:rPr>
        <w:t xml:space="preserve"> dashed vertical lines represent the mean accuracy value per </w:t>
      </w:r>
      <w:r w:rsidR="00CB12AD">
        <w:rPr>
          <w:rFonts w:ascii="Arial" w:hAnsi="Arial" w:cs="Arial"/>
          <w:sz w:val="22"/>
          <w:szCs w:val="22"/>
        </w:rPr>
        <w:lastRenderedPageBreak/>
        <w:t>distribution. The horizontal bars between the dashed lines of each pair of distributions represent the difference in means between distributions. The width of these horizontal bars reflects the magnitude of the effect size calculations</w:t>
      </w:r>
      <w:r w:rsidR="00B02893">
        <w:rPr>
          <w:rFonts w:ascii="Arial" w:hAnsi="Arial" w:cs="Arial"/>
          <w:sz w:val="22"/>
          <w:szCs w:val="22"/>
        </w:rPr>
        <w:t>, such that wider bars represent larger effect sizes.</w:t>
      </w:r>
      <w:r w:rsidR="00575789">
        <w:rPr>
          <w:rFonts w:ascii="Arial" w:hAnsi="Arial" w:cs="Arial"/>
          <w:sz w:val="22"/>
          <w:szCs w:val="22"/>
        </w:rPr>
        <w:t xml:space="preserve"> Effect size calculations and 95% confidence intervals are shown in text per panel. Large effect sizes are</w:t>
      </w:r>
      <w:r w:rsidR="00B02893">
        <w:rPr>
          <w:rFonts w:ascii="Arial" w:hAnsi="Arial" w:cs="Arial"/>
          <w:sz w:val="22"/>
          <w:szCs w:val="22"/>
        </w:rPr>
        <w:t xml:space="preserve"> highlight</w:t>
      </w:r>
      <w:r w:rsidR="00575789">
        <w:rPr>
          <w:rFonts w:ascii="Arial" w:hAnsi="Arial" w:cs="Arial"/>
          <w:sz w:val="22"/>
          <w:szCs w:val="22"/>
        </w:rPr>
        <w:t xml:space="preserve">ed in bold, </w:t>
      </w:r>
      <w:r w:rsidR="00193D4B">
        <w:rPr>
          <w:rFonts w:ascii="Arial" w:hAnsi="Arial" w:cs="Arial"/>
          <w:sz w:val="22"/>
          <w:szCs w:val="22"/>
        </w:rPr>
        <w:t xml:space="preserve">with darker horizontal bars. Across panels, the color of each bar represents the direction of the effect size, such that </w:t>
      </w:r>
      <w:r w:rsidR="00EA2BD4">
        <w:rPr>
          <w:rFonts w:ascii="Arial" w:hAnsi="Arial" w:cs="Arial"/>
          <w:sz w:val="22"/>
          <w:szCs w:val="22"/>
        </w:rPr>
        <w:t xml:space="preserve">blue bars represent cases when </w:t>
      </w:r>
      <w:r w:rsidR="00924610">
        <w:rPr>
          <w:rFonts w:ascii="Arial" w:hAnsi="Arial" w:cs="Arial"/>
          <w:sz w:val="22"/>
          <w:szCs w:val="22"/>
        </w:rPr>
        <w:t xml:space="preserve">we identified </w:t>
      </w:r>
      <w:r w:rsidR="00F24308">
        <w:rPr>
          <w:rFonts w:ascii="Arial" w:hAnsi="Arial" w:cs="Arial"/>
          <w:sz w:val="22"/>
          <w:szCs w:val="22"/>
        </w:rPr>
        <w:t>significantly higher accuracy values at the group than the individual level.</w:t>
      </w:r>
    </w:p>
    <w:p w14:paraId="5A643425" w14:textId="19D0768C" w:rsidR="00685EB1" w:rsidRDefault="00685EB1" w:rsidP="00685EB1">
      <w:pPr>
        <w:spacing w:line="480" w:lineRule="auto"/>
        <w:ind w:firstLine="720"/>
        <w:rPr>
          <w:rFonts w:ascii="Arial" w:hAnsi="Arial" w:cs="Arial"/>
        </w:rPr>
      </w:pPr>
    </w:p>
    <w:p w14:paraId="3AABD656" w14:textId="57A506AA" w:rsidR="00783D0D" w:rsidRDefault="00822B8B" w:rsidP="00685EB1">
      <w:pPr>
        <w:spacing w:line="480" w:lineRule="auto"/>
        <w:ind w:firstLine="720"/>
        <w:rPr>
          <w:rFonts w:ascii="Arial" w:hAnsi="Arial" w:cs="Arial"/>
        </w:rPr>
      </w:pPr>
      <w:r>
        <w:rPr>
          <w:rFonts w:ascii="Arial" w:hAnsi="Arial" w:cs="Arial"/>
        </w:rPr>
        <w:t xml:space="preserve">For </w:t>
      </w:r>
      <w:r w:rsidR="00685EB1">
        <w:rPr>
          <w:rFonts w:ascii="Arial" w:hAnsi="Arial" w:cs="Arial"/>
        </w:rPr>
        <w:t>character string representations of vocalizations</w:t>
      </w:r>
      <w:r w:rsidR="00E578E2">
        <w:rPr>
          <w:rFonts w:ascii="Arial" w:hAnsi="Arial" w:cs="Arial"/>
        </w:rPr>
        <w:t xml:space="preserve"> (edit distance measurements)</w:t>
      </w:r>
      <w:r>
        <w:rPr>
          <w:rFonts w:ascii="Arial" w:hAnsi="Arial" w:cs="Arial"/>
        </w:rPr>
        <w:t>, we found large effect sizes between</w:t>
      </w:r>
      <w:r w:rsidR="00B138DC">
        <w:rPr>
          <w:rFonts w:ascii="Arial" w:hAnsi="Arial" w:cs="Arial"/>
        </w:rPr>
        <w:t xml:space="preserve"> the</w:t>
      </w:r>
      <w:r>
        <w:rPr>
          <w:rFonts w:ascii="Arial" w:hAnsi="Arial" w:cs="Arial"/>
        </w:rPr>
        <w:t xml:space="preserve"> </w:t>
      </w:r>
      <w:r w:rsidR="00D62D7D">
        <w:rPr>
          <w:rFonts w:ascii="Arial" w:hAnsi="Arial" w:cs="Arial"/>
        </w:rPr>
        <w:t xml:space="preserve">detection accuracy of </w:t>
      </w:r>
      <w:r>
        <w:rPr>
          <w:rFonts w:ascii="Arial" w:hAnsi="Arial" w:cs="Arial"/>
        </w:rPr>
        <w:t xml:space="preserve">group and individual level </w:t>
      </w:r>
      <w:r w:rsidR="00E578E2">
        <w:rPr>
          <w:rFonts w:ascii="Arial" w:hAnsi="Arial" w:cs="Arial"/>
        </w:rPr>
        <w:t xml:space="preserve">information </w:t>
      </w:r>
      <w:r w:rsidR="00D62D7D">
        <w:rPr>
          <w:rFonts w:ascii="Arial" w:hAnsi="Arial" w:cs="Arial"/>
        </w:rPr>
        <w:t xml:space="preserve">using </w:t>
      </w:r>
      <w:r w:rsidR="00685EB1">
        <w:rPr>
          <w:rFonts w:ascii="Arial" w:hAnsi="Arial" w:cs="Arial"/>
        </w:rPr>
        <w:t>when information was encoded at one social level only (</w:t>
      </w:r>
      <w:r>
        <w:rPr>
          <w:rFonts w:ascii="Arial" w:hAnsi="Arial" w:cs="Arial"/>
        </w:rPr>
        <w:t xml:space="preserve">the </w:t>
      </w:r>
      <w:r w:rsidR="00685EB1">
        <w:rPr>
          <w:rFonts w:ascii="Arial" w:hAnsi="Arial" w:cs="Arial"/>
        </w:rPr>
        <w:t xml:space="preserve">respective </w:t>
      </w:r>
      <w:r>
        <w:rPr>
          <w:rFonts w:ascii="Arial" w:hAnsi="Arial" w:cs="Arial"/>
        </w:rPr>
        <w:t>extremes of the information proportion treatments</w:t>
      </w:r>
      <w:r w:rsidR="00FD527B">
        <w:rPr>
          <w:rFonts w:ascii="Arial" w:hAnsi="Arial" w:cs="Arial"/>
        </w:rPr>
        <w:t xml:space="preserve">, Figure </w:t>
      </w:r>
      <w:r w:rsidR="00602D1E">
        <w:rPr>
          <w:rFonts w:ascii="Arial" w:hAnsi="Arial" w:cs="Arial"/>
        </w:rPr>
        <w:t>5 and Table 1</w:t>
      </w:r>
      <w:r w:rsidR="00685EB1">
        <w:rPr>
          <w:rFonts w:ascii="Arial" w:hAnsi="Arial" w:cs="Arial"/>
        </w:rPr>
        <w:t>)</w:t>
      </w:r>
      <w:r>
        <w:rPr>
          <w:rFonts w:ascii="Arial" w:hAnsi="Arial" w:cs="Arial"/>
        </w:rPr>
        <w:t xml:space="preserve">. </w:t>
      </w:r>
      <w:r w:rsidR="003B5A76">
        <w:rPr>
          <w:rFonts w:ascii="Arial" w:hAnsi="Arial" w:cs="Arial"/>
        </w:rPr>
        <w:t>These results were generally recapitulated when analyzing the synthetic vocalizations as audio files</w:t>
      </w:r>
      <w:r w:rsidR="000B14F1">
        <w:rPr>
          <w:rFonts w:ascii="Arial" w:hAnsi="Arial" w:cs="Arial"/>
        </w:rPr>
        <w:t xml:space="preserve"> using SPCC measurements</w:t>
      </w:r>
      <w:r w:rsidR="00DF1762">
        <w:rPr>
          <w:rFonts w:ascii="Arial" w:hAnsi="Arial" w:cs="Arial"/>
        </w:rPr>
        <w:t xml:space="preserve"> (Figure 5, Table 1)</w:t>
      </w:r>
      <w:r w:rsidR="000B14F1">
        <w:rPr>
          <w:rFonts w:ascii="Arial" w:hAnsi="Arial" w:cs="Arial"/>
        </w:rPr>
        <w:t>. F</w:t>
      </w:r>
      <w:r w:rsidR="00FD2446">
        <w:rPr>
          <w:rFonts w:ascii="Arial" w:hAnsi="Arial" w:cs="Arial"/>
        </w:rPr>
        <w:t xml:space="preserve">or both representations of the vocalizations, </w:t>
      </w:r>
      <w:r w:rsidR="00245B9F">
        <w:rPr>
          <w:rFonts w:ascii="Arial" w:hAnsi="Arial" w:cs="Arial"/>
        </w:rPr>
        <w:t>we identified smaller effect sizes</w:t>
      </w:r>
      <w:r w:rsidR="00160088">
        <w:rPr>
          <w:rFonts w:ascii="Arial" w:hAnsi="Arial" w:cs="Arial"/>
        </w:rPr>
        <w:t xml:space="preserve"> </w:t>
      </w:r>
      <w:r w:rsidR="00306AD9">
        <w:rPr>
          <w:rFonts w:ascii="Arial" w:hAnsi="Arial" w:cs="Arial"/>
        </w:rPr>
        <w:t xml:space="preserve">and wider confidence intervals </w:t>
      </w:r>
      <w:r w:rsidR="00160088">
        <w:rPr>
          <w:rFonts w:ascii="Arial" w:hAnsi="Arial" w:cs="Arial"/>
        </w:rPr>
        <w:t>associated with information detection when synthetic vocalizations contained identity information</w:t>
      </w:r>
      <w:r w:rsidR="00B138DC">
        <w:rPr>
          <w:rFonts w:ascii="Arial" w:hAnsi="Arial" w:cs="Arial"/>
        </w:rPr>
        <w:t xml:space="preserve"> at both social levels</w:t>
      </w:r>
      <w:r w:rsidR="00923C5C">
        <w:rPr>
          <w:rFonts w:ascii="Arial" w:hAnsi="Arial" w:cs="Arial"/>
        </w:rPr>
        <w:t xml:space="preserve"> (Figure 5, Table 1).</w:t>
      </w:r>
      <w:r w:rsidR="00995AAA">
        <w:rPr>
          <w:rFonts w:ascii="Arial" w:hAnsi="Arial" w:cs="Arial"/>
        </w:rPr>
        <w:t xml:space="preserve"> For some experimental treatment combinations, the 95% confidence intervals of </w:t>
      </w:r>
      <w:r w:rsidR="00293A4F">
        <w:rPr>
          <w:rFonts w:ascii="Arial" w:hAnsi="Arial" w:cs="Arial"/>
        </w:rPr>
        <w:t xml:space="preserve">the effect sizes included zero, indicating a lack of statistical significance of information </w:t>
      </w:r>
      <w:commentRangeStart w:id="50"/>
      <w:r w:rsidR="00293A4F">
        <w:rPr>
          <w:rFonts w:ascii="Arial" w:hAnsi="Arial" w:cs="Arial"/>
        </w:rPr>
        <w:t>detection</w:t>
      </w:r>
      <w:commentRangeEnd w:id="50"/>
      <w:r w:rsidR="00CA6B6C">
        <w:rPr>
          <w:rStyle w:val="CommentReference"/>
        </w:rPr>
        <w:commentReference w:id="50"/>
      </w:r>
      <w:r w:rsidR="00293A4F">
        <w:rPr>
          <w:rFonts w:ascii="Arial" w:hAnsi="Arial" w:cs="Arial"/>
        </w:rPr>
        <w:t>.</w:t>
      </w:r>
    </w:p>
    <w:p w14:paraId="2F5DAFA4" w14:textId="201BAE2D" w:rsidR="008F70F0" w:rsidRPr="00A16818" w:rsidRDefault="008F70F0" w:rsidP="008F70F0">
      <w:pPr>
        <w:spacing w:line="480" w:lineRule="auto"/>
        <w:rPr>
          <w:rFonts w:ascii="Arial" w:hAnsi="Arial" w:cs="Arial"/>
        </w:rPr>
      </w:pPr>
    </w:p>
    <w:p w14:paraId="7A463B87" w14:textId="4FD768F2" w:rsidR="000018EB" w:rsidRPr="00E449E0" w:rsidRDefault="00C34379" w:rsidP="00D51CE2">
      <w:pPr>
        <w:pStyle w:val="NoSpacing"/>
        <w:spacing w:line="480" w:lineRule="auto"/>
        <w:rPr>
          <w:rFonts w:ascii="Arial" w:hAnsi="Arial" w:cs="Arial"/>
        </w:rPr>
      </w:pPr>
      <w:commentRangeStart w:id="51"/>
      <w:commentRangeStart w:id="52"/>
      <w:r w:rsidRPr="00C96D0E">
        <w:rPr>
          <w:rFonts w:ascii="Arial" w:hAnsi="Arial" w:cs="Arial"/>
          <w:b/>
          <w:bCs/>
        </w:rPr>
        <w:t>Discussion</w:t>
      </w:r>
      <w:commentRangeEnd w:id="51"/>
      <w:r w:rsidRPr="00E449E0">
        <w:rPr>
          <w:rStyle w:val="CommentReference"/>
          <w:rFonts w:ascii="Arial" w:hAnsi="Arial" w:cs="Arial"/>
          <w:sz w:val="24"/>
          <w:szCs w:val="24"/>
        </w:rPr>
        <w:commentReference w:id="51"/>
      </w:r>
      <w:commentRangeEnd w:id="52"/>
      <w:r w:rsidR="0074750F">
        <w:rPr>
          <w:rStyle w:val="CommentReference"/>
        </w:rPr>
        <w:commentReference w:id="52"/>
      </w:r>
    </w:p>
    <w:p w14:paraId="30B11F33" w14:textId="2EE8A1B5" w:rsidR="0071127D" w:rsidRPr="00C96D0E" w:rsidRDefault="00CF3EC6" w:rsidP="00815E0F">
      <w:pPr>
        <w:spacing w:line="480" w:lineRule="auto"/>
        <w:rPr>
          <w:rFonts w:ascii="Arial" w:hAnsi="Arial" w:cs="Arial"/>
        </w:rPr>
      </w:pPr>
      <w:r w:rsidRPr="00C96D0E">
        <w:rPr>
          <w:rFonts w:ascii="Arial" w:hAnsi="Arial" w:cs="Arial"/>
        </w:rPr>
        <w:t>The</w:t>
      </w:r>
      <w:r w:rsidR="00087682">
        <w:rPr>
          <w:rFonts w:ascii="Arial" w:hAnsi="Arial" w:cs="Arial"/>
        </w:rPr>
        <w:t xml:space="preserve"> ability to </w:t>
      </w:r>
      <w:r w:rsidRPr="00C96D0E">
        <w:rPr>
          <w:rFonts w:ascii="Arial" w:hAnsi="Arial" w:cs="Arial"/>
        </w:rPr>
        <w:t>flexibl</w:t>
      </w:r>
      <w:r w:rsidR="00087682">
        <w:rPr>
          <w:rFonts w:ascii="Arial" w:hAnsi="Arial" w:cs="Arial"/>
        </w:rPr>
        <w:t>y</w:t>
      </w:r>
      <w:r w:rsidRPr="00C96D0E">
        <w:rPr>
          <w:rFonts w:ascii="Arial" w:hAnsi="Arial" w:cs="Arial"/>
        </w:rPr>
        <w:t xml:space="preserve"> encod</w:t>
      </w:r>
      <w:r w:rsidR="00087682">
        <w:rPr>
          <w:rFonts w:ascii="Arial" w:hAnsi="Arial" w:cs="Arial"/>
        </w:rPr>
        <w:t>e</w:t>
      </w:r>
      <w:r w:rsidRPr="00C96D0E">
        <w:rPr>
          <w:rFonts w:ascii="Arial" w:hAnsi="Arial" w:cs="Arial"/>
        </w:rPr>
        <w:t xml:space="preserve"> identity information in vocal signals may help animals navigate complex social environments. However, </w:t>
      </w:r>
      <w:r w:rsidR="00D9029A" w:rsidRPr="00C96D0E">
        <w:rPr>
          <w:rFonts w:ascii="Arial" w:hAnsi="Arial" w:cs="Arial"/>
        </w:rPr>
        <w:t xml:space="preserve">when applying </w:t>
      </w:r>
      <w:r w:rsidRPr="00C96D0E">
        <w:rPr>
          <w:rFonts w:ascii="Arial" w:hAnsi="Arial" w:cs="Arial"/>
        </w:rPr>
        <w:t xml:space="preserve">computational tools to detect </w:t>
      </w:r>
      <w:r w:rsidR="00960F6F" w:rsidRPr="00C96D0E">
        <w:rPr>
          <w:rFonts w:ascii="Arial" w:hAnsi="Arial" w:cs="Arial"/>
        </w:rPr>
        <w:t xml:space="preserve">patterns of </w:t>
      </w:r>
      <w:r w:rsidRPr="00C96D0E">
        <w:rPr>
          <w:rFonts w:ascii="Arial" w:hAnsi="Arial" w:cs="Arial"/>
        </w:rPr>
        <w:t>identity information</w:t>
      </w:r>
      <w:r w:rsidR="007F05AB" w:rsidRPr="00C96D0E">
        <w:rPr>
          <w:rFonts w:ascii="Arial" w:hAnsi="Arial" w:cs="Arial"/>
        </w:rPr>
        <w:t xml:space="preserve"> </w:t>
      </w:r>
      <w:r w:rsidR="00960F6F" w:rsidRPr="00C96D0E">
        <w:rPr>
          <w:rFonts w:ascii="Arial" w:hAnsi="Arial" w:cs="Arial"/>
        </w:rPr>
        <w:t xml:space="preserve">encoding </w:t>
      </w:r>
      <w:r w:rsidR="00D9029A" w:rsidRPr="00C96D0E">
        <w:rPr>
          <w:rFonts w:ascii="Arial" w:hAnsi="Arial" w:cs="Arial"/>
        </w:rPr>
        <w:t>in empirical datasets</w:t>
      </w:r>
      <w:r w:rsidR="00960F6F" w:rsidRPr="00C96D0E">
        <w:rPr>
          <w:rFonts w:ascii="Arial" w:hAnsi="Arial" w:cs="Arial"/>
        </w:rPr>
        <w:t xml:space="preserve"> of animal </w:t>
      </w:r>
      <w:r w:rsidR="00960F6F" w:rsidRPr="00C96D0E">
        <w:rPr>
          <w:rFonts w:ascii="Arial" w:hAnsi="Arial" w:cs="Arial"/>
        </w:rPr>
        <w:lastRenderedPageBreak/>
        <w:t>vocalizations</w:t>
      </w:r>
      <w:r w:rsidR="00D9029A" w:rsidRPr="00C96D0E">
        <w:rPr>
          <w:rFonts w:ascii="Arial" w:hAnsi="Arial" w:cs="Arial"/>
        </w:rPr>
        <w:t>,</w:t>
      </w:r>
      <w:r w:rsidR="007F05AB" w:rsidRPr="00C96D0E">
        <w:rPr>
          <w:rFonts w:ascii="Arial" w:hAnsi="Arial" w:cs="Arial"/>
        </w:rPr>
        <w:t xml:space="preserve"> </w:t>
      </w:r>
      <w:r w:rsidR="00487575" w:rsidRPr="00C96D0E">
        <w:rPr>
          <w:rFonts w:ascii="Arial" w:hAnsi="Arial" w:cs="Arial"/>
        </w:rPr>
        <w:t xml:space="preserve">our ability to evaluate </w:t>
      </w:r>
      <w:r w:rsidR="003C2F90" w:rsidRPr="00C96D0E">
        <w:rPr>
          <w:rFonts w:ascii="Arial" w:hAnsi="Arial" w:cs="Arial"/>
        </w:rPr>
        <w:t xml:space="preserve">the robustness of </w:t>
      </w:r>
      <w:r w:rsidR="00103372">
        <w:rPr>
          <w:rFonts w:ascii="Arial" w:hAnsi="Arial" w:cs="Arial"/>
        </w:rPr>
        <w:t xml:space="preserve">our </w:t>
      </w:r>
      <w:r w:rsidR="00487575" w:rsidRPr="00C96D0E">
        <w:rPr>
          <w:rFonts w:ascii="Arial" w:hAnsi="Arial" w:cs="Arial"/>
        </w:rPr>
        <w:t xml:space="preserve">inferences </w:t>
      </w:r>
      <w:r w:rsidR="007F3996" w:rsidRPr="00C96D0E">
        <w:rPr>
          <w:rFonts w:ascii="Arial" w:hAnsi="Arial" w:cs="Arial"/>
        </w:rPr>
        <w:t>is</w:t>
      </w:r>
      <w:r w:rsidR="00D9029A" w:rsidRPr="00C96D0E">
        <w:rPr>
          <w:rFonts w:ascii="Arial" w:hAnsi="Arial" w:cs="Arial"/>
        </w:rPr>
        <w:t xml:space="preserve"> limited by a lack of </w:t>
      </w:r>
      <w:r w:rsidR="00D9029A" w:rsidRPr="00E449E0">
        <w:rPr>
          <w:rFonts w:ascii="Arial" w:hAnsi="Arial" w:cs="Arial"/>
          <w:i/>
          <w:iCs/>
        </w:rPr>
        <w:t>a priori</w:t>
      </w:r>
      <w:r w:rsidR="00D9029A" w:rsidRPr="00C96D0E">
        <w:rPr>
          <w:rFonts w:ascii="Arial" w:hAnsi="Arial" w:cs="Arial"/>
        </w:rPr>
        <w:t xml:space="preserve"> knowledge about the</w:t>
      </w:r>
      <w:r w:rsidR="00103372">
        <w:rPr>
          <w:rFonts w:ascii="Arial" w:hAnsi="Arial" w:cs="Arial"/>
        </w:rPr>
        <w:t xml:space="preserve"> true types and amounts of</w:t>
      </w:r>
      <w:r w:rsidR="00D9029A" w:rsidRPr="00C96D0E">
        <w:rPr>
          <w:rFonts w:ascii="Arial" w:hAnsi="Arial" w:cs="Arial"/>
        </w:rPr>
        <w:t xml:space="preserve"> identity information</w:t>
      </w:r>
      <w:r w:rsidR="00492432" w:rsidRPr="00C96D0E">
        <w:rPr>
          <w:rFonts w:ascii="Arial" w:hAnsi="Arial" w:cs="Arial"/>
        </w:rPr>
        <w:t xml:space="preserve"> </w:t>
      </w:r>
      <w:r w:rsidR="00103372">
        <w:rPr>
          <w:rFonts w:ascii="Arial" w:hAnsi="Arial" w:cs="Arial"/>
        </w:rPr>
        <w:t>that animals are transmitting through their</w:t>
      </w:r>
      <w:r w:rsidR="008E32ED" w:rsidRPr="00C96D0E">
        <w:rPr>
          <w:rFonts w:ascii="Arial" w:hAnsi="Arial" w:cs="Arial"/>
        </w:rPr>
        <w:t xml:space="preserve"> </w:t>
      </w:r>
      <w:r w:rsidR="006D1588" w:rsidRPr="00C96D0E">
        <w:rPr>
          <w:rFonts w:ascii="Arial" w:hAnsi="Arial" w:cs="Arial"/>
        </w:rPr>
        <w:t xml:space="preserve">vocalizations. This challenge is compounded when identity information is encoded </w:t>
      </w:r>
      <w:r w:rsidR="008E32ED" w:rsidRPr="00C96D0E">
        <w:rPr>
          <w:rFonts w:ascii="Arial" w:hAnsi="Arial" w:cs="Arial"/>
        </w:rPr>
        <w:t>across social levels</w:t>
      </w:r>
      <w:r w:rsidR="006D1588" w:rsidRPr="00C96D0E">
        <w:rPr>
          <w:rFonts w:ascii="Arial" w:hAnsi="Arial" w:cs="Arial"/>
        </w:rPr>
        <w:t xml:space="preserve">, which </w:t>
      </w:r>
      <w:r w:rsidR="00BF758F" w:rsidRPr="00C96D0E">
        <w:rPr>
          <w:rFonts w:ascii="Arial" w:hAnsi="Arial" w:cs="Arial"/>
        </w:rPr>
        <w:t>may</w:t>
      </w:r>
      <w:r w:rsidR="006D1588" w:rsidRPr="00C96D0E">
        <w:rPr>
          <w:rFonts w:ascii="Arial" w:hAnsi="Arial" w:cs="Arial"/>
        </w:rPr>
        <w:t xml:space="preserve"> be a common outcome of social learning</w:t>
      </w:r>
      <w:r w:rsidR="00497BC0" w:rsidRPr="00C96D0E">
        <w:rPr>
          <w:rFonts w:ascii="Arial" w:hAnsi="Arial" w:cs="Arial"/>
        </w:rPr>
        <w:t xml:space="preserve"> of vocalization</w:t>
      </w:r>
      <w:r w:rsidR="00046E44" w:rsidRPr="00C96D0E">
        <w:rPr>
          <w:rFonts w:ascii="Arial" w:hAnsi="Arial" w:cs="Arial"/>
        </w:rPr>
        <w:t>s</w:t>
      </w:r>
      <w:r w:rsidR="006D1588" w:rsidRPr="00C96D0E">
        <w:rPr>
          <w:rFonts w:ascii="Arial" w:hAnsi="Arial" w:cs="Arial"/>
        </w:rPr>
        <w:t xml:space="preserve"> in multi-level societies</w:t>
      </w:r>
      <w:r w:rsidR="00F07E83">
        <w:rPr>
          <w:rFonts w:ascii="Arial" w:hAnsi="Arial" w:cs="Arial"/>
        </w:rPr>
        <w:t xml:space="preserve"> </w:t>
      </w:r>
      <w:r w:rsidR="006D1588" w:rsidRPr="00C96D0E">
        <w:rPr>
          <w:rFonts w:ascii="Arial" w:hAnsi="Arial" w:cs="Arial"/>
        </w:rPr>
        <w:t>(</w:t>
      </w:r>
      <w:r w:rsidR="006D1588" w:rsidRPr="009D550F">
        <w:rPr>
          <w:rFonts w:ascii="Arial" w:hAnsi="Arial" w:cs="Arial"/>
          <w:highlight w:val="yellow"/>
        </w:rPr>
        <w:t>CITE</w:t>
      </w:r>
      <w:r w:rsidR="00BC6445">
        <w:rPr>
          <w:rFonts w:ascii="Arial" w:hAnsi="Arial" w:cs="Arial"/>
        </w:rPr>
        <w:t xml:space="preserve"> Cantor et al. 2015, Bradbury &amp; </w:t>
      </w:r>
      <w:proofErr w:type="spellStart"/>
      <w:r w:rsidR="00BC6445">
        <w:rPr>
          <w:rFonts w:ascii="Arial" w:hAnsi="Arial" w:cs="Arial"/>
        </w:rPr>
        <w:t>Vehrencamp</w:t>
      </w:r>
      <w:proofErr w:type="spellEnd"/>
      <w:r w:rsidR="00BC6445">
        <w:rPr>
          <w:rFonts w:ascii="Arial" w:hAnsi="Arial" w:cs="Arial"/>
        </w:rPr>
        <w:t xml:space="preserve"> Anim Comm book, 2</w:t>
      </w:r>
      <w:r w:rsidR="00BC6445" w:rsidRPr="00BC41F7">
        <w:rPr>
          <w:rFonts w:ascii="Arial" w:hAnsi="Arial" w:cs="Arial"/>
          <w:vertAlign w:val="superscript"/>
        </w:rPr>
        <w:t>nd</w:t>
      </w:r>
      <w:r w:rsidR="00BC6445">
        <w:rPr>
          <w:rFonts w:ascii="Arial" w:hAnsi="Arial" w:cs="Arial"/>
        </w:rPr>
        <w:t xml:space="preserve"> edition</w:t>
      </w:r>
      <w:r w:rsidR="006D1588" w:rsidRPr="00C96D0E">
        <w:rPr>
          <w:rFonts w:ascii="Arial" w:hAnsi="Arial" w:cs="Arial"/>
        </w:rPr>
        <w:t>)</w:t>
      </w:r>
      <w:r w:rsidRPr="00C96D0E">
        <w:rPr>
          <w:rFonts w:ascii="Arial" w:hAnsi="Arial" w:cs="Arial"/>
        </w:rPr>
        <w:t>.</w:t>
      </w:r>
      <w:r w:rsidR="00640F49">
        <w:rPr>
          <w:rFonts w:ascii="Arial" w:hAnsi="Arial" w:cs="Arial"/>
        </w:rPr>
        <w:t xml:space="preserve"> </w:t>
      </w:r>
      <w:r w:rsidR="00D1434E" w:rsidRPr="00C96D0E">
        <w:rPr>
          <w:rFonts w:ascii="Arial" w:hAnsi="Arial" w:cs="Arial"/>
        </w:rPr>
        <w:t>We</w:t>
      </w:r>
      <w:r w:rsidR="00CF120F" w:rsidRPr="00C96D0E">
        <w:rPr>
          <w:rFonts w:ascii="Arial" w:hAnsi="Arial" w:cs="Arial"/>
        </w:rPr>
        <w:t xml:space="preserve"> built a pipeline to generate synthetic vocal</w:t>
      </w:r>
      <w:r w:rsidR="00844EB0">
        <w:rPr>
          <w:rFonts w:ascii="Arial" w:hAnsi="Arial" w:cs="Arial"/>
        </w:rPr>
        <w:t>izations</w:t>
      </w:r>
      <w:r w:rsidR="00CF120F" w:rsidRPr="00C96D0E">
        <w:rPr>
          <w:rFonts w:ascii="Arial" w:hAnsi="Arial" w:cs="Arial"/>
        </w:rPr>
        <w:t xml:space="preserve"> and performed simulation experiments to test how well we could detect the identity information that we originally encoded</w:t>
      </w:r>
      <w:r w:rsidR="001F1EA1" w:rsidRPr="00C96D0E">
        <w:rPr>
          <w:rFonts w:ascii="Arial" w:hAnsi="Arial" w:cs="Arial"/>
        </w:rPr>
        <w:t xml:space="preserve"> using computational bioacoustics tools</w:t>
      </w:r>
      <w:r w:rsidR="00CF120F" w:rsidRPr="00C96D0E">
        <w:rPr>
          <w:rFonts w:ascii="Arial" w:hAnsi="Arial" w:cs="Arial"/>
        </w:rPr>
        <w:t>.</w:t>
      </w:r>
      <w:r w:rsidR="009D629D" w:rsidRPr="00C96D0E">
        <w:rPr>
          <w:rFonts w:ascii="Arial" w:hAnsi="Arial" w:cs="Arial"/>
        </w:rPr>
        <w:t xml:space="preserve"> </w:t>
      </w:r>
      <w:r w:rsidR="00740F96" w:rsidRPr="00C96D0E">
        <w:rPr>
          <w:rFonts w:ascii="Arial" w:hAnsi="Arial" w:cs="Arial"/>
        </w:rPr>
        <w:t xml:space="preserve">We found that </w:t>
      </w:r>
      <w:r w:rsidR="009F2ED9" w:rsidRPr="00C96D0E">
        <w:rPr>
          <w:rFonts w:ascii="Arial" w:hAnsi="Arial" w:cs="Arial"/>
        </w:rPr>
        <w:t xml:space="preserve">we could </w:t>
      </w:r>
      <w:r w:rsidR="008661BB">
        <w:rPr>
          <w:rFonts w:ascii="Arial" w:hAnsi="Arial" w:cs="Arial"/>
        </w:rPr>
        <w:t>significantly</w:t>
      </w:r>
      <w:r w:rsidR="008661BB" w:rsidRPr="00C96D0E">
        <w:rPr>
          <w:rFonts w:ascii="Arial" w:hAnsi="Arial" w:cs="Arial"/>
        </w:rPr>
        <w:t xml:space="preserve"> </w:t>
      </w:r>
      <w:r w:rsidR="009F2ED9" w:rsidRPr="00C96D0E">
        <w:rPr>
          <w:rFonts w:ascii="Arial" w:hAnsi="Arial" w:cs="Arial"/>
        </w:rPr>
        <w:t>detect the</w:t>
      </w:r>
      <w:r w:rsidR="008661BB">
        <w:rPr>
          <w:rFonts w:ascii="Arial" w:hAnsi="Arial" w:cs="Arial"/>
        </w:rPr>
        <w:t xml:space="preserve"> social level at which we had</w:t>
      </w:r>
      <w:r w:rsidR="009F2ED9" w:rsidRPr="00C96D0E">
        <w:rPr>
          <w:rFonts w:ascii="Arial" w:hAnsi="Arial" w:cs="Arial"/>
        </w:rPr>
        <w:t xml:space="preserve"> originally encoded</w:t>
      </w:r>
      <w:r w:rsidR="008661BB">
        <w:rPr>
          <w:rFonts w:ascii="Arial" w:hAnsi="Arial" w:cs="Arial"/>
        </w:rPr>
        <w:t xml:space="preserve"> the most</w:t>
      </w:r>
      <w:r w:rsidR="009F2ED9" w:rsidRPr="00C96D0E">
        <w:rPr>
          <w:rFonts w:ascii="Arial" w:hAnsi="Arial" w:cs="Arial"/>
        </w:rPr>
        <w:t xml:space="preserve"> </w:t>
      </w:r>
      <w:r w:rsidR="008661BB">
        <w:rPr>
          <w:rFonts w:ascii="Arial" w:hAnsi="Arial" w:cs="Arial"/>
        </w:rPr>
        <w:t xml:space="preserve">identity </w:t>
      </w:r>
      <w:r w:rsidR="008661BB" w:rsidRPr="00C96D0E">
        <w:rPr>
          <w:rFonts w:ascii="Arial" w:hAnsi="Arial" w:cs="Arial"/>
        </w:rPr>
        <w:t>information</w:t>
      </w:r>
      <w:r w:rsidR="008661BB">
        <w:rPr>
          <w:rFonts w:ascii="Arial" w:hAnsi="Arial" w:cs="Arial"/>
        </w:rPr>
        <w:t>. This result held across</w:t>
      </w:r>
      <w:r w:rsidR="008661BB" w:rsidRPr="00C96D0E">
        <w:rPr>
          <w:rFonts w:ascii="Arial" w:hAnsi="Arial" w:cs="Arial"/>
        </w:rPr>
        <w:t xml:space="preserve"> </w:t>
      </w:r>
      <w:r w:rsidR="008661BB">
        <w:rPr>
          <w:rFonts w:ascii="Arial" w:hAnsi="Arial" w:cs="Arial"/>
        </w:rPr>
        <w:t xml:space="preserve">both the </w:t>
      </w:r>
      <w:r w:rsidR="009F2ED9" w:rsidRPr="00C96D0E">
        <w:rPr>
          <w:rFonts w:ascii="Arial" w:hAnsi="Arial" w:cs="Arial"/>
        </w:rPr>
        <w:t xml:space="preserve">character string </w:t>
      </w:r>
      <w:r w:rsidR="005101EC" w:rsidRPr="00C96D0E">
        <w:rPr>
          <w:rFonts w:ascii="Arial" w:hAnsi="Arial" w:cs="Arial"/>
        </w:rPr>
        <w:t xml:space="preserve">and audio </w:t>
      </w:r>
      <w:r w:rsidR="009F2ED9" w:rsidRPr="00C96D0E">
        <w:rPr>
          <w:rFonts w:ascii="Arial" w:hAnsi="Arial" w:cs="Arial"/>
        </w:rPr>
        <w:t xml:space="preserve">representations of vocal signals, </w:t>
      </w:r>
      <w:r w:rsidR="008661BB">
        <w:rPr>
          <w:rFonts w:ascii="Arial" w:hAnsi="Arial" w:cs="Arial"/>
        </w:rPr>
        <w:t xml:space="preserve">as well as increasing density of the simulated signaling environment, </w:t>
      </w:r>
      <w:r w:rsidR="005101EC" w:rsidRPr="00C96D0E">
        <w:rPr>
          <w:rFonts w:ascii="Arial" w:hAnsi="Arial" w:cs="Arial"/>
        </w:rPr>
        <w:t xml:space="preserve">although </w:t>
      </w:r>
      <w:r w:rsidR="00F119CB">
        <w:rPr>
          <w:rFonts w:ascii="Arial" w:hAnsi="Arial" w:cs="Arial"/>
        </w:rPr>
        <w:t xml:space="preserve">information detection was </w:t>
      </w:r>
      <w:r w:rsidR="005101EC" w:rsidRPr="00C96D0E">
        <w:rPr>
          <w:rFonts w:ascii="Arial" w:hAnsi="Arial" w:cs="Arial"/>
        </w:rPr>
        <w:t xml:space="preserve">more difficult </w:t>
      </w:r>
      <w:r w:rsidR="008661BB">
        <w:rPr>
          <w:rFonts w:ascii="Arial" w:hAnsi="Arial" w:cs="Arial"/>
        </w:rPr>
        <w:t>when</w:t>
      </w:r>
      <w:r w:rsidR="00F119CB" w:rsidRPr="00C96D0E">
        <w:rPr>
          <w:rFonts w:ascii="Arial" w:hAnsi="Arial" w:cs="Arial"/>
        </w:rPr>
        <w:t xml:space="preserve"> </w:t>
      </w:r>
      <w:r w:rsidR="008661BB">
        <w:rPr>
          <w:rFonts w:ascii="Arial" w:hAnsi="Arial" w:cs="Arial"/>
        </w:rPr>
        <w:t xml:space="preserve">identity </w:t>
      </w:r>
      <w:r w:rsidR="00F119CB" w:rsidRPr="00C96D0E">
        <w:rPr>
          <w:rFonts w:ascii="Arial" w:hAnsi="Arial" w:cs="Arial"/>
        </w:rPr>
        <w:t>information</w:t>
      </w:r>
      <w:r w:rsidR="00F119CB">
        <w:rPr>
          <w:rFonts w:ascii="Arial" w:hAnsi="Arial" w:cs="Arial"/>
        </w:rPr>
        <w:t xml:space="preserve"> </w:t>
      </w:r>
      <w:r w:rsidR="008661BB">
        <w:rPr>
          <w:rFonts w:ascii="Arial" w:hAnsi="Arial" w:cs="Arial"/>
        </w:rPr>
        <w:t xml:space="preserve">was </w:t>
      </w:r>
      <w:r w:rsidR="00F119CB">
        <w:rPr>
          <w:rFonts w:ascii="Arial" w:hAnsi="Arial" w:cs="Arial"/>
        </w:rPr>
        <w:t>encod</w:t>
      </w:r>
      <w:r w:rsidR="008661BB">
        <w:rPr>
          <w:rFonts w:ascii="Arial" w:hAnsi="Arial" w:cs="Arial"/>
        </w:rPr>
        <w:t>ed over both social levels</w:t>
      </w:r>
      <w:r w:rsidR="007F3996">
        <w:rPr>
          <w:rFonts w:ascii="Arial" w:hAnsi="Arial" w:cs="Arial"/>
        </w:rPr>
        <w:t>.</w:t>
      </w:r>
      <w:r w:rsidR="00844EB0">
        <w:rPr>
          <w:rFonts w:ascii="Arial" w:hAnsi="Arial" w:cs="Arial"/>
        </w:rPr>
        <w:t xml:space="preserve"> </w:t>
      </w:r>
      <w:r w:rsidR="00395E7B">
        <w:rPr>
          <w:rFonts w:ascii="Arial" w:hAnsi="Arial" w:cs="Arial"/>
        </w:rPr>
        <w:t>Below we discuss how our pipeline can be used more broadly to generate synthetic vocalizations that represent</w:t>
      </w:r>
      <w:r w:rsidR="00844EB0">
        <w:rPr>
          <w:rFonts w:ascii="Arial" w:hAnsi="Arial" w:cs="Arial"/>
        </w:rPr>
        <w:t xml:space="preserve"> vocal </w:t>
      </w:r>
      <w:r w:rsidR="00844EB0" w:rsidRPr="00C96D0E">
        <w:rPr>
          <w:rFonts w:ascii="Arial" w:hAnsi="Arial" w:cs="Arial"/>
        </w:rPr>
        <w:t>identity signals</w:t>
      </w:r>
      <w:r w:rsidR="00395E7B">
        <w:rPr>
          <w:rFonts w:ascii="Arial" w:hAnsi="Arial" w:cs="Arial"/>
        </w:rPr>
        <w:t xml:space="preserve">, in which identity information is encoded in frequency modulation patterns. We also </w:t>
      </w:r>
      <w:r w:rsidR="001969AF">
        <w:rPr>
          <w:rFonts w:ascii="Arial" w:hAnsi="Arial" w:cs="Arial"/>
        </w:rPr>
        <w:t xml:space="preserve">elaborate on </w:t>
      </w:r>
      <w:r w:rsidR="00395E7B">
        <w:rPr>
          <w:rFonts w:ascii="Arial" w:hAnsi="Arial" w:cs="Arial"/>
        </w:rPr>
        <w:t xml:space="preserve">how our simulation experiments show that computational tools used in bioacoustics can successfully detect which social level contains the greatest amount of identity information, and </w:t>
      </w:r>
      <w:r w:rsidR="00AF5B83">
        <w:rPr>
          <w:rFonts w:ascii="Arial" w:hAnsi="Arial" w:cs="Arial"/>
        </w:rPr>
        <w:t xml:space="preserve">we end by </w:t>
      </w:r>
      <w:r w:rsidR="00395E7B">
        <w:rPr>
          <w:rFonts w:ascii="Arial" w:hAnsi="Arial" w:cs="Arial"/>
        </w:rPr>
        <w:t>highlight</w:t>
      </w:r>
      <w:r w:rsidR="00AF5B83">
        <w:rPr>
          <w:rFonts w:ascii="Arial" w:hAnsi="Arial" w:cs="Arial"/>
        </w:rPr>
        <w:t>ing</w:t>
      </w:r>
      <w:r w:rsidR="00395E7B">
        <w:rPr>
          <w:rFonts w:ascii="Arial" w:hAnsi="Arial" w:cs="Arial"/>
        </w:rPr>
        <w:t xml:space="preserve"> exciting steps for future research.</w:t>
      </w:r>
    </w:p>
    <w:p w14:paraId="5F0C5216" w14:textId="79E61CC7" w:rsidR="00F17332" w:rsidRPr="00C96D0E" w:rsidRDefault="000A0663" w:rsidP="00443AA1">
      <w:pPr>
        <w:spacing w:line="480" w:lineRule="auto"/>
        <w:ind w:firstLine="720"/>
        <w:rPr>
          <w:rFonts w:ascii="Arial" w:hAnsi="Arial" w:cs="Arial"/>
        </w:rPr>
      </w:pPr>
      <w:r w:rsidRPr="00C96D0E">
        <w:rPr>
          <w:rFonts w:ascii="Arial" w:hAnsi="Arial" w:cs="Arial"/>
        </w:rPr>
        <w:t>Our</w:t>
      </w:r>
      <w:r w:rsidR="006F0139" w:rsidRPr="00C96D0E">
        <w:rPr>
          <w:rFonts w:ascii="Arial" w:hAnsi="Arial" w:cs="Arial"/>
        </w:rPr>
        <w:t xml:space="preserve"> </w:t>
      </w:r>
      <w:r w:rsidR="00961C88">
        <w:rPr>
          <w:rFonts w:ascii="Arial" w:hAnsi="Arial" w:cs="Arial"/>
        </w:rPr>
        <w:t xml:space="preserve">new </w:t>
      </w:r>
      <w:r w:rsidR="006F0139" w:rsidRPr="00C96D0E">
        <w:rPr>
          <w:rFonts w:ascii="Arial" w:hAnsi="Arial" w:cs="Arial"/>
        </w:rPr>
        <w:t xml:space="preserve">pipeline </w:t>
      </w:r>
      <w:r w:rsidRPr="00C96D0E">
        <w:rPr>
          <w:rFonts w:ascii="Arial" w:hAnsi="Arial" w:cs="Arial"/>
        </w:rPr>
        <w:t xml:space="preserve">yields </w:t>
      </w:r>
      <w:r w:rsidR="006F0139" w:rsidRPr="00C96D0E">
        <w:rPr>
          <w:rFonts w:ascii="Arial" w:hAnsi="Arial" w:cs="Arial"/>
        </w:rPr>
        <w:t>synthetic vocalizations in which we can control the amount of identity information encoded across two social levels.</w:t>
      </w:r>
      <w:r w:rsidR="00DF25D0" w:rsidRPr="00C96D0E">
        <w:rPr>
          <w:rFonts w:ascii="Arial" w:hAnsi="Arial" w:cs="Arial"/>
        </w:rPr>
        <w:t xml:space="preserve"> </w:t>
      </w:r>
      <w:r w:rsidR="00961C88">
        <w:rPr>
          <w:rFonts w:ascii="Arial" w:hAnsi="Arial" w:cs="Arial"/>
        </w:rPr>
        <w:t>Our software</w:t>
      </w:r>
      <w:r w:rsidR="00DF25D0" w:rsidRPr="00C96D0E">
        <w:rPr>
          <w:rFonts w:ascii="Arial" w:hAnsi="Arial" w:cs="Arial"/>
        </w:rPr>
        <w:t xml:space="preserve"> for generating </w:t>
      </w:r>
      <w:r w:rsidR="00A42CAA" w:rsidRPr="00C96D0E">
        <w:rPr>
          <w:rFonts w:ascii="Arial" w:hAnsi="Arial" w:cs="Arial"/>
        </w:rPr>
        <w:t xml:space="preserve">synthetic </w:t>
      </w:r>
      <w:r w:rsidR="00961C88">
        <w:rPr>
          <w:rFonts w:ascii="Arial" w:hAnsi="Arial" w:cs="Arial"/>
        </w:rPr>
        <w:t xml:space="preserve">vocalizations that serve as </w:t>
      </w:r>
      <w:r w:rsidR="00DF25D0" w:rsidRPr="00C96D0E">
        <w:rPr>
          <w:rFonts w:ascii="Arial" w:hAnsi="Arial" w:cs="Arial"/>
        </w:rPr>
        <w:t xml:space="preserve">vocal identity signals is available as </w:t>
      </w:r>
      <w:r w:rsidR="00C30DDB" w:rsidRPr="00C96D0E">
        <w:rPr>
          <w:rFonts w:ascii="Arial" w:hAnsi="Arial" w:cs="Arial"/>
        </w:rPr>
        <w:t xml:space="preserve">the </w:t>
      </w:r>
      <w:r w:rsidR="00DF25D0" w:rsidRPr="00C96D0E">
        <w:rPr>
          <w:rFonts w:ascii="Arial" w:hAnsi="Arial" w:cs="Arial"/>
        </w:rPr>
        <w:t>R package</w:t>
      </w:r>
      <w:r w:rsidR="00C30DDB" w:rsidRPr="00C96D0E">
        <w:rPr>
          <w:rFonts w:ascii="Arial" w:hAnsi="Arial" w:cs="Arial"/>
        </w:rPr>
        <w:t xml:space="preserve"> </w:t>
      </w:r>
      <w:proofErr w:type="spellStart"/>
      <w:r w:rsidR="00C30DDB" w:rsidRPr="00C96D0E">
        <w:rPr>
          <w:rFonts w:ascii="Arial" w:hAnsi="Arial" w:cs="Arial"/>
        </w:rPr>
        <w:t>paRsynth</w:t>
      </w:r>
      <w:proofErr w:type="spellEnd"/>
      <w:r w:rsidR="00DF25D0" w:rsidRPr="00C96D0E">
        <w:rPr>
          <w:rFonts w:ascii="Arial" w:hAnsi="Arial" w:cs="Arial"/>
        </w:rPr>
        <w:t xml:space="preserve"> on GitHub (</w:t>
      </w:r>
      <w:hyperlink r:id="rId19" w:history="1">
        <w:r w:rsidR="00DF25D0" w:rsidRPr="00C96D0E">
          <w:rPr>
            <w:rStyle w:val="Hyperlink"/>
            <w:rFonts w:ascii="Arial" w:hAnsi="Arial" w:cs="Arial"/>
          </w:rPr>
          <w:t>https://github.com/gsvidaurre/paRsynth</w:t>
        </w:r>
      </w:hyperlink>
      <w:r w:rsidR="00DF25D0" w:rsidRPr="00C96D0E">
        <w:rPr>
          <w:rFonts w:ascii="Arial" w:hAnsi="Arial" w:cs="Arial"/>
        </w:rPr>
        <w:t>)</w:t>
      </w:r>
      <w:r w:rsidR="00961C88">
        <w:rPr>
          <w:rFonts w:ascii="Arial" w:hAnsi="Arial" w:cs="Arial"/>
        </w:rPr>
        <w:t xml:space="preserve">, and relies on </w:t>
      </w:r>
      <w:r w:rsidR="00961C88">
        <w:rPr>
          <w:rFonts w:ascii="Arial" w:hAnsi="Arial" w:cs="Arial"/>
        </w:rPr>
        <w:lastRenderedPageBreak/>
        <w:t xml:space="preserve">the R package </w:t>
      </w:r>
      <w:proofErr w:type="spellStart"/>
      <w:r w:rsidR="00961C88">
        <w:rPr>
          <w:rFonts w:ascii="Arial" w:hAnsi="Arial" w:cs="Arial"/>
        </w:rPr>
        <w:t>soundgen</w:t>
      </w:r>
      <w:proofErr w:type="spellEnd"/>
      <w:r w:rsidR="00961C88">
        <w:rPr>
          <w:rFonts w:ascii="Arial" w:hAnsi="Arial" w:cs="Arial"/>
        </w:rPr>
        <w:t xml:space="preserve"> (CITE</w:t>
      </w:r>
      <w:r w:rsidR="0057751F">
        <w:rPr>
          <w:rFonts w:ascii="Arial" w:hAnsi="Arial" w:cs="Arial"/>
        </w:rPr>
        <w:t xml:space="preserve"> Anikin 2019</w:t>
      </w:r>
      <w:r w:rsidR="00961C88">
        <w:rPr>
          <w:rFonts w:ascii="Arial" w:hAnsi="Arial" w:cs="Arial"/>
        </w:rPr>
        <w:t>)</w:t>
      </w:r>
      <w:r w:rsidR="00DF25D0" w:rsidRPr="00C96D0E">
        <w:rPr>
          <w:rFonts w:ascii="Arial" w:hAnsi="Arial" w:cs="Arial"/>
        </w:rPr>
        <w:t>.</w:t>
      </w:r>
      <w:r w:rsidR="00314A9A" w:rsidRPr="00C96D0E">
        <w:rPr>
          <w:rFonts w:ascii="Arial" w:hAnsi="Arial" w:cs="Arial"/>
        </w:rPr>
        <w:t xml:space="preserve"> </w:t>
      </w:r>
      <w:r w:rsidR="00961C88">
        <w:rPr>
          <w:rFonts w:ascii="Arial" w:hAnsi="Arial" w:cs="Arial"/>
        </w:rPr>
        <w:t>Our</w:t>
      </w:r>
      <w:r w:rsidR="00442E1E" w:rsidRPr="00C96D0E">
        <w:rPr>
          <w:rFonts w:ascii="Arial" w:hAnsi="Arial" w:cs="Arial"/>
        </w:rPr>
        <w:t xml:space="preserve"> </w:t>
      </w:r>
      <w:r w:rsidR="0025550C" w:rsidRPr="00C96D0E">
        <w:rPr>
          <w:rFonts w:ascii="Arial" w:hAnsi="Arial" w:cs="Arial"/>
        </w:rPr>
        <w:t xml:space="preserve">pipeline </w:t>
      </w:r>
      <w:r w:rsidR="00FB6E50" w:rsidRPr="00C96D0E">
        <w:rPr>
          <w:rFonts w:ascii="Arial" w:hAnsi="Arial" w:cs="Arial"/>
        </w:rPr>
        <w:t xml:space="preserve">begins with </w:t>
      </w:r>
      <w:r w:rsidR="006F0139" w:rsidRPr="00C96D0E">
        <w:rPr>
          <w:rFonts w:ascii="Arial" w:hAnsi="Arial" w:cs="Arial"/>
        </w:rPr>
        <w:t>the</w:t>
      </w:r>
      <w:r w:rsidR="00FB6E50" w:rsidRPr="00C96D0E">
        <w:rPr>
          <w:rFonts w:ascii="Arial" w:hAnsi="Arial" w:cs="Arial"/>
        </w:rPr>
        <w:t xml:space="preserve"> random generation</w:t>
      </w:r>
      <w:r w:rsidR="006F0139" w:rsidRPr="00C96D0E">
        <w:rPr>
          <w:rFonts w:ascii="Arial" w:hAnsi="Arial" w:cs="Arial"/>
        </w:rPr>
        <w:t xml:space="preserve"> of character string</w:t>
      </w:r>
      <w:r w:rsidR="00961C88">
        <w:rPr>
          <w:rFonts w:ascii="Arial" w:hAnsi="Arial" w:cs="Arial"/>
        </w:rPr>
        <w:t>s</w:t>
      </w:r>
      <w:r w:rsidR="006F0139" w:rsidRPr="00C96D0E">
        <w:rPr>
          <w:rFonts w:ascii="Arial" w:hAnsi="Arial" w:cs="Arial"/>
        </w:rPr>
        <w:t xml:space="preserve"> </w:t>
      </w:r>
      <w:r w:rsidR="00961C88">
        <w:rPr>
          <w:rFonts w:ascii="Arial" w:hAnsi="Arial" w:cs="Arial"/>
        </w:rPr>
        <w:t xml:space="preserve">containing sections that </w:t>
      </w:r>
      <w:r w:rsidR="00F05C58" w:rsidRPr="00C96D0E">
        <w:rPr>
          <w:rFonts w:ascii="Arial" w:hAnsi="Arial" w:cs="Arial"/>
        </w:rPr>
        <w:t xml:space="preserve">are shared or different between classes at different social levels. </w:t>
      </w:r>
      <w:r w:rsidR="009B7F6F" w:rsidRPr="00C96D0E">
        <w:rPr>
          <w:rFonts w:ascii="Arial" w:hAnsi="Arial" w:cs="Arial"/>
        </w:rPr>
        <w:t xml:space="preserve">We can also control how much information is encoded at one social level relative to another. </w:t>
      </w:r>
      <w:r w:rsidR="00F05C58" w:rsidRPr="00C96D0E">
        <w:rPr>
          <w:rFonts w:ascii="Arial" w:hAnsi="Arial" w:cs="Arial"/>
        </w:rPr>
        <w:t>For instance,</w:t>
      </w:r>
      <w:r w:rsidR="002B539B" w:rsidRPr="00C96D0E">
        <w:rPr>
          <w:rFonts w:ascii="Arial" w:hAnsi="Arial" w:cs="Arial"/>
        </w:rPr>
        <w:t xml:space="preserve"> to generate individually distinctive vocalizations, we can </w:t>
      </w:r>
      <w:r w:rsidR="00CB2181" w:rsidRPr="00C96D0E">
        <w:rPr>
          <w:rFonts w:ascii="Arial" w:hAnsi="Arial" w:cs="Arial"/>
        </w:rPr>
        <w:t>randomly create string</w:t>
      </w:r>
      <w:r w:rsidR="00AF2623">
        <w:rPr>
          <w:rFonts w:ascii="Arial" w:hAnsi="Arial" w:cs="Arial"/>
        </w:rPr>
        <w:t xml:space="preserve"> section</w:t>
      </w:r>
      <w:r w:rsidR="00CB2181" w:rsidRPr="00C96D0E">
        <w:rPr>
          <w:rFonts w:ascii="Arial" w:hAnsi="Arial" w:cs="Arial"/>
        </w:rPr>
        <w:t>s shared across calls produced by the same individual, but which vary among individuals within a group</w:t>
      </w:r>
      <w:r w:rsidR="00666C18" w:rsidRPr="00C96D0E">
        <w:rPr>
          <w:rFonts w:ascii="Arial" w:hAnsi="Arial" w:cs="Arial"/>
        </w:rPr>
        <w:t xml:space="preserve">, and which are longer than </w:t>
      </w:r>
      <w:r w:rsidR="00C56AFC" w:rsidRPr="00C96D0E">
        <w:rPr>
          <w:rFonts w:ascii="Arial" w:hAnsi="Arial" w:cs="Arial"/>
        </w:rPr>
        <w:t>string</w:t>
      </w:r>
      <w:r w:rsidR="00AF2623">
        <w:rPr>
          <w:rFonts w:ascii="Arial" w:hAnsi="Arial" w:cs="Arial"/>
        </w:rPr>
        <w:t xml:space="preserve"> section</w:t>
      </w:r>
      <w:r w:rsidR="00C56AFC" w:rsidRPr="00C96D0E">
        <w:rPr>
          <w:rFonts w:ascii="Arial" w:hAnsi="Arial" w:cs="Arial"/>
        </w:rPr>
        <w:t xml:space="preserve">s produced at the group level. </w:t>
      </w:r>
      <w:r w:rsidR="00C75C0C" w:rsidRPr="00C96D0E">
        <w:rPr>
          <w:rFonts w:ascii="Arial" w:hAnsi="Arial" w:cs="Arial"/>
        </w:rPr>
        <w:t xml:space="preserve">Next, to </w:t>
      </w:r>
      <w:r w:rsidR="00097433" w:rsidRPr="00C96D0E">
        <w:rPr>
          <w:rFonts w:ascii="Arial" w:hAnsi="Arial" w:cs="Arial"/>
        </w:rPr>
        <w:t>transform</w:t>
      </w:r>
      <w:r w:rsidR="00C75C0C" w:rsidRPr="00C96D0E">
        <w:rPr>
          <w:rFonts w:ascii="Arial" w:hAnsi="Arial" w:cs="Arial"/>
        </w:rPr>
        <w:t xml:space="preserve"> character strings</w:t>
      </w:r>
      <w:r w:rsidR="00432238" w:rsidRPr="00C96D0E">
        <w:rPr>
          <w:rFonts w:ascii="Arial" w:hAnsi="Arial" w:cs="Arial"/>
        </w:rPr>
        <w:t xml:space="preserve"> representing vocal identity signals into audio files,</w:t>
      </w:r>
      <w:r w:rsidR="005F402C" w:rsidRPr="00C96D0E">
        <w:rPr>
          <w:rFonts w:ascii="Arial" w:hAnsi="Arial" w:cs="Arial"/>
        </w:rPr>
        <w:t xml:space="preserve"> we use</w:t>
      </w:r>
      <w:r w:rsidR="00712389" w:rsidRPr="00C96D0E">
        <w:rPr>
          <w:rFonts w:ascii="Arial" w:hAnsi="Arial" w:cs="Arial"/>
        </w:rPr>
        <w:t xml:space="preserve"> a musical notation called </w:t>
      </w:r>
      <w:proofErr w:type="gramStart"/>
      <w:r w:rsidR="00712389" w:rsidRPr="00C96D0E">
        <w:rPr>
          <w:rFonts w:ascii="Arial" w:hAnsi="Arial" w:cs="Arial"/>
        </w:rPr>
        <w:t>Parsons</w:t>
      </w:r>
      <w:proofErr w:type="gramEnd"/>
      <w:r w:rsidR="00712389" w:rsidRPr="00C96D0E">
        <w:rPr>
          <w:rFonts w:ascii="Arial" w:hAnsi="Arial" w:cs="Arial"/>
        </w:rPr>
        <w:t xml:space="preserve"> code</w:t>
      </w:r>
      <w:r w:rsidR="00562058">
        <w:rPr>
          <w:rFonts w:ascii="Arial" w:hAnsi="Arial" w:cs="Arial"/>
        </w:rPr>
        <w:t xml:space="preserve">, which </w:t>
      </w:r>
      <w:r w:rsidR="00562058" w:rsidRPr="00C96D0E">
        <w:rPr>
          <w:rFonts w:ascii="Arial" w:hAnsi="Arial" w:cs="Arial"/>
        </w:rPr>
        <w:t>has been used to decode individual identity information in frequency modulated dolphin whistles</w:t>
      </w:r>
      <w:r w:rsidR="0063515B">
        <w:rPr>
          <w:rFonts w:ascii="Arial" w:hAnsi="Arial" w:cs="Arial"/>
        </w:rPr>
        <w:t xml:space="preserve"> (CITE</w:t>
      </w:r>
      <w:r w:rsidR="0057751F">
        <w:rPr>
          <w:rFonts w:ascii="Arial" w:hAnsi="Arial" w:cs="Arial"/>
        </w:rPr>
        <w:t xml:space="preserve"> </w:t>
      </w:r>
      <w:proofErr w:type="spellStart"/>
      <w:r w:rsidR="0057751F">
        <w:rPr>
          <w:rFonts w:ascii="Arial" w:hAnsi="Arial" w:cs="Arial"/>
        </w:rPr>
        <w:t>Kershenbaum</w:t>
      </w:r>
      <w:proofErr w:type="spellEnd"/>
      <w:r w:rsidR="0057751F">
        <w:rPr>
          <w:rFonts w:ascii="Arial" w:hAnsi="Arial" w:cs="Arial"/>
        </w:rPr>
        <w:t xml:space="preserve"> 2013</w:t>
      </w:r>
      <w:r w:rsidR="0063515B">
        <w:rPr>
          <w:rFonts w:ascii="Arial" w:hAnsi="Arial" w:cs="Arial"/>
        </w:rPr>
        <w:t>)</w:t>
      </w:r>
      <w:r w:rsidR="00562058">
        <w:rPr>
          <w:rFonts w:ascii="Arial" w:hAnsi="Arial" w:cs="Arial"/>
        </w:rPr>
        <w:t>,</w:t>
      </w:r>
      <w:r w:rsidR="00712389" w:rsidRPr="00C96D0E">
        <w:rPr>
          <w:rFonts w:ascii="Arial" w:hAnsi="Arial" w:cs="Arial"/>
        </w:rPr>
        <w:t xml:space="preserve"> to map unique characters across strings onto directional changes</w:t>
      </w:r>
      <w:r w:rsidR="000D1583" w:rsidRPr="00C96D0E">
        <w:rPr>
          <w:rFonts w:ascii="Arial" w:hAnsi="Arial" w:cs="Arial"/>
        </w:rPr>
        <w:t xml:space="preserve"> in frequency</w:t>
      </w:r>
      <w:r w:rsidR="00562058">
        <w:rPr>
          <w:rFonts w:ascii="Arial" w:hAnsi="Arial" w:cs="Arial"/>
        </w:rPr>
        <w:t xml:space="preserve">. </w:t>
      </w:r>
      <w:r w:rsidR="0053217F">
        <w:rPr>
          <w:rFonts w:ascii="Arial" w:hAnsi="Arial" w:cs="Arial"/>
        </w:rPr>
        <w:t>O</w:t>
      </w:r>
      <w:r w:rsidR="00562058" w:rsidRPr="00C96D0E">
        <w:rPr>
          <w:rFonts w:ascii="Arial" w:hAnsi="Arial" w:cs="Arial"/>
        </w:rPr>
        <w:t>ur pipelin</w:t>
      </w:r>
      <w:r w:rsidR="0053217F">
        <w:rPr>
          <w:rFonts w:ascii="Arial" w:hAnsi="Arial" w:cs="Arial"/>
        </w:rPr>
        <w:t>e</w:t>
      </w:r>
      <w:r w:rsidR="00562058" w:rsidRPr="00C96D0E">
        <w:rPr>
          <w:rFonts w:ascii="Arial" w:hAnsi="Arial" w:cs="Arial"/>
        </w:rPr>
        <w:t xml:space="preserve"> </w:t>
      </w:r>
      <w:r w:rsidR="0053217F">
        <w:rPr>
          <w:rFonts w:ascii="Arial" w:hAnsi="Arial" w:cs="Arial"/>
        </w:rPr>
        <w:t>represents</w:t>
      </w:r>
      <w:r w:rsidR="00562058" w:rsidRPr="00C96D0E">
        <w:rPr>
          <w:rFonts w:ascii="Arial" w:hAnsi="Arial" w:cs="Arial"/>
        </w:rPr>
        <w:t xml:space="preserve"> a new application of Parsons code to encode identity information in frequency</w:t>
      </w:r>
      <w:r w:rsidR="00782AC9">
        <w:rPr>
          <w:rFonts w:ascii="Arial" w:hAnsi="Arial" w:cs="Arial"/>
        </w:rPr>
        <w:t xml:space="preserve"> modulation patterns</w:t>
      </w:r>
      <w:r w:rsidR="00562058" w:rsidRPr="00C96D0E">
        <w:rPr>
          <w:rFonts w:ascii="Arial" w:hAnsi="Arial" w:cs="Arial"/>
        </w:rPr>
        <w:t>.</w:t>
      </w:r>
      <w:r w:rsidR="0053217F">
        <w:rPr>
          <w:rFonts w:ascii="Arial" w:hAnsi="Arial" w:cs="Arial"/>
        </w:rPr>
        <w:t xml:space="preserve"> Upon converting character symbols to </w:t>
      </w:r>
      <w:r w:rsidR="00BA0F60" w:rsidRPr="00C96D0E">
        <w:rPr>
          <w:rFonts w:ascii="Arial" w:hAnsi="Arial" w:cs="Arial"/>
        </w:rPr>
        <w:t>a vector of frequency values</w:t>
      </w:r>
      <w:r w:rsidR="0053217F">
        <w:rPr>
          <w:rFonts w:ascii="Arial" w:hAnsi="Arial" w:cs="Arial"/>
        </w:rPr>
        <w:t>, we supply th</w:t>
      </w:r>
      <w:r w:rsidR="0063515B">
        <w:rPr>
          <w:rFonts w:ascii="Arial" w:hAnsi="Arial" w:cs="Arial"/>
        </w:rPr>
        <w:t>e frequency</w:t>
      </w:r>
      <w:r w:rsidR="0053217F">
        <w:rPr>
          <w:rFonts w:ascii="Arial" w:hAnsi="Arial" w:cs="Arial"/>
        </w:rPr>
        <w:t xml:space="preserve"> time series</w:t>
      </w:r>
      <w:r w:rsidR="00BA0F60" w:rsidRPr="00C96D0E">
        <w:rPr>
          <w:rFonts w:ascii="Arial" w:hAnsi="Arial" w:cs="Arial"/>
        </w:rPr>
        <w:t xml:space="preserve"> to the </w:t>
      </w:r>
      <w:proofErr w:type="spellStart"/>
      <w:r w:rsidR="00BA0F60" w:rsidRPr="00C96D0E">
        <w:rPr>
          <w:rFonts w:ascii="Arial" w:hAnsi="Arial" w:cs="Arial"/>
        </w:rPr>
        <w:t>soundgen</w:t>
      </w:r>
      <w:proofErr w:type="spellEnd"/>
      <w:r w:rsidR="00BA0F60" w:rsidRPr="00C96D0E">
        <w:rPr>
          <w:rFonts w:ascii="Arial" w:hAnsi="Arial" w:cs="Arial"/>
        </w:rPr>
        <w:t xml:space="preserve"> package </w:t>
      </w:r>
      <w:r w:rsidR="009E211A">
        <w:rPr>
          <w:rFonts w:ascii="Arial" w:hAnsi="Arial" w:cs="Arial"/>
        </w:rPr>
        <w:fldChar w:fldCharType="begin"/>
      </w:r>
      <w:r w:rsidR="00F07E83">
        <w:rPr>
          <w:rFonts w:ascii="Arial" w:hAnsi="Arial" w:cs="Arial"/>
        </w:rPr>
        <w:instrText xml:space="preserve"> ADDIN ZOTERO_ITEM CSL_CITATION {"citationID":"ZrAkZlkz","properties":{"formattedCitation":"(23)","plainCitation":"(23)","noteIndex":0},"citationItems":[{"id":26071,"uris":["http://zotero.org/groups/5786507/items/9FR7DCSI"],"itemData":{"id":26071,"type":"article-journal","abstract":"Voice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9E211A">
        <w:rPr>
          <w:rFonts w:ascii="Arial" w:hAnsi="Arial" w:cs="Arial"/>
        </w:rPr>
        <w:fldChar w:fldCharType="separate"/>
      </w:r>
      <w:r w:rsidR="00FF3DC3" w:rsidRPr="00FF3DC3">
        <w:rPr>
          <w:rFonts w:ascii="Arial" w:hAnsi="Arial" w:cs="Arial"/>
        </w:rPr>
        <w:t>(23)</w:t>
      </w:r>
      <w:r w:rsidR="009E211A">
        <w:rPr>
          <w:rFonts w:ascii="Arial" w:hAnsi="Arial" w:cs="Arial"/>
        </w:rPr>
        <w:fldChar w:fldCharType="end"/>
      </w:r>
      <w:r w:rsidR="00BA0F60" w:rsidRPr="00C96D0E">
        <w:rPr>
          <w:rFonts w:ascii="Arial" w:hAnsi="Arial" w:cs="Arial"/>
        </w:rPr>
        <w:t xml:space="preserve"> to </w:t>
      </w:r>
      <w:r w:rsidR="00B51604" w:rsidRPr="00C96D0E">
        <w:rPr>
          <w:rFonts w:ascii="Arial" w:hAnsi="Arial" w:cs="Arial"/>
        </w:rPr>
        <w:t xml:space="preserve">generate synthetic vocalizations with identity information encoded </w:t>
      </w:r>
      <w:r w:rsidR="00240516" w:rsidRPr="00C96D0E">
        <w:rPr>
          <w:rFonts w:ascii="Arial" w:hAnsi="Arial" w:cs="Arial"/>
        </w:rPr>
        <w:t xml:space="preserve">over social levels </w:t>
      </w:r>
      <w:r w:rsidR="00B51604" w:rsidRPr="00C96D0E">
        <w:rPr>
          <w:rFonts w:ascii="Arial" w:hAnsi="Arial" w:cs="Arial"/>
        </w:rPr>
        <w:t>in frequency modulation patterns</w:t>
      </w:r>
      <w:r w:rsidR="000D1583" w:rsidRPr="00C96D0E">
        <w:rPr>
          <w:rFonts w:ascii="Arial" w:hAnsi="Arial" w:cs="Arial"/>
        </w:rPr>
        <w:t>.</w:t>
      </w:r>
      <w:r w:rsidR="00F17332" w:rsidRPr="00C96D0E">
        <w:rPr>
          <w:rFonts w:ascii="Arial" w:hAnsi="Arial" w:cs="Arial"/>
        </w:rPr>
        <w:t xml:space="preserve"> </w:t>
      </w:r>
      <w:r w:rsidR="009D550F">
        <w:rPr>
          <w:rFonts w:ascii="Arial" w:hAnsi="Arial" w:cs="Arial"/>
        </w:rPr>
        <w:t xml:space="preserve">A second version of our pipeline is in development and will include the flexibility to vary </w:t>
      </w:r>
      <w:r w:rsidR="0063515B">
        <w:rPr>
          <w:rFonts w:ascii="Arial" w:hAnsi="Arial" w:cs="Arial"/>
        </w:rPr>
        <w:t xml:space="preserve">the positions of </w:t>
      </w:r>
      <w:r w:rsidR="009D550F">
        <w:rPr>
          <w:rFonts w:ascii="Arial" w:hAnsi="Arial" w:cs="Arial"/>
        </w:rPr>
        <w:t>group and individual information, as well as random variation</w:t>
      </w:r>
      <w:r w:rsidR="0063515B">
        <w:rPr>
          <w:rFonts w:ascii="Arial" w:hAnsi="Arial" w:cs="Arial"/>
        </w:rPr>
        <w:t>,</w:t>
      </w:r>
      <w:r w:rsidR="009D550F">
        <w:rPr>
          <w:rFonts w:ascii="Arial" w:hAnsi="Arial" w:cs="Arial"/>
        </w:rPr>
        <w:t xml:space="preserve"> in the overall string, as well as extending the number of unique symbols</w:t>
      </w:r>
      <w:r w:rsidR="0063515B">
        <w:rPr>
          <w:rFonts w:ascii="Arial" w:hAnsi="Arial" w:cs="Arial"/>
        </w:rPr>
        <w:t>, or the complexity of Parsons base encoding and the resulting frequency modulation patterns</w:t>
      </w:r>
      <w:r w:rsidR="009D550F">
        <w:rPr>
          <w:rFonts w:ascii="Arial" w:hAnsi="Arial" w:cs="Arial"/>
        </w:rPr>
        <w:t xml:space="preserve">. </w:t>
      </w:r>
    </w:p>
    <w:p w14:paraId="3353819B" w14:textId="1DBC7F91" w:rsidR="00B1694A" w:rsidRDefault="00CA491B" w:rsidP="00B1694A">
      <w:pPr>
        <w:spacing w:line="480" w:lineRule="auto"/>
        <w:ind w:firstLine="720"/>
        <w:rPr>
          <w:rFonts w:ascii="Arial" w:hAnsi="Arial" w:cs="Arial"/>
        </w:rPr>
      </w:pPr>
      <w:r>
        <w:rPr>
          <w:rFonts w:ascii="Arial" w:hAnsi="Arial" w:cs="Arial"/>
        </w:rPr>
        <w:t>Through this</w:t>
      </w:r>
      <w:r w:rsidR="00C30DDB" w:rsidRPr="00C96D0E">
        <w:rPr>
          <w:rFonts w:ascii="Arial" w:hAnsi="Arial" w:cs="Arial"/>
        </w:rPr>
        <w:t xml:space="preserve"> pipeline </w:t>
      </w:r>
      <w:r>
        <w:rPr>
          <w:rFonts w:ascii="Arial" w:hAnsi="Arial" w:cs="Arial"/>
        </w:rPr>
        <w:t>we present</w:t>
      </w:r>
      <w:r w:rsidRPr="00C96D0E">
        <w:rPr>
          <w:rFonts w:ascii="Arial" w:hAnsi="Arial" w:cs="Arial"/>
        </w:rPr>
        <w:t xml:space="preserve"> </w:t>
      </w:r>
      <w:r w:rsidR="00C30DDB" w:rsidRPr="00C96D0E">
        <w:rPr>
          <w:rFonts w:ascii="Arial" w:hAnsi="Arial" w:cs="Arial"/>
        </w:rPr>
        <w:t xml:space="preserve">a new tool for studying information encoding in animal </w:t>
      </w:r>
      <w:r w:rsidR="00812C68" w:rsidRPr="00C96D0E">
        <w:rPr>
          <w:rFonts w:ascii="Arial" w:hAnsi="Arial" w:cs="Arial"/>
        </w:rPr>
        <w:t>vocalizations</w:t>
      </w:r>
      <w:r w:rsidR="00ED7464" w:rsidRPr="00C96D0E">
        <w:rPr>
          <w:rFonts w:ascii="Arial" w:hAnsi="Arial" w:cs="Arial"/>
        </w:rPr>
        <w:t xml:space="preserve">, </w:t>
      </w:r>
      <w:r>
        <w:rPr>
          <w:rFonts w:ascii="Arial" w:hAnsi="Arial" w:cs="Arial"/>
        </w:rPr>
        <w:t>and</w:t>
      </w:r>
      <w:r w:rsidRPr="00C96D0E">
        <w:rPr>
          <w:rFonts w:ascii="Arial" w:hAnsi="Arial" w:cs="Arial"/>
        </w:rPr>
        <w:t xml:space="preserve"> </w:t>
      </w:r>
      <w:r w:rsidR="00C30DDB" w:rsidRPr="00C96D0E">
        <w:rPr>
          <w:rFonts w:ascii="Arial" w:hAnsi="Arial" w:cs="Arial"/>
        </w:rPr>
        <w:t xml:space="preserve">a practical solution </w:t>
      </w:r>
      <w:r w:rsidR="00ED7464" w:rsidRPr="00C96D0E">
        <w:rPr>
          <w:rFonts w:ascii="Arial" w:hAnsi="Arial" w:cs="Arial"/>
        </w:rPr>
        <w:t>for producing biologically rele</w:t>
      </w:r>
      <w:r w:rsidR="00306279" w:rsidRPr="00C96D0E">
        <w:rPr>
          <w:rFonts w:ascii="Arial" w:hAnsi="Arial" w:cs="Arial"/>
        </w:rPr>
        <w:t>v</w:t>
      </w:r>
      <w:r w:rsidR="00ED7464" w:rsidRPr="00C96D0E">
        <w:rPr>
          <w:rFonts w:ascii="Arial" w:hAnsi="Arial" w:cs="Arial"/>
        </w:rPr>
        <w:t xml:space="preserve">ant datasets of </w:t>
      </w:r>
      <w:r w:rsidR="00FD1989" w:rsidRPr="00C96D0E">
        <w:rPr>
          <w:rFonts w:ascii="Arial" w:hAnsi="Arial" w:cs="Arial"/>
        </w:rPr>
        <w:t xml:space="preserve">synthetic </w:t>
      </w:r>
      <w:r w:rsidR="00ED7464" w:rsidRPr="00C96D0E">
        <w:rPr>
          <w:rFonts w:ascii="Arial" w:hAnsi="Arial" w:cs="Arial"/>
        </w:rPr>
        <w:t>vocal identity signals to overcome</w:t>
      </w:r>
      <w:r w:rsidR="00C30DDB" w:rsidRPr="00C96D0E">
        <w:rPr>
          <w:rFonts w:ascii="Arial" w:hAnsi="Arial" w:cs="Arial"/>
        </w:rPr>
        <w:t xml:space="preserve"> limitations posed by naturalistic data </w:t>
      </w:r>
      <w:r w:rsidR="00C30DDB" w:rsidRPr="00C96D0E">
        <w:rPr>
          <w:rFonts w:ascii="Arial" w:hAnsi="Arial" w:cs="Arial"/>
        </w:rPr>
        <w:lastRenderedPageBreak/>
        <w:t xml:space="preserve">collection. </w:t>
      </w:r>
      <w:r w:rsidR="009E13F0" w:rsidRPr="00C96D0E">
        <w:rPr>
          <w:rFonts w:ascii="Arial" w:hAnsi="Arial" w:cs="Arial"/>
        </w:rPr>
        <w:t xml:space="preserve">Synthetic vocalizations have been </w:t>
      </w:r>
      <w:r w:rsidR="00DA4870">
        <w:rPr>
          <w:rFonts w:ascii="Arial" w:hAnsi="Arial" w:cs="Arial"/>
        </w:rPr>
        <w:t xml:space="preserve">successfully </w:t>
      </w:r>
      <w:r w:rsidR="009E13F0" w:rsidRPr="00C96D0E">
        <w:rPr>
          <w:rFonts w:ascii="Arial" w:hAnsi="Arial" w:cs="Arial"/>
        </w:rPr>
        <w:t>leveraged to disseminate new computational bioacoustics pipelines (</w:t>
      </w:r>
      <w:r w:rsidR="009E13F0" w:rsidRPr="009E211A">
        <w:rPr>
          <w:rFonts w:ascii="Arial" w:hAnsi="Arial" w:cs="Arial"/>
          <w:highlight w:val="yellow"/>
        </w:rPr>
        <w:t>CITE</w:t>
      </w:r>
      <w:r w:rsidR="0057751F">
        <w:rPr>
          <w:rFonts w:ascii="Arial" w:hAnsi="Arial" w:cs="Arial"/>
        </w:rPr>
        <w:t xml:space="preserve"> Keen et al. 2021</w:t>
      </w:r>
      <w:r w:rsidR="009E13F0" w:rsidRPr="00C96D0E">
        <w:rPr>
          <w:rFonts w:ascii="Arial" w:hAnsi="Arial" w:cs="Arial"/>
        </w:rPr>
        <w:t xml:space="preserve">), </w:t>
      </w:r>
      <w:r w:rsidR="00993BB7" w:rsidRPr="00C96D0E">
        <w:rPr>
          <w:rFonts w:ascii="Arial" w:hAnsi="Arial" w:cs="Arial"/>
        </w:rPr>
        <w:t xml:space="preserve">and </w:t>
      </w:r>
      <w:r w:rsidR="009E13F0" w:rsidRPr="00C96D0E">
        <w:rPr>
          <w:rFonts w:ascii="Arial" w:hAnsi="Arial" w:cs="Arial"/>
        </w:rPr>
        <w:t>to validate biological inferences returned by such pipelines</w:t>
      </w:r>
      <w:r w:rsidR="00187D04" w:rsidRPr="00C96D0E">
        <w:rPr>
          <w:rFonts w:ascii="Arial" w:hAnsi="Arial" w:cs="Arial"/>
        </w:rPr>
        <w:t xml:space="preserve">, </w:t>
      </w:r>
      <w:r w:rsidR="00993BB7" w:rsidRPr="00C96D0E">
        <w:rPr>
          <w:rFonts w:ascii="Arial" w:hAnsi="Arial" w:cs="Arial"/>
        </w:rPr>
        <w:t xml:space="preserve">including testing </w:t>
      </w:r>
      <w:r w:rsidR="001006D6" w:rsidRPr="00C96D0E">
        <w:rPr>
          <w:rFonts w:ascii="Arial" w:hAnsi="Arial" w:cs="Arial"/>
        </w:rPr>
        <w:t>which analytic</w:t>
      </w:r>
      <w:r w:rsidR="00993BB7" w:rsidRPr="00C96D0E">
        <w:rPr>
          <w:rFonts w:ascii="Arial" w:hAnsi="Arial" w:cs="Arial"/>
        </w:rPr>
        <w:t>al</w:t>
      </w:r>
      <w:r w:rsidR="001006D6" w:rsidRPr="00C96D0E">
        <w:rPr>
          <w:rFonts w:ascii="Arial" w:hAnsi="Arial" w:cs="Arial"/>
        </w:rPr>
        <w:t xml:space="preserve"> tools </w:t>
      </w:r>
      <w:r w:rsidR="00993BB7" w:rsidRPr="00C96D0E">
        <w:rPr>
          <w:rFonts w:ascii="Arial" w:hAnsi="Arial" w:cs="Arial"/>
        </w:rPr>
        <w:t>best quantify</w:t>
      </w:r>
      <w:r w:rsidR="001006D6" w:rsidRPr="00C96D0E">
        <w:rPr>
          <w:rFonts w:ascii="Arial" w:hAnsi="Arial" w:cs="Arial"/>
        </w:rPr>
        <w:t xml:space="preserve"> complexity </w:t>
      </w:r>
      <w:r w:rsidR="00993BB7" w:rsidRPr="00C96D0E">
        <w:rPr>
          <w:rFonts w:ascii="Arial" w:hAnsi="Arial" w:cs="Arial"/>
        </w:rPr>
        <w:t>in</w:t>
      </w:r>
      <w:r w:rsidR="001006D6" w:rsidRPr="00C96D0E">
        <w:rPr>
          <w:rFonts w:ascii="Arial" w:hAnsi="Arial" w:cs="Arial"/>
        </w:rPr>
        <w:t xml:space="preserve"> animal vocal sequences </w:t>
      </w:r>
      <w:r w:rsidR="001006D6" w:rsidRPr="00C96D0E">
        <w:rPr>
          <w:rFonts w:ascii="Arial" w:hAnsi="Arial" w:cs="Arial"/>
        </w:rPr>
        <w:fldChar w:fldCharType="begin"/>
      </w:r>
      <w:r w:rsidR="00F07E83">
        <w:rPr>
          <w:rFonts w:ascii="Arial" w:hAnsi="Arial" w:cs="Arial"/>
        </w:rPr>
        <w:instrText xml:space="preserve"> ADDIN ZOTERO_ITEM CSL_CITATION {"citationID":"hl2pTnSp","properties":{"formattedCitation":"(25)","plainCitation":"(25)","noteIndex":0},"citationItems":[{"id":2631,"uris":["http://zotero.org/groups/5786507/items/WJJ2WCSZ"],"itemData":{"id":2631,"type":"article-journal","abstract":"Many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1006D6" w:rsidRPr="00C96D0E">
        <w:rPr>
          <w:rFonts w:ascii="Arial" w:hAnsi="Arial" w:cs="Arial"/>
        </w:rPr>
        <w:fldChar w:fldCharType="separate"/>
      </w:r>
      <w:r w:rsidR="00FF3DC3" w:rsidRPr="00FF3DC3">
        <w:rPr>
          <w:rFonts w:ascii="Arial" w:hAnsi="Arial" w:cs="Arial"/>
        </w:rPr>
        <w:t>(25)</w:t>
      </w:r>
      <w:r w:rsidR="001006D6" w:rsidRPr="00C96D0E">
        <w:rPr>
          <w:rFonts w:ascii="Arial" w:hAnsi="Arial" w:cs="Arial"/>
        </w:rPr>
        <w:fldChar w:fldCharType="end"/>
      </w:r>
      <w:r w:rsidR="001006D6" w:rsidRPr="00C96D0E">
        <w:rPr>
          <w:rFonts w:ascii="Arial" w:hAnsi="Arial" w:cs="Arial"/>
        </w:rPr>
        <w:t xml:space="preserve"> </w:t>
      </w:r>
      <w:r w:rsidR="004B0BF2" w:rsidRPr="00C96D0E">
        <w:rPr>
          <w:rFonts w:ascii="Arial" w:hAnsi="Arial" w:cs="Arial"/>
        </w:rPr>
        <w:t xml:space="preserve">and </w:t>
      </w:r>
      <w:r w:rsidR="001006D6" w:rsidRPr="00C96D0E">
        <w:rPr>
          <w:rFonts w:ascii="Arial" w:hAnsi="Arial" w:cs="Arial"/>
        </w:rPr>
        <w:t>validat</w:t>
      </w:r>
      <w:r w:rsidR="004B0BF2" w:rsidRPr="00C96D0E">
        <w:rPr>
          <w:rFonts w:ascii="Arial" w:hAnsi="Arial" w:cs="Arial"/>
        </w:rPr>
        <w:t>ing</w:t>
      </w:r>
      <w:r w:rsidR="001006D6" w:rsidRPr="00C96D0E">
        <w:rPr>
          <w:rFonts w:ascii="Arial" w:hAnsi="Arial" w:cs="Arial"/>
        </w:rPr>
        <w:t xml:space="preserve"> new methods for calculating and quantifying acoustic structure </w:t>
      </w:r>
      <w:r w:rsidR="001006D6" w:rsidRPr="00C96D0E">
        <w:rPr>
          <w:rFonts w:ascii="Arial" w:hAnsi="Arial" w:cs="Arial"/>
        </w:rPr>
        <w:fldChar w:fldCharType="begin"/>
      </w:r>
      <w:r w:rsidR="00F07E83">
        <w:rPr>
          <w:rFonts w:ascii="Arial" w:hAnsi="Arial" w:cs="Arial"/>
        </w:rPr>
        <w:instrText xml:space="preserve"> ADDIN ZOTERO_ITEM CSL_CITATION {"citationID":"dqL4UsV2","properties":{"formattedCitation":"(26,27)","plainCitation":"(26,27)","noteIndex":0},"citationItems":[{"id":2624,"uris":["http://zotero.org/groups/5786507/items/ZECAX5J9"],"itemData":{"id":2624,"type":"article-journal","abstract":"Assessing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F."},{"family":"Araya-Salas","given":"Marcelo"}],"issued":{"date-parts":[["2021"]]}}},{"id":2622,"uris":["http://zotero.org/groups/5786507/items/F9NHL8ST"],"itemData":{"id":2622,"type":"article-journal","abstract":"Birdsong is an important signal in mate attraction and territorial defence. Quantifying the complexity of these songs can shed light on individual fitness, sexual selection and behaviour. Several techniques have been used to quantify song complexity and be broadly categorized into measures of sequential variations and measures of diversity. However, these methods are unable to account for important acoustic features like the frequency bandwidth and the variety in the spectro-temporal shape of notes which are an integral part of these vocal signals. This study proposes a new complexity method that considers intra-song note variability and calculates a weighted index for birdsongs using spectral cross-correlation. We first compared previously described methods to understand their advantages and limitations based on the factors that would affect the complexity of songs. We then developed a new method, Note Variability Index (NVI), which incorporates the spectral features of notes to quantify complexity. This method alleviates the need for manual classification of notes that can be error-prone. We used spectrogram cross-correlation to compare notes within a song and used the output values to quantify song complexity. To evaluate the efficacy of the new method, we generated synthetic songs to caricature extremes in song complexity and compared selected conventional complexity methods along with the NVI. We provide case-specific limitations of these methods. Additionally, to examine the efficacy of this new method in real-world scenarios, we used natural birdsongs from multiple species across the globe with varying song structures to compare conventional methods with NVI. To our knowledge, NVI is the only song complexity method that captures the variation of spectro-temporal shapes of the notes in songs where the conventional methods fail to distinguish between similar song structures with different note types. Furthermore, as NVI does not need a manual classification of notes, it can be easily implemented for any type of birdsong with existing sound analysis software; it is quick, avoids the possible subjectivity in note classification and can be automated for large datasets.","container-title":"Methods in Ecology and Evolution","DOI":"10.1111/2041-210X.13765","ISSN":"2041-210X","issue":"2","language":"en","license":"© 2021 British Ecological Society","note":"_eprint: https://onlinelibrary.wiley.com/doi/pdf/10.1111/2041-210X.13765","page":"459-472","source":"Wiley Online Library","title":"Spectrogram cross-correlation can be used to measure the complexity of bird vocalizations","volume":"13","author":[{"family":"Sawant","given":"Suyash"},{"family":"Arvind","given":"Chiti"},{"family":"Joshi","given":"Viral"},{"family":"Robin","given":"V. V."}],"issued":{"date-parts":[["2022"]]}}}],"schema":"https://github.com/citation-style-language/schema/raw/master/csl-citation.json"} </w:instrText>
      </w:r>
      <w:r w:rsidR="001006D6" w:rsidRPr="00C96D0E">
        <w:rPr>
          <w:rFonts w:ascii="Arial" w:hAnsi="Arial" w:cs="Arial"/>
        </w:rPr>
        <w:fldChar w:fldCharType="separate"/>
      </w:r>
      <w:r w:rsidR="00FF3DC3" w:rsidRPr="00FF3DC3">
        <w:rPr>
          <w:rFonts w:ascii="Arial" w:hAnsi="Arial" w:cs="Arial"/>
        </w:rPr>
        <w:t>(26,27)</w:t>
      </w:r>
      <w:r w:rsidR="001006D6" w:rsidRPr="00C96D0E">
        <w:rPr>
          <w:rFonts w:ascii="Arial" w:hAnsi="Arial" w:cs="Arial"/>
        </w:rPr>
        <w:fldChar w:fldCharType="end"/>
      </w:r>
      <w:r w:rsidR="001006D6" w:rsidRPr="00C96D0E">
        <w:rPr>
          <w:rFonts w:ascii="Arial" w:hAnsi="Arial" w:cs="Arial"/>
        </w:rPr>
        <w:t xml:space="preserve">. </w:t>
      </w:r>
      <w:r w:rsidR="00F652EA" w:rsidRPr="00C96D0E">
        <w:rPr>
          <w:rFonts w:ascii="Arial" w:hAnsi="Arial" w:cs="Arial"/>
        </w:rPr>
        <w:t>In addition,</w:t>
      </w:r>
      <w:r w:rsidR="001006D6" w:rsidRPr="00C96D0E">
        <w:rPr>
          <w:rFonts w:ascii="Arial" w:hAnsi="Arial" w:cs="Arial"/>
        </w:rPr>
        <w:t xml:space="preserve"> several </w:t>
      </w:r>
      <w:r w:rsidR="00CA1819" w:rsidRPr="00C96D0E">
        <w:rPr>
          <w:rFonts w:ascii="Arial" w:hAnsi="Arial" w:cs="Arial"/>
        </w:rPr>
        <w:t xml:space="preserve">existing </w:t>
      </w:r>
      <w:r w:rsidR="00D85FA0" w:rsidRPr="00C96D0E">
        <w:rPr>
          <w:rFonts w:ascii="Arial" w:hAnsi="Arial" w:cs="Arial"/>
        </w:rPr>
        <w:t>tools</w:t>
      </w:r>
      <w:r w:rsidR="001006D6" w:rsidRPr="00C96D0E">
        <w:rPr>
          <w:rFonts w:ascii="Arial" w:hAnsi="Arial" w:cs="Arial"/>
        </w:rPr>
        <w:t xml:space="preserve"> allow researchers to create synthetic vocal</w:t>
      </w:r>
      <w:r w:rsidR="00CA1819" w:rsidRPr="00C96D0E">
        <w:rPr>
          <w:rFonts w:ascii="Arial" w:hAnsi="Arial" w:cs="Arial"/>
        </w:rPr>
        <w:t>izations</w:t>
      </w:r>
      <w:r w:rsidR="007B7AFE" w:rsidRPr="00C96D0E">
        <w:rPr>
          <w:rFonts w:ascii="Arial" w:hAnsi="Arial" w:cs="Arial"/>
        </w:rPr>
        <w:t xml:space="preserve"> and vocal sequences</w:t>
      </w:r>
      <w:r w:rsidR="00CA1819" w:rsidRPr="00C96D0E">
        <w:rPr>
          <w:rFonts w:ascii="Arial" w:hAnsi="Arial" w:cs="Arial"/>
        </w:rPr>
        <w:t xml:space="preserve">, including </w:t>
      </w:r>
      <w:r w:rsidR="006D5D70" w:rsidRPr="00C96D0E">
        <w:rPr>
          <w:rFonts w:ascii="Arial" w:hAnsi="Arial" w:cs="Arial"/>
        </w:rPr>
        <w:t xml:space="preserve">the </w:t>
      </w:r>
      <w:proofErr w:type="spellStart"/>
      <w:r w:rsidR="000C7F74" w:rsidRPr="00C96D0E">
        <w:rPr>
          <w:rFonts w:ascii="Arial" w:hAnsi="Arial" w:cs="Arial"/>
        </w:rPr>
        <w:t>seewave</w:t>
      </w:r>
      <w:proofErr w:type="spellEnd"/>
      <w:r w:rsidR="000C7F74" w:rsidRPr="00C96D0E">
        <w:rPr>
          <w:rFonts w:ascii="Arial" w:hAnsi="Arial" w:cs="Arial"/>
        </w:rPr>
        <w:t xml:space="preserve">, </w:t>
      </w:r>
      <w:proofErr w:type="spellStart"/>
      <w:r w:rsidR="000C7F74" w:rsidRPr="00C96D0E">
        <w:rPr>
          <w:rFonts w:ascii="Arial" w:hAnsi="Arial" w:cs="Arial"/>
        </w:rPr>
        <w:t>warbleR</w:t>
      </w:r>
      <w:proofErr w:type="spellEnd"/>
      <w:r w:rsidR="000C7F74" w:rsidRPr="00C96D0E">
        <w:rPr>
          <w:rFonts w:ascii="Arial" w:hAnsi="Arial" w:cs="Arial"/>
        </w:rPr>
        <w:t>, and</w:t>
      </w:r>
      <w:r w:rsidR="001006D6" w:rsidRPr="00C96D0E">
        <w:rPr>
          <w:rFonts w:ascii="Arial" w:hAnsi="Arial" w:cs="Arial"/>
        </w:rPr>
        <w:t xml:space="preserve"> </w:t>
      </w:r>
      <w:proofErr w:type="spellStart"/>
      <w:r w:rsidR="001006D6" w:rsidRPr="00C96D0E">
        <w:rPr>
          <w:rFonts w:ascii="Arial" w:hAnsi="Arial" w:cs="Arial"/>
        </w:rPr>
        <w:t>soundgen</w:t>
      </w:r>
      <w:proofErr w:type="spellEnd"/>
      <w:r w:rsidR="000C7F74" w:rsidRPr="00C96D0E">
        <w:rPr>
          <w:rFonts w:ascii="Arial" w:hAnsi="Arial" w:cs="Arial"/>
        </w:rPr>
        <w:t xml:space="preserve"> R packages</w:t>
      </w:r>
      <w:r w:rsidR="009E211A">
        <w:rPr>
          <w:rFonts w:ascii="Arial" w:hAnsi="Arial" w:cs="Arial"/>
        </w:rPr>
        <w:t xml:space="preserve"> </w:t>
      </w:r>
      <w:r w:rsidR="009E211A">
        <w:rPr>
          <w:rFonts w:ascii="Arial" w:hAnsi="Arial" w:cs="Arial"/>
        </w:rPr>
        <w:fldChar w:fldCharType="begin"/>
      </w:r>
      <w:r w:rsidR="00F07E83">
        <w:rPr>
          <w:rFonts w:ascii="Arial" w:hAnsi="Arial" w:cs="Arial"/>
        </w:rPr>
        <w:instrText xml:space="preserve"> ADDIN ZOTERO_ITEM CSL_CITATION {"citationID":"WhhzJw57","properties":{"formattedCitation":"(23,28,29)","plainCitation":"(23,28,29)","noteIndex":0},"citationItems":[{"id":26071,"uris":["http://zotero.org/groups/5786507/items/9FR7DCSI"],"itemData":{"id":26071,"type":"article-journal","abstract":"Voice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vocalizations","title-short":"Soundgen","volume":"51","author":[{"family":"Anikin","given":"Andrey"}],"issued":{"date-parts":[["2019",4,1]]}}},{"id":26075,"uris":["http://zotero.org/groups/5786507/items/SINYAVQQ"],"itemData":{"id":26075,"type":"article-journal","abstract":"We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1,1]]}}},{"id":26076,"uris":["http://zotero.org/groups/5786507/items/KSAJINRD"],"itemData":{"id":26076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9E211A">
        <w:rPr>
          <w:rFonts w:ascii="Arial" w:hAnsi="Arial" w:cs="Arial"/>
        </w:rPr>
        <w:fldChar w:fldCharType="separate"/>
      </w:r>
      <w:r w:rsidR="00FF3DC3" w:rsidRPr="00FF3DC3">
        <w:rPr>
          <w:rFonts w:ascii="Arial" w:hAnsi="Arial" w:cs="Arial"/>
        </w:rPr>
        <w:t>(23,28,29)</w:t>
      </w:r>
      <w:r w:rsidR="009E211A">
        <w:rPr>
          <w:rFonts w:ascii="Arial" w:hAnsi="Arial" w:cs="Arial"/>
        </w:rPr>
        <w:fldChar w:fldCharType="end"/>
      </w:r>
      <w:r w:rsidR="001006D6" w:rsidRPr="00C96D0E">
        <w:rPr>
          <w:rFonts w:ascii="Arial" w:hAnsi="Arial" w:cs="Arial"/>
        </w:rPr>
        <w:t xml:space="preserve">. An underused function of these </w:t>
      </w:r>
      <w:r w:rsidR="0064262C" w:rsidRPr="00C96D0E">
        <w:rPr>
          <w:rFonts w:ascii="Arial" w:hAnsi="Arial" w:cs="Arial"/>
        </w:rPr>
        <w:t>tools</w:t>
      </w:r>
      <w:r w:rsidR="001006D6" w:rsidRPr="00C96D0E">
        <w:rPr>
          <w:rFonts w:ascii="Arial" w:hAnsi="Arial" w:cs="Arial"/>
        </w:rPr>
        <w:t xml:space="preserve"> in animal communication</w:t>
      </w:r>
      <w:r w:rsidR="00406198" w:rsidRPr="00C96D0E">
        <w:rPr>
          <w:rFonts w:ascii="Arial" w:hAnsi="Arial" w:cs="Arial"/>
        </w:rPr>
        <w:t xml:space="preserve"> research</w:t>
      </w:r>
      <w:r w:rsidR="001006D6" w:rsidRPr="00C96D0E">
        <w:rPr>
          <w:rFonts w:ascii="Arial" w:hAnsi="Arial" w:cs="Arial"/>
        </w:rPr>
        <w:t xml:space="preserve"> is that they provide researchers with the ability to manipulate information in synthetic </w:t>
      </w:r>
      <w:r w:rsidR="001B46D2" w:rsidRPr="00C96D0E">
        <w:rPr>
          <w:rFonts w:ascii="Arial" w:hAnsi="Arial" w:cs="Arial"/>
        </w:rPr>
        <w:t>vocalizations</w:t>
      </w:r>
      <w:r w:rsidR="001006D6" w:rsidRPr="00C96D0E">
        <w:rPr>
          <w:rFonts w:ascii="Arial" w:hAnsi="Arial" w:cs="Arial"/>
        </w:rPr>
        <w:t xml:space="preserve"> to specifically study the types </w:t>
      </w:r>
      <w:r w:rsidR="00392446" w:rsidRPr="00C96D0E">
        <w:rPr>
          <w:rFonts w:ascii="Arial" w:hAnsi="Arial" w:cs="Arial"/>
        </w:rPr>
        <w:t>of</w:t>
      </w:r>
      <w:r w:rsidR="001006D6" w:rsidRPr="00C96D0E">
        <w:rPr>
          <w:rFonts w:ascii="Arial" w:hAnsi="Arial" w:cs="Arial"/>
        </w:rPr>
        <w:t xml:space="preserve"> information encoded in a signal, how much information is encoded, and where </w:t>
      </w:r>
      <w:r w:rsidR="00CC4AB6" w:rsidRPr="00C96D0E">
        <w:rPr>
          <w:rFonts w:ascii="Arial" w:hAnsi="Arial" w:cs="Arial"/>
        </w:rPr>
        <w:t>such</w:t>
      </w:r>
      <w:r w:rsidR="001006D6" w:rsidRPr="00C96D0E">
        <w:rPr>
          <w:rFonts w:ascii="Arial" w:hAnsi="Arial" w:cs="Arial"/>
        </w:rPr>
        <w:t xml:space="preserve"> information is encoded</w:t>
      </w:r>
      <w:r w:rsidR="007D2B69" w:rsidRPr="00C96D0E">
        <w:rPr>
          <w:rFonts w:ascii="Arial" w:hAnsi="Arial" w:cs="Arial"/>
        </w:rPr>
        <w:t>, and how well such patterns of information encoding can be detected with different analytical tools</w:t>
      </w:r>
      <w:r w:rsidR="001006D6" w:rsidRPr="00C96D0E">
        <w:rPr>
          <w:rFonts w:ascii="Arial" w:hAnsi="Arial" w:cs="Arial"/>
        </w:rPr>
        <w:t xml:space="preserve">. </w:t>
      </w:r>
      <w:r w:rsidR="00BB4F2B" w:rsidRPr="00C96D0E">
        <w:rPr>
          <w:rFonts w:ascii="Arial" w:hAnsi="Arial" w:cs="Arial"/>
        </w:rPr>
        <w:t xml:space="preserve">For instance, the </w:t>
      </w:r>
      <w:proofErr w:type="spellStart"/>
      <w:r w:rsidR="00BB4F2B" w:rsidRPr="00C96D0E">
        <w:rPr>
          <w:rFonts w:ascii="Arial" w:hAnsi="Arial" w:cs="Arial"/>
        </w:rPr>
        <w:t>soundgen</w:t>
      </w:r>
      <w:proofErr w:type="spellEnd"/>
      <w:r w:rsidR="00BB4F2B" w:rsidRPr="00C96D0E">
        <w:rPr>
          <w:rFonts w:ascii="Arial" w:hAnsi="Arial" w:cs="Arial"/>
        </w:rPr>
        <w:t xml:space="preserve"> package facilitates diverse types of information encoding that have successfully been used to understand dynamic </w:t>
      </w:r>
      <w:r w:rsidR="001B395A" w:rsidRPr="00C96D0E">
        <w:rPr>
          <w:rFonts w:ascii="Arial" w:hAnsi="Arial" w:cs="Arial"/>
        </w:rPr>
        <w:t>information encoding in formant structures produced during human speech (</w:t>
      </w:r>
      <w:r w:rsidR="001B395A" w:rsidRPr="009D550F">
        <w:rPr>
          <w:rFonts w:ascii="Arial" w:hAnsi="Arial" w:cs="Arial"/>
          <w:highlight w:val="yellow"/>
        </w:rPr>
        <w:t>CITE</w:t>
      </w:r>
      <w:r w:rsidR="00924AF1">
        <w:rPr>
          <w:rFonts w:ascii="Arial" w:hAnsi="Arial" w:cs="Arial"/>
        </w:rPr>
        <w:t xml:space="preserve"> Anikin et al 2022</w:t>
      </w:r>
      <w:r w:rsidR="001B395A" w:rsidRPr="00C96D0E">
        <w:rPr>
          <w:rFonts w:ascii="Arial" w:hAnsi="Arial" w:cs="Arial"/>
        </w:rPr>
        <w:t xml:space="preserve">). </w:t>
      </w:r>
      <w:r w:rsidR="00BB61F7" w:rsidRPr="00C96D0E">
        <w:rPr>
          <w:rFonts w:ascii="Arial" w:hAnsi="Arial" w:cs="Arial"/>
        </w:rPr>
        <w:t xml:space="preserve">Our </w:t>
      </w:r>
      <w:r w:rsidR="00F771A6" w:rsidRPr="00C96D0E">
        <w:rPr>
          <w:rFonts w:ascii="Arial" w:hAnsi="Arial" w:cs="Arial"/>
        </w:rPr>
        <w:t>tool</w:t>
      </w:r>
      <w:r w:rsidR="00BB61F7" w:rsidRPr="00C96D0E">
        <w:rPr>
          <w:rFonts w:ascii="Arial" w:hAnsi="Arial" w:cs="Arial"/>
        </w:rPr>
        <w:t xml:space="preserve"> </w:t>
      </w:r>
      <w:r w:rsidR="00A10FEA" w:rsidRPr="00C96D0E">
        <w:rPr>
          <w:rFonts w:ascii="Arial" w:hAnsi="Arial" w:cs="Arial"/>
        </w:rPr>
        <w:t>complements</w:t>
      </w:r>
      <w:r w:rsidR="00BB61F7" w:rsidRPr="00C96D0E">
        <w:rPr>
          <w:rFonts w:ascii="Arial" w:hAnsi="Arial" w:cs="Arial"/>
        </w:rPr>
        <w:t xml:space="preserve"> </w:t>
      </w:r>
      <w:r w:rsidR="00A10FEA" w:rsidRPr="00C96D0E">
        <w:rPr>
          <w:rFonts w:ascii="Arial" w:hAnsi="Arial" w:cs="Arial"/>
        </w:rPr>
        <w:t xml:space="preserve">existing </w:t>
      </w:r>
      <w:r w:rsidR="00BB61F7" w:rsidRPr="00C96D0E">
        <w:rPr>
          <w:rFonts w:ascii="Arial" w:hAnsi="Arial" w:cs="Arial"/>
        </w:rPr>
        <w:t>to</w:t>
      </w:r>
      <w:r w:rsidR="00A10FEA" w:rsidRPr="00C96D0E">
        <w:rPr>
          <w:rFonts w:ascii="Arial" w:hAnsi="Arial" w:cs="Arial"/>
        </w:rPr>
        <w:t xml:space="preserve">ols by providing a solution for encoding </w:t>
      </w:r>
      <w:r w:rsidR="006B150D" w:rsidRPr="00C96D0E">
        <w:rPr>
          <w:rFonts w:ascii="Arial" w:hAnsi="Arial" w:cs="Arial"/>
        </w:rPr>
        <w:t xml:space="preserve">identity </w:t>
      </w:r>
      <w:r w:rsidR="00A10FEA" w:rsidRPr="00C96D0E">
        <w:rPr>
          <w:rFonts w:ascii="Arial" w:hAnsi="Arial" w:cs="Arial"/>
        </w:rPr>
        <w:t>information</w:t>
      </w:r>
      <w:r w:rsidR="006B150D" w:rsidRPr="00C96D0E">
        <w:rPr>
          <w:rFonts w:ascii="Arial" w:hAnsi="Arial" w:cs="Arial"/>
        </w:rPr>
        <w:t xml:space="preserve"> across social levels in frequency modulation patterns</w:t>
      </w:r>
      <w:r w:rsidR="007E2218" w:rsidRPr="00C96D0E">
        <w:rPr>
          <w:rFonts w:ascii="Arial" w:hAnsi="Arial" w:cs="Arial"/>
        </w:rPr>
        <w:t>, one acoustic feature widely considered to be modified by vertebrates that are capable of vocal production learning (</w:t>
      </w:r>
      <w:r w:rsidR="007E2218" w:rsidRPr="009D550F">
        <w:rPr>
          <w:rFonts w:ascii="Arial" w:hAnsi="Arial" w:cs="Arial"/>
          <w:highlight w:val="yellow"/>
        </w:rPr>
        <w:t>CITE</w:t>
      </w:r>
      <w:r w:rsidR="008E0D4E">
        <w:rPr>
          <w:rFonts w:ascii="Arial" w:hAnsi="Arial" w:cs="Arial"/>
        </w:rPr>
        <w:t xml:space="preserve"> Janik &amp; Slater 2000</w:t>
      </w:r>
      <w:r w:rsidR="007E2218" w:rsidRPr="00C96D0E">
        <w:rPr>
          <w:rFonts w:ascii="Arial" w:hAnsi="Arial" w:cs="Arial"/>
        </w:rPr>
        <w:t>)</w:t>
      </w:r>
      <w:r w:rsidR="006B150D" w:rsidRPr="00C96D0E">
        <w:rPr>
          <w:rFonts w:ascii="Arial" w:hAnsi="Arial" w:cs="Arial"/>
        </w:rPr>
        <w:t>.</w:t>
      </w:r>
      <w:r w:rsidR="00A10FEA" w:rsidRPr="00C96D0E">
        <w:rPr>
          <w:rFonts w:ascii="Arial" w:hAnsi="Arial" w:cs="Arial"/>
        </w:rPr>
        <w:t xml:space="preserve"> </w:t>
      </w:r>
      <w:r w:rsidR="00B1694A">
        <w:rPr>
          <w:rFonts w:ascii="Arial" w:hAnsi="Arial" w:cs="Arial"/>
        </w:rPr>
        <w:t>In addition, our tool facilitates generating synthetic vocal identity signals with controlled information encoding in frequency modulation patterns that can be used in empirical experiments. Researchers have successfully used synthetic vocalizations, and manipulat</w:t>
      </w:r>
      <w:r w:rsidR="00C40916">
        <w:rPr>
          <w:rFonts w:ascii="Arial" w:hAnsi="Arial" w:cs="Arial"/>
        </w:rPr>
        <w:t xml:space="preserve">ions of </w:t>
      </w:r>
      <w:r w:rsidR="00B1694A">
        <w:rPr>
          <w:rFonts w:ascii="Arial" w:hAnsi="Arial" w:cs="Arial"/>
        </w:rPr>
        <w:t>acoustic structures</w:t>
      </w:r>
      <w:r w:rsidR="006B16AD">
        <w:rPr>
          <w:rFonts w:ascii="Arial" w:hAnsi="Arial" w:cs="Arial"/>
        </w:rPr>
        <w:t xml:space="preserve"> in synthetic signals</w:t>
      </w:r>
      <w:r w:rsidR="00B1694A">
        <w:rPr>
          <w:rFonts w:ascii="Arial" w:hAnsi="Arial" w:cs="Arial"/>
        </w:rPr>
        <w:t xml:space="preserve">, to make discoveries about the types of </w:t>
      </w:r>
      <w:r w:rsidR="0007542C">
        <w:rPr>
          <w:rFonts w:ascii="Arial" w:hAnsi="Arial" w:cs="Arial"/>
        </w:rPr>
        <w:t xml:space="preserve">identity </w:t>
      </w:r>
      <w:r w:rsidR="00B1694A">
        <w:rPr>
          <w:rFonts w:ascii="Arial" w:hAnsi="Arial" w:cs="Arial"/>
        </w:rPr>
        <w:t xml:space="preserve">information </w:t>
      </w:r>
      <w:r w:rsidR="000B4669">
        <w:rPr>
          <w:rFonts w:ascii="Arial" w:hAnsi="Arial" w:cs="Arial"/>
        </w:rPr>
        <w:t xml:space="preserve">in vocal </w:t>
      </w:r>
      <w:r w:rsidR="000B4669">
        <w:rPr>
          <w:rFonts w:ascii="Arial" w:hAnsi="Arial" w:cs="Arial"/>
        </w:rPr>
        <w:lastRenderedPageBreak/>
        <w:t xml:space="preserve">signals </w:t>
      </w:r>
      <w:r w:rsidR="00B1694A">
        <w:rPr>
          <w:rFonts w:ascii="Arial" w:hAnsi="Arial" w:cs="Arial"/>
        </w:rPr>
        <w:t>that receivers</w:t>
      </w:r>
      <w:r w:rsidR="000B4669">
        <w:rPr>
          <w:rFonts w:ascii="Arial" w:hAnsi="Arial" w:cs="Arial"/>
        </w:rPr>
        <w:t xml:space="preserve"> use for social recognition</w:t>
      </w:r>
      <w:r w:rsidR="00B1694A">
        <w:rPr>
          <w:rFonts w:ascii="Arial" w:hAnsi="Arial" w:cs="Arial"/>
        </w:rPr>
        <w:t xml:space="preserve"> (</w:t>
      </w:r>
      <w:r w:rsidR="00B1694A" w:rsidRPr="009D550F">
        <w:rPr>
          <w:rFonts w:ascii="Arial" w:hAnsi="Arial" w:cs="Arial"/>
          <w:highlight w:val="yellow"/>
        </w:rPr>
        <w:t>CITE</w:t>
      </w:r>
      <w:r w:rsidR="00280611">
        <w:rPr>
          <w:rFonts w:ascii="Arial" w:hAnsi="Arial" w:cs="Arial"/>
        </w:rPr>
        <w:t xml:space="preserve"> </w:t>
      </w:r>
      <w:proofErr w:type="spellStart"/>
      <w:r w:rsidR="00280611">
        <w:rPr>
          <w:rFonts w:ascii="Arial" w:hAnsi="Arial" w:cs="Arial"/>
        </w:rPr>
        <w:t>Jouventin</w:t>
      </w:r>
      <w:proofErr w:type="spellEnd"/>
      <w:r w:rsidR="00280611">
        <w:rPr>
          <w:rFonts w:ascii="Arial" w:hAnsi="Arial" w:cs="Arial"/>
        </w:rPr>
        <w:t xml:space="preserve"> &amp; Aubin 2002, King &amp; Janik 2013</w:t>
      </w:r>
      <w:r w:rsidR="00B1694A">
        <w:rPr>
          <w:rFonts w:ascii="Arial" w:hAnsi="Arial" w:cs="Arial"/>
        </w:rPr>
        <w:t>).</w:t>
      </w:r>
    </w:p>
    <w:p w14:paraId="28FBC267" w14:textId="4CA09A46" w:rsidR="008C5450" w:rsidRPr="00E449E0" w:rsidRDefault="006437E7" w:rsidP="00C82E26">
      <w:pPr>
        <w:spacing w:line="480" w:lineRule="auto"/>
        <w:rPr>
          <w:rFonts w:ascii="Arial" w:hAnsi="Arial" w:cs="Arial"/>
        </w:rPr>
      </w:pPr>
      <w:r>
        <w:rPr>
          <w:rFonts w:ascii="Arial" w:hAnsi="Arial" w:cs="Arial"/>
        </w:rPr>
        <w:tab/>
      </w:r>
      <w:r w:rsidR="0099694D">
        <w:rPr>
          <w:rFonts w:ascii="Arial" w:hAnsi="Arial" w:cs="Arial"/>
        </w:rPr>
        <w:t>After developing</w:t>
      </w:r>
      <w:r w:rsidR="00BE154C">
        <w:rPr>
          <w:rFonts w:ascii="Arial" w:hAnsi="Arial" w:cs="Arial"/>
        </w:rPr>
        <w:t xml:space="preserve"> </w:t>
      </w:r>
      <w:r w:rsidR="0099694D">
        <w:rPr>
          <w:rFonts w:ascii="Arial" w:hAnsi="Arial" w:cs="Arial"/>
        </w:rPr>
        <w:t xml:space="preserve">this </w:t>
      </w:r>
      <w:r w:rsidR="00BE154C">
        <w:rPr>
          <w:rFonts w:ascii="Arial" w:hAnsi="Arial" w:cs="Arial"/>
        </w:rPr>
        <w:t xml:space="preserve">new pipeline, </w:t>
      </w:r>
      <w:r w:rsidR="0099694D">
        <w:rPr>
          <w:rFonts w:ascii="Arial" w:hAnsi="Arial" w:cs="Arial"/>
        </w:rPr>
        <w:t>we</w:t>
      </w:r>
      <w:r w:rsidR="006E23E0" w:rsidRPr="00C96D0E">
        <w:rPr>
          <w:rFonts w:ascii="Arial" w:hAnsi="Arial" w:cs="Arial"/>
        </w:rPr>
        <w:t xml:space="preserve"> performed simulation experiments to te</w:t>
      </w:r>
      <w:r w:rsidR="006E23E0" w:rsidRPr="00E449E0">
        <w:rPr>
          <w:rFonts w:ascii="Arial" w:hAnsi="Arial" w:cs="Arial"/>
        </w:rPr>
        <w:t xml:space="preserve">st the rigor of </w:t>
      </w:r>
      <w:r w:rsidR="0099694D">
        <w:rPr>
          <w:rFonts w:ascii="Arial" w:hAnsi="Arial" w:cs="Arial"/>
        </w:rPr>
        <w:t xml:space="preserve">identity </w:t>
      </w:r>
      <w:r w:rsidR="006E23E0" w:rsidRPr="00E449E0">
        <w:rPr>
          <w:rFonts w:ascii="Arial" w:hAnsi="Arial" w:cs="Arial"/>
        </w:rPr>
        <w:t>information detection</w:t>
      </w:r>
      <w:r w:rsidR="006F7521">
        <w:rPr>
          <w:rFonts w:ascii="Arial" w:hAnsi="Arial" w:cs="Arial"/>
        </w:rPr>
        <w:t xml:space="preserve"> with</w:t>
      </w:r>
      <w:r w:rsidR="006E23E0" w:rsidRPr="00E449E0">
        <w:rPr>
          <w:rFonts w:ascii="Arial" w:hAnsi="Arial" w:cs="Arial"/>
        </w:rPr>
        <w:t xml:space="preserve"> computational pipelines that rely on traditional bioacoustics tools. Through these experiments, we found that we could significantly detect identity information with high accuracy when such information was encoded at one social level only compared to another. </w:t>
      </w:r>
      <w:r w:rsidR="00842532">
        <w:rPr>
          <w:rFonts w:ascii="Arial" w:hAnsi="Arial" w:cs="Arial"/>
        </w:rPr>
        <w:t xml:space="preserve">We reached this conclusion </w:t>
      </w:r>
      <w:r w:rsidR="00A73C46">
        <w:rPr>
          <w:rFonts w:ascii="Arial" w:hAnsi="Arial" w:cs="Arial"/>
        </w:rPr>
        <w:t xml:space="preserve">in two ways: first, by analyzing the different representations of synthetic vocalizations facilitated by our pipeline, and second, by computing effect sizes </w:t>
      </w:r>
      <w:r w:rsidR="00BA5CC6">
        <w:rPr>
          <w:rFonts w:ascii="Arial" w:hAnsi="Arial" w:cs="Arial"/>
        </w:rPr>
        <w:t>to detect the statistical significance of information detection across our experimental treatments</w:t>
      </w:r>
      <w:r w:rsidR="00A73C46">
        <w:rPr>
          <w:rFonts w:ascii="Arial" w:hAnsi="Arial" w:cs="Arial"/>
        </w:rPr>
        <w:t xml:space="preserve">. </w:t>
      </w:r>
      <w:r w:rsidR="00BA5CC6">
        <w:rPr>
          <w:rFonts w:ascii="Arial" w:hAnsi="Arial" w:cs="Arial"/>
        </w:rPr>
        <w:t>First, our</w:t>
      </w:r>
      <w:r w:rsidR="006F7557" w:rsidRPr="00C96D0E">
        <w:rPr>
          <w:rFonts w:ascii="Arial" w:hAnsi="Arial" w:cs="Arial"/>
        </w:rPr>
        <w:t xml:space="preserve"> </w:t>
      </w:r>
      <w:r w:rsidR="008C5450" w:rsidRPr="00C96D0E">
        <w:rPr>
          <w:rFonts w:ascii="Arial" w:hAnsi="Arial" w:cs="Arial"/>
        </w:rPr>
        <w:t>pipeline</w:t>
      </w:r>
      <w:r w:rsidR="006F7557" w:rsidRPr="00C96D0E">
        <w:rPr>
          <w:rFonts w:ascii="Arial" w:hAnsi="Arial" w:cs="Arial"/>
        </w:rPr>
        <w:t xml:space="preserve"> </w:t>
      </w:r>
      <w:r w:rsidR="008C5450" w:rsidRPr="00C96D0E">
        <w:rPr>
          <w:rFonts w:ascii="Arial" w:hAnsi="Arial" w:cs="Arial"/>
        </w:rPr>
        <w:t>facilitates generat</w:t>
      </w:r>
      <w:r w:rsidR="00BA5CC6">
        <w:rPr>
          <w:rFonts w:ascii="Arial" w:hAnsi="Arial" w:cs="Arial"/>
        </w:rPr>
        <w:t xml:space="preserve">ing </w:t>
      </w:r>
      <w:r w:rsidR="008C5450" w:rsidRPr="00C96D0E">
        <w:rPr>
          <w:rFonts w:ascii="Arial" w:hAnsi="Arial" w:cs="Arial"/>
        </w:rPr>
        <w:t>two representations of synthetic vocalizations: character strings</w:t>
      </w:r>
      <w:r w:rsidR="0066228F">
        <w:rPr>
          <w:rFonts w:ascii="Arial" w:hAnsi="Arial" w:cs="Arial"/>
        </w:rPr>
        <w:t xml:space="preserve"> (pre-sonification)</w:t>
      </w:r>
      <w:r w:rsidR="008C5450" w:rsidRPr="00C96D0E">
        <w:rPr>
          <w:rFonts w:ascii="Arial" w:hAnsi="Arial" w:cs="Arial"/>
        </w:rPr>
        <w:t xml:space="preserve"> and audio files</w:t>
      </w:r>
      <w:r w:rsidR="0066228F">
        <w:rPr>
          <w:rFonts w:ascii="Arial" w:hAnsi="Arial" w:cs="Arial"/>
        </w:rPr>
        <w:t xml:space="preserve"> (post-sonification)</w:t>
      </w:r>
      <w:r w:rsidR="008C5450" w:rsidRPr="00C96D0E">
        <w:rPr>
          <w:rFonts w:ascii="Arial" w:hAnsi="Arial" w:cs="Arial"/>
        </w:rPr>
        <w:t xml:space="preserve">. </w:t>
      </w:r>
      <w:r w:rsidR="00442BFC">
        <w:rPr>
          <w:rFonts w:ascii="Arial" w:hAnsi="Arial" w:cs="Arial"/>
        </w:rPr>
        <w:t>By analyzing</w:t>
      </w:r>
      <w:r w:rsidR="008C5450" w:rsidRPr="00C96D0E">
        <w:rPr>
          <w:rFonts w:ascii="Arial" w:hAnsi="Arial" w:cs="Arial"/>
        </w:rPr>
        <w:t xml:space="preserve"> both </w:t>
      </w:r>
      <w:r w:rsidR="00442BFC">
        <w:rPr>
          <w:rFonts w:ascii="Arial" w:hAnsi="Arial" w:cs="Arial"/>
        </w:rPr>
        <w:t xml:space="preserve">the </w:t>
      </w:r>
      <w:r w:rsidR="008C5450" w:rsidRPr="00C96D0E">
        <w:rPr>
          <w:rFonts w:ascii="Arial" w:hAnsi="Arial" w:cs="Arial"/>
        </w:rPr>
        <w:t>character string and audio representations of synthetic vocalizations</w:t>
      </w:r>
      <w:r w:rsidR="00442BFC">
        <w:rPr>
          <w:rFonts w:ascii="Arial" w:hAnsi="Arial" w:cs="Arial"/>
        </w:rPr>
        <w:t>, we were able</w:t>
      </w:r>
      <w:r w:rsidR="008C5450" w:rsidRPr="00C96D0E">
        <w:rPr>
          <w:rFonts w:ascii="Arial" w:hAnsi="Arial" w:cs="Arial"/>
        </w:rPr>
        <w:t xml:space="preserve"> to </w:t>
      </w:r>
      <w:r w:rsidR="00442BFC">
        <w:rPr>
          <w:rFonts w:ascii="Arial" w:hAnsi="Arial" w:cs="Arial"/>
        </w:rPr>
        <w:t>determine that, after encoding</w:t>
      </w:r>
      <w:r w:rsidR="003E0915">
        <w:rPr>
          <w:rFonts w:ascii="Arial" w:hAnsi="Arial" w:cs="Arial"/>
        </w:rPr>
        <w:t xml:space="preserve"> identity information</w:t>
      </w:r>
      <w:r w:rsidR="00174BBC">
        <w:rPr>
          <w:rFonts w:ascii="Arial" w:hAnsi="Arial" w:cs="Arial"/>
        </w:rPr>
        <w:t xml:space="preserve"> </w:t>
      </w:r>
      <w:r w:rsidR="00174BBC" w:rsidRPr="00C96D0E">
        <w:rPr>
          <w:rFonts w:ascii="Arial" w:hAnsi="Arial" w:cs="Arial"/>
        </w:rPr>
        <w:t>across social levels</w:t>
      </w:r>
      <w:r w:rsidR="003E0915">
        <w:rPr>
          <w:rFonts w:ascii="Arial" w:hAnsi="Arial" w:cs="Arial"/>
        </w:rPr>
        <w:t xml:space="preserve"> in the character strings</w:t>
      </w:r>
      <w:r w:rsidR="00442BFC">
        <w:rPr>
          <w:rFonts w:ascii="Arial" w:hAnsi="Arial" w:cs="Arial"/>
        </w:rPr>
        <w:t>, we could successfully detect</w:t>
      </w:r>
      <w:r w:rsidR="00DF4A53">
        <w:rPr>
          <w:rFonts w:ascii="Arial" w:hAnsi="Arial" w:cs="Arial"/>
        </w:rPr>
        <w:t xml:space="preserve"> this</w:t>
      </w:r>
      <w:r w:rsidR="00442BFC">
        <w:rPr>
          <w:rFonts w:ascii="Arial" w:hAnsi="Arial" w:cs="Arial"/>
        </w:rPr>
        <w:t xml:space="preserve"> identity information </w:t>
      </w:r>
      <w:r w:rsidR="00174BBC">
        <w:rPr>
          <w:rFonts w:ascii="Arial" w:hAnsi="Arial" w:cs="Arial"/>
        </w:rPr>
        <w:t>in</w:t>
      </w:r>
      <w:r w:rsidR="008C5450" w:rsidRPr="00C96D0E">
        <w:rPr>
          <w:rFonts w:ascii="Arial" w:hAnsi="Arial" w:cs="Arial"/>
        </w:rPr>
        <w:t xml:space="preserve"> </w:t>
      </w:r>
      <w:r w:rsidR="00174BBC">
        <w:rPr>
          <w:rFonts w:ascii="Arial" w:hAnsi="Arial" w:cs="Arial"/>
        </w:rPr>
        <w:t>the resulting</w:t>
      </w:r>
      <w:r w:rsidR="008C5450" w:rsidRPr="00C96D0E">
        <w:rPr>
          <w:rFonts w:ascii="Arial" w:hAnsi="Arial" w:cs="Arial"/>
        </w:rPr>
        <w:t xml:space="preserve"> audio files </w:t>
      </w:r>
      <w:r w:rsidR="00685C75">
        <w:rPr>
          <w:rFonts w:ascii="Arial" w:hAnsi="Arial" w:cs="Arial"/>
        </w:rPr>
        <w:t>using</w:t>
      </w:r>
      <w:r w:rsidR="00174BBC">
        <w:rPr>
          <w:rFonts w:ascii="Arial" w:hAnsi="Arial" w:cs="Arial"/>
        </w:rPr>
        <w:t xml:space="preserve"> </w:t>
      </w:r>
      <w:r w:rsidR="00B9773E">
        <w:rPr>
          <w:rFonts w:ascii="Arial" w:hAnsi="Arial" w:cs="Arial"/>
        </w:rPr>
        <w:t>spectrographic cross-correlation,</w:t>
      </w:r>
      <w:r w:rsidR="00174BBC">
        <w:rPr>
          <w:rFonts w:ascii="Arial" w:hAnsi="Arial" w:cs="Arial"/>
        </w:rPr>
        <w:t xml:space="preserve"> a </w:t>
      </w:r>
      <w:r w:rsidR="008C5450" w:rsidRPr="00C96D0E">
        <w:rPr>
          <w:rFonts w:ascii="Arial" w:hAnsi="Arial" w:cs="Arial"/>
        </w:rPr>
        <w:t xml:space="preserve">traditional bioacoustics </w:t>
      </w:r>
      <w:r w:rsidR="00174BBC">
        <w:rPr>
          <w:rFonts w:ascii="Arial" w:hAnsi="Arial" w:cs="Arial"/>
        </w:rPr>
        <w:t>tool</w:t>
      </w:r>
      <w:r w:rsidR="008C5450" w:rsidRPr="00C96D0E">
        <w:rPr>
          <w:rFonts w:ascii="Arial" w:hAnsi="Arial" w:cs="Arial"/>
        </w:rPr>
        <w:t xml:space="preserve">. </w:t>
      </w:r>
      <w:r w:rsidR="00842532">
        <w:rPr>
          <w:rFonts w:ascii="Arial" w:hAnsi="Arial" w:cs="Arial"/>
        </w:rPr>
        <w:t>Second,</w:t>
      </w:r>
      <w:r w:rsidR="00577A9C">
        <w:rPr>
          <w:rFonts w:ascii="Arial" w:hAnsi="Arial" w:cs="Arial"/>
        </w:rPr>
        <w:t xml:space="preserve"> following our simulation experiments</w:t>
      </w:r>
      <w:r w:rsidR="009A6AF3">
        <w:rPr>
          <w:rFonts w:ascii="Arial" w:hAnsi="Arial" w:cs="Arial"/>
        </w:rPr>
        <w:t>,</w:t>
      </w:r>
      <w:r w:rsidR="00842532">
        <w:rPr>
          <w:rFonts w:ascii="Arial" w:hAnsi="Arial" w:cs="Arial"/>
        </w:rPr>
        <w:t xml:space="preserve"> we</w:t>
      </w:r>
      <w:r w:rsidR="009D1C2C" w:rsidRPr="00E449E0">
        <w:rPr>
          <w:rFonts w:ascii="Arial" w:hAnsi="Arial" w:cs="Arial"/>
        </w:rPr>
        <w:t xml:space="preserve"> c</w:t>
      </w:r>
      <w:r w:rsidR="007B0DCA">
        <w:rPr>
          <w:rFonts w:ascii="Arial" w:hAnsi="Arial" w:cs="Arial"/>
        </w:rPr>
        <w:t xml:space="preserve">omputed </w:t>
      </w:r>
      <w:r w:rsidR="009D1C2C" w:rsidRPr="00E449E0">
        <w:rPr>
          <w:rFonts w:ascii="Arial" w:hAnsi="Arial" w:cs="Arial"/>
        </w:rPr>
        <w:t xml:space="preserve">effect sizes </w:t>
      </w:r>
      <w:r w:rsidR="00695916" w:rsidRPr="00E449E0">
        <w:rPr>
          <w:rFonts w:ascii="Arial" w:hAnsi="Arial" w:cs="Arial"/>
        </w:rPr>
        <w:t>as</w:t>
      </w:r>
      <w:r w:rsidR="009D1C2C" w:rsidRPr="00E449E0">
        <w:rPr>
          <w:rFonts w:ascii="Arial" w:hAnsi="Arial" w:cs="Arial"/>
        </w:rPr>
        <w:t xml:space="preserve"> the difference in the accuracy</w:t>
      </w:r>
      <w:r w:rsidR="00F342FD" w:rsidRPr="00E449E0">
        <w:rPr>
          <w:rFonts w:ascii="Arial" w:hAnsi="Arial" w:cs="Arial"/>
        </w:rPr>
        <w:t xml:space="preserve"> of</w:t>
      </w:r>
      <w:r w:rsidR="009D1C2C" w:rsidRPr="00E449E0">
        <w:rPr>
          <w:rFonts w:ascii="Arial" w:hAnsi="Arial" w:cs="Arial"/>
        </w:rPr>
        <w:t xml:space="preserve"> information de</w:t>
      </w:r>
      <w:r w:rsidR="00F32923" w:rsidRPr="00E449E0">
        <w:rPr>
          <w:rFonts w:ascii="Arial" w:hAnsi="Arial" w:cs="Arial"/>
        </w:rPr>
        <w:t>tection between social levels</w:t>
      </w:r>
      <w:r w:rsidR="00694617">
        <w:rPr>
          <w:rFonts w:ascii="Arial" w:hAnsi="Arial" w:cs="Arial"/>
        </w:rPr>
        <w:t>,</w:t>
      </w:r>
      <w:r w:rsidR="00743BC0" w:rsidRPr="00E449E0">
        <w:rPr>
          <w:rFonts w:ascii="Arial" w:hAnsi="Arial" w:cs="Arial"/>
        </w:rPr>
        <w:t xml:space="preserve"> a</w:t>
      </w:r>
      <w:r w:rsidR="0091307C" w:rsidRPr="00E449E0">
        <w:rPr>
          <w:rFonts w:ascii="Arial" w:hAnsi="Arial" w:cs="Arial"/>
        </w:rPr>
        <w:t>nd then</w:t>
      </w:r>
      <w:r w:rsidR="00743BC0" w:rsidRPr="00E449E0">
        <w:rPr>
          <w:rFonts w:ascii="Arial" w:hAnsi="Arial" w:cs="Arial"/>
        </w:rPr>
        <w:t xml:space="preserve"> compar</w:t>
      </w:r>
      <w:r w:rsidR="00694617">
        <w:rPr>
          <w:rFonts w:ascii="Arial" w:hAnsi="Arial" w:cs="Arial"/>
        </w:rPr>
        <w:t>ed</w:t>
      </w:r>
      <w:r w:rsidR="00743BC0" w:rsidRPr="00E449E0">
        <w:rPr>
          <w:rFonts w:ascii="Arial" w:hAnsi="Arial" w:cs="Arial"/>
        </w:rPr>
        <w:t xml:space="preserve"> the magnitude of effect sizes produced by detecting information </w:t>
      </w:r>
      <w:r w:rsidR="0027713B">
        <w:rPr>
          <w:rFonts w:ascii="Arial" w:hAnsi="Arial" w:cs="Arial"/>
        </w:rPr>
        <w:t>across different experimental treatments, and the two representations of</w:t>
      </w:r>
      <w:r w:rsidR="00743BC0" w:rsidRPr="00E449E0">
        <w:rPr>
          <w:rFonts w:ascii="Arial" w:hAnsi="Arial" w:cs="Arial"/>
        </w:rPr>
        <w:t xml:space="preserve"> vocalizations</w:t>
      </w:r>
      <w:r w:rsidR="00C66EEF" w:rsidRPr="00E449E0">
        <w:rPr>
          <w:rFonts w:ascii="Arial" w:hAnsi="Arial" w:cs="Arial"/>
        </w:rPr>
        <w:t xml:space="preserve">. </w:t>
      </w:r>
      <w:r w:rsidR="00A63C2D" w:rsidRPr="00E449E0">
        <w:rPr>
          <w:rFonts w:ascii="Arial" w:hAnsi="Arial" w:cs="Arial"/>
        </w:rPr>
        <w:t>For instance, when we encoded</w:t>
      </w:r>
      <w:r w:rsidR="00237D6E" w:rsidRPr="00E449E0">
        <w:rPr>
          <w:rFonts w:ascii="Arial" w:hAnsi="Arial" w:cs="Arial"/>
        </w:rPr>
        <w:t xml:space="preserve"> </w:t>
      </w:r>
      <w:r w:rsidR="00487665" w:rsidRPr="00E449E0">
        <w:rPr>
          <w:rFonts w:ascii="Arial" w:hAnsi="Arial" w:cs="Arial"/>
        </w:rPr>
        <w:t xml:space="preserve">only </w:t>
      </w:r>
      <w:r w:rsidR="00237D6E" w:rsidRPr="00E449E0">
        <w:rPr>
          <w:rFonts w:ascii="Arial" w:hAnsi="Arial" w:cs="Arial"/>
        </w:rPr>
        <w:t xml:space="preserve">individual </w:t>
      </w:r>
      <w:r w:rsidR="00931833" w:rsidRPr="00E449E0">
        <w:rPr>
          <w:rFonts w:ascii="Arial" w:hAnsi="Arial" w:cs="Arial"/>
        </w:rPr>
        <w:t xml:space="preserve">identity </w:t>
      </w:r>
      <w:r w:rsidR="00237D6E" w:rsidRPr="00E449E0">
        <w:rPr>
          <w:rFonts w:ascii="Arial" w:hAnsi="Arial" w:cs="Arial"/>
        </w:rPr>
        <w:t>information</w:t>
      </w:r>
      <w:r w:rsidR="00931833" w:rsidRPr="00E449E0">
        <w:rPr>
          <w:rFonts w:ascii="Arial" w:hAnsi="Arial" w:cs="Arial"/>
        </w:rPr>
        <w:t xml:space="preserve">, we found </w:t>
      </w:r>
      <w:r w:rsidR="002D643D" w:rsidRPr="00E449E0">
        <w:rPr>
          <w:rFonts w:ascii="Arial" w:hAnsi="Arial" w:cs="Arial"/>
        </w:rPr>
        <w:t xml:space="preserve">large and statistically significant </w:t>
      </w:r>
      <w:r w:rsidR="00931833" w:rsidRPr="00E449E0">
        <w:rPr>
          <w:rFonts w:ascii="Arial" w:hAnsi="Arial" w:cs="Arial"/>
        </w:rPr>
        <w:t>effect sizes</w:t>
      </w:r>
      <w:r w:rsidR="002D643D" w:rsidRPr="00E449E0">
        <w:rPr>
          <w:rFonts w:ascii="Arial" w:hAnsi="Arial" w:cs="Arial"/>
        </w:rPr>
        <w:t xml:space="preserve"> (95% C</w:t>
      </w:r>
      <w:r w:rsidR="00E11E44">
        <w:rPr>
          <w:rFonts w:ascii="Arial" w:hAnsi="Arial" w:cs="Arial"/>
        </w:rPr>
        <w:t>I</w:t>
      </w:r>
      <w:r w:rsidR="002D643D" w:rsidRPr="00E449E0">
        <w:rPr>
          <w:rFonts w:ascii="Arial" w:hAnsi="Arial" w:cs="Arial"/>
        </w:rPr>
        <w:t xml:space="preserve">s did not cross zero) when we detected identity information </w:t>
      </w:r>
      <w:r w:rsidR="00237D6E" w:rsidRPr="00E449E0">
        <w:rPr>
          <w:rFonts w:ascii="Arial" w:hAnsi="Arial" w:cs="Arial"/>
        </w:rPr>
        <w:t xml:space="preserve">in </w:t>
      </w:r>
      <w:r w:rsidR="002C7DC0">
        <w:rPr>
          <w:rFonts w:ascii="Arial" w:hAnsi="Arial" w:cs="Arial"/>
        </w:rPr>
        <w:t xml:space="preserve">character </w:t>
      </w:r>
      <w:r w:rsidR="00237D6E" w:rsidRPr="00E449E0">
        <w:rPr>
          <w:rFonts w:ascii="Arial" w:hAnsi="Arial" w:cs="Arial"/>
        </w:rPr>
        <w:t xml:space="preserve">strings </w:t>
      </w:r>
      <w:r w:rsidR="002D643D" w:rsidRPr="00E449E0">
        <w:rPr>
          <w:rFonts w:ascii="Arial" w:hAnsi="Arial" w:cs="Arial"/>
        </w:rPr>
        <w:lastRenderedPageBreak/>
        <w:t xml:space="preserve">as well as audio files, </w:t>
      </w:r>
      <w:r w:rsidR="00397899" w:rsidRPr="00E449E0">
        <w:rPr>
          <w:rFonts w:ascii="Arial" w:hAnsi="Arial" w:cs="Arial"/>
        </w:rPr>
        <w:t xml:space="preserve">indicating that </w:t>
      </w:r>
      <w:r w:rsidR="001F7B1B" w:rsidRPr="00E449E0">
        <w:rPr>
          <w:rFonts w:ascii="Arial" w:hAnsi="Arial" w:cs="Arial"/>
        </w:rPr>
        <w:t>we significantly detected individual identity information compared to group information (which had not been originally encoded).</w:t>
      </w:r>
      <w:r w:rsidR="0066228F">
        <w:rPr>
          <w:rFonts w:ascii="Arial" w:hAnsi="Arial" w:cs="Arial"/>
        </w:rPr>
        <w:t xml:space="preserve"> </w:t>
      </w:r>
    </w:p>
    <w:p w14:paraId="55ED7592" w14:textId="6376A18F" w:rsidR="006E2D96" w:rsidRPr="00E449E0" w:rsidRDefault="002D0093" w:rsidP="002165FC">
      <w:pPr>
        <w:pStyle w:val="NoSpacing"/>
        <w:spacing w:line="480" w:lineRule="auto"/>
        <w:ind w:firstLine="720"/>
        <w:rPr>
          <w:rFonts w:ascii="Arial" w:hAnsi="Arial" w:cs="Arial"/>
        </w:rPr>
      </w:pPr>
      <w:r w:rsidRPr="00E449E0">
        <w:rPr>
          <w:rFonts w:ascii="Arial" w:hAnsi="Arial" w:cs="Arial"/>
        </w:rPr>
        <w:t xml:space="preserve">Our simulation experiments also revealed that it was </w:t>
      </w:r>
      <w:r w:rsidR="00DE141D" w:rsidRPr="00E449E0">
        <w:rPr>
          <w:rFonts w:ascii="Arial" w:hAnsi="Arial" w:cs="Arial"/>
        </w:rPr>
        <w:t xml:space="preserve">difficult to significantly detect identity information </w:t>
      </w:r>
      <w:r w:rsidR="00C77B5C" w:rsidRPr="00E449E0">
        <w:rPr>
          <w:rFonts w:ascii="Arial" w:hAnsi="Arial" w:cs="Arial"/>
        </w:rPr>
        <w:t xml:space="preserve">when </w:t>
      </w:r>
      <w:r w:rsidR="008D0473" w:rsidRPr="00E449E0">
        <w:rPr>
          <w:rFonts w:ascii="Arial" w:hAnsi="Arial" w:cs="Arial"/>
        </w:rPr>
        <w:t>signal sets were large, which represented crowded signaling environments at each social level</w:t>
      </w:r>
      <w:r w:rsidR="00811874" w:rsidRPr="00E449E0">
        <w:rPr>
          <w:rFonts w:ascii="Arial" w:hAnsi="Arial" w:cs="Arial"/>
        </w:rPr>
        <w:t>.</w:t>
      </w:r>
      <w:r w:rsidR="001909AF" w:rsidRPr="00E449E0">
        <w:rPr>
          <w:rFonts w:ascii="Arial" w:hAnsi="Arial" w:cs="Arial"/>
        </w:rPr>
        <w:t xml:space="preserve"> </w:t>
      </w:r>
      <w:r w:rsidR="00476CD2" w:rsidRPr="00E449E0">
        <w:rPr>
          <w:rFonts w:ascii="Arial" w:hAnsi="Arial" w:cs="Arial"/>
        </w:rPr>
        <w:t xml:space="preserve">We had originally anticipated that information detection accuracy would be lower with increasing sizes of signal datasets across social classes. </w:t>
      </w:r>
      <w:r w:rsidR="001258D0" w:rsidRPr="00E449E0">
        <w:rPr>
          <w:rFonts w:ascii="Arial" w:hAnsi="Arial" w:cs="Arial"/>
        </w:rPr>
        <w:t>Applications of information theory to animal communication systems have shown that i</w:t>
      </w:r>
      <w:r w:rsidR="001909AF" w:rsidRPr="00E449E0">
        <w:rPr>
          <w:rFonts w:ascii="Arial" w:hAnsi="Arial" w:cs="Arial"/>
        </w:rPr>
        <w:t>n social environments that have more individuals or groups (i.e., more classes of each social level) signal distinctiveness is harder to maintain, since the number of unique possible signals is bounded</w:t>
      </w:r>
      <w:r w:rsidR="001258D0" w:rsidRPr="00E449E0">
        <w:rPr>
          <w:rFonts w:ascii="Arial" w:hAnsi="Arial" w:cs="Arial"/>
        </w:rPr>
        <w:t xml:space="preserve"> (</w:t>
      </w:r>
      <w:r w:rsidR="001258D0" w:rsidRPr="009D550F">
        <w:rPr>
          <w:rFonts w:ascii="Arial" w:hAnsi="Arial" w:cs="Arial"/>
          <w:highlight w:val="yellow"/>
        </w:rPr>
        <w:t>CITE</w:t>
      </w:r>
      <w:r w:rsidR="001258D0" w:rsidRPr="00E449E0">
        <w:rPr>
          <w:rFonts w:ascii="Arial" w:hAnsi="Arial" w:cs="Arial"/>
        </w:rPr>
        <w:t xml:space="preserve"> Beecher</w:t>
      </w:r>
      <w:r w:rsidR="00370A93">
        <w:rPr>
          <w:rFonts w:ascii="Arial" w:hAnsi="Arial" w:cs="Arial"/>
        </w:rPr>
        <w:t xml:space="preserve"> 1989, Beecher et al 1986, Carter et al 2012, Wilkinson 2003</w:t>
      </w:r>
      <w:r w:rsidR="001258D0" w:rsidRPr="00E449E0">
        <w:rPr>
          <w:rFonts w:ascii="Arial" w:hAnsi="Arial" w:cs="Arial"/>
        </w:rPr>
        <w:t>)</w:t>
      </w:r>
      <w:r w:rsidR="001909AF" w:rsidRPr="00E449E0">
        <w:rPr>
          <w:rFonts w:ascii="Arial" w:hAnsi="Arial" w:cs="Arial"/>
        </w:rPr>
        <w:t>.</w:t>
      </w:r>
      <w:r w:rsidR="00EC127D">
        <w:rPr>
          <w:rFonts w:ascii="Arial" w:hAnsi="Arial" w:cs="Arial"/>
        </w:rPr>
        <w:t xml:space="preserve"> </w:t>
      </w:r>
      <w:r w:rsidR="001909AF" w:rsidRPr="00E449E0">
        <w:rPr>
          <w:rFonts w:ascii="Arial" w:hAnsi="Arial" w:cs="Arial"/>
        </w:rPr>
        <w:t xml:space="preserve"> </w:t>
      </w:r>
      <w:r w:rsidR="009B1E9A" w:rsidRPr="00E449E0">
        <w:rPr>
          <w:rFonts w:ascii="Arial" w:hAnsi="Arial" w:cs="Arial"/>
        </w:rPr>
        <w:t>As we</w:t>
      </w:r>
      <w:r w:rsidR="00B34C78">
        <w:rPr>
          <w:rFonts w:ascii="Arial" w:hAnsi="Arial" w:cs="Arial"/>
        </w:rPr>
        <w:t xml:space="preserve"> had</w:t>
      </w:r>
      <w:r w:rsidR="009B1E9A" w:rsidRPr="00E449E0">
        <w:rPr>
          <w:rFonts w:ascii="Arial" w:hAnsi="Arial" w:cs="Arial"/>
        </w:rPr>
        <w:t xml:space="preserve"> expected, we identified significantly higher </w:t>
      </w:r>
      <w:r w:rsidR="001909AF" w:rsidRPr="00E449E0">
        <w:rPr>
          <w:rFonts w:ascii="Arial" w:hAnsi="Arial" w:cs="Arial"/>
        </w:rPr>
        <w:t xml:space="preserve">accuracy of </w:t>
      </w:r>
      <w:r w:rsidR="009B1E9A" w:rsidRPr="00E449E0">
        <w:rPr>
          <w:rFonts w:ascii="Arial" w:hAnsi="Arial" w:cs="Arial"/>
        </w:rPr>
        <w:t xml:space="preserve">identity </w:t>
      </w:r>
      <w:r w:rsidR="001909AF" w:rsidRPr="00E449E0">
        <w:rPr>
          <w:rFonts w:ascii="Arial" w:hAnsi="Arial" w:cs="Arial"/>
        </w:rPr>
        <w:t xml:space="preserve">information </w:t>
      </w:r>
      <w:r w:rsidR="009B1E9A" w:rsidRPr="00E449E0">
        <w:rPr>
          <w:rFonts w:ascii="Arial" w:hAnsi="Arial" w:cs="Arial"/>
        </w:rPr>
        <w:t xml:space="preserve">detection when we analyzed strings and audio files in signal sets with </w:t>
      </w:r>
      <w:r w:rsidR="001909AF" w:rsidRPr="00E449E0">
        <w:rPr>
          <w:rFonts w:ascii="Arial" w:hAnsi="Arial" w:cs="Arial"/>
        </w:rPr>
        <w:t>fewer classes</w:t>
      </w:r>
      <w:r w:rsidR="009B1E9A" w:rsidRPr="00E449E0">
        <w:rPr>
          <w:rFonts w:ascii="Arial" w:hAnsi="Arial" w:cs="Arial"/>
        </w:rPr>
        <w:t xml:space="preserve"> at each social level</w:t>
      </w:r>
      <w:r w:rsidR="001909AF" w:rsidRPr="00E449E0">
        <w:rPr>
          <w:rFonts w:ascii="Arial" w:hAnsi="Arial" w:cs="Arial"/>
        </w:rPr>
        <w:t xml:space="preserve">. </w:t>
      </w:r>
      <w:r w:rsidR="00C97FF5" w:rsidRPr="00E449E0">
        <w:rPr>
          <w:rFonts w:ascii="Arial" w:hAnsi="Arial" w:cs="Arial"/>
        </w:rPr>
        <w:t xml:space="preserve">When generating larger signal sets, we anticipated </w:t>
      </w:r>
      <w:r w:rsidR="00B34C78">
        <w:rPr>
          <w:rFonts w:ascii="Arial" w:hAnsi="Arial" w:cs="Arial"/>
        </w:rPr>
        <w:t xml:space="preserve">that </w:t>
      </w:r>
      <w:r w:rsidR="00C97FF5" w:rsidRPr="00E449E0">
        <w:rPr>
          <w:rFonts w:ascii="Arial" w:hAnsi="Arial" w:cs="Arial"/>
        </w:rPr>
        <w:t xml:space="preserve">we would be more likely to generate vocalizations that would stochastically share identity information at either social level. </w:t>
      </w:r>
      <w:proofErr w:type="gramStart"/>
      <w:r w:rsidR="00C97FF5" w:rsidRPr="00E449E0">
        <w:rPr>
          <w:rFonts w:ascii="Arial" w:hAnsi="Arial" w:cs="Arial"/>
        </w:rPr>
        <w:t>In particular, o</w:t>
      </w:r>
      <w:r w:rsidR="007E4FAD" w:rsidRPr="00E449E0">
        <w:rPr>
          <w:rFonts w:ascii="Arial" w:hAnsi="Arial" w:cs="Arial"/>
        </w:rPr>
        <w:t>ur</w:t>
      </w:r>
      <w:proofErr w:type="gramEnd"/>
      <w:r w:rsidR="007E4FAD" w:rsidRPr="00E449E0">
        <w:rPr>
          <w:rFonts w:ascii="Arial" w:hAnsi="Arial" w:cs="Arial"/>
        </w:rPr>
        <w:t xml:space="preserve"> generative process </w:t>
      </w:r>
      <w:r w:rsidR="00C97FF5" w:rsidRPr="00E449E0">
        <w:rPr>
          <w:rFonts w:ascii="Arial" w:hAnsi="Arial" w:cs="Arial"/>
        </w:rPr>
        <w:t xml:space="preserve">for creating character strings at the beginning of our pipeline </w:t>
      </w:r>
      <w:r w:rsidR="007E4FAD" w:rsidRPr="00E449E0">
        <w:rPr>
          <w:rFonts w:ascii="Arial" w:hAnsi="Arial" w:cs="Arial"/>
        </w:rPr>
        <w:t xml:space="preserve">is a random sampling process, </w:t>
      </w:r>
      <w:r w:rsidR="00EC25D2" w:rsidRPr="00E449E0">
        <w:rPr>
          <w:rFonts w:ascii="Arial" w:hAnsi="Arial" w:cs="Arial"/>
        </w:rPr>
        <w:t>which</w:t>
      </w:r>
      <w:r w:rsidR="007E4FAD" w:rsidRPr="00E449E0">
        <w:rPr>
          <w:rFonts w:ascii="Arial" w:hAnsi="Arial" w:cs="Arial"/>
        </w:rPr>
        <w:t xml:space="preserve"> alone cannot address the evolution or creation of </w:t>
      </w:r>
      <w:r w:rsidR="00EC25D2" w:rsidRPr="00E449E0">
        <w:rPr>
          <w:rFonts w:ascii="Arial" w:hAnsi="Arial" w:cs="Arial"/>
        </w:rPr>
        <w:t xml:space="preserve">sets of completely </w:t>
      </w:r>
      <w:r w:rsidR="007E4FAD" w:rsidRPr="00E449E0">
        <w:rPr>
          <w:rFonts w:ascii="Arial" w:hAnsi="Arial" w:cs="Arial"/>
        </w:rPr>
        <w:t>unique</w:t>
      </w:r>
      <w:r w:rsidR="00EC25D2" w:rsidRPr="00E449E0">
        <w:rPr>
          <w:rFonts w:ascii="Arial" w:hAnsi="Arial" w:cs="Arial"/>
        </w:rPr>
        <w:t xml:space="preserve"> identity information</w:t>
      </w:r>
      <w:r w:rsidR="007E4FAD" w:rsidRPr="00E449E0">
        <w:rPr>
          <w:rFonts w:ascii="Arial" w:hAnsi="Arial" w:cs="Arial"/>
        </w:rPr>
        <w:t xml:space="preserve">, </w:t>
      </w:r>
      <w:r w:rsidR="0017385A" w:rsidRPr="00E449E0">
        <w:rPr>
          <w:rFonts w:ascii="Arial" w:hAnsi="Arial" w:cs="Arial"/>
        </w:rPr>
        <w:t>since</w:t>
      </w:r>
      <w:r w:rsidR="007E4FAD" w:rsidRPr="00E449E0">
        <w:rPr>
          <w:rFonts w:ascii="Arial" w:hAnsi="Arial" w:cs="Arial"/>
        </w:rPr>
        <w:t xml:space="preserve"> there is no process selecting for </w:t>
      </w:r>
      <w:r w:rsidR="00E0696B" w:rsidRPr="00E449E0">
        <w:rPr>
          <w:rFonts w:ascii="Arial" w:hAnsi="Arial" w:cs="Arial"/>
        </w:rPr>
        <w:t xml:space="preserve">the </w:t>
      </w:r>
      <w:r w:rsidR="007E4FAD" w:rsidRPr="00E449E0">
        <w:rPr>
          <w:rFonts w:ascii="Arial" w:hAnsi="Arial" w:cs="Arial"/>
        </w:rPr>
        <w:t xml:space="preserve">distinctiveness </w:t>
      </w:r>
      <w:r w:rsidR="00E0696B" w:rsidRPr="00E449E0">
        <w:rPr>
          <w:rFonts w:ascii="Arial" w:hAnsi="Arial" w:cs="Arial"/>
        </w:rPr>
        <w:t xml:space="preserve">of </w:t>
      </w:r>
      <w:r w:rsidR="00757521" w:rsidRPr="00E449E0">
        <w:rPr>
          <w:rFonts w:ascii="Arial" w:hAnsi="Arial" w:cs="Arial"/>
        </w:rPr>
        <w:t xml:space="preserve">information </w:t>
      </w:r>
      <w:r w:rsidR="00E41CB5" w:rsidRPr="00E449E0">
        <w:rPr>
          <w:rFonts w:ascii="Arial" w:hAnsi="Arial" w:cs="Arial"/>
        </w:rPr>
        <w:t xml:space="preserve">amongst classes </w:t>
      </w:r>
      <w:r w:rsidR="00757521" w:rsidRPr="00E449E0">
        <w:rPr>
          <w:rFonts w:ascii="Arial" w:hAnsi="Arial" w:cs="Arial"/>
        </w:rPr>
        <w:t>at a given social level</w:t>
      </w:r>
      <w:r w:rsidR="007E4FAD" w:rsidRPr="00E449E0">
        <w:rPr>
          <w:rFonts w:ascii="Arial" w:hAnsi="Arial" w:cs="Arial"/>
        </w:rPr>
        <w:t xml:space="preserve">. </w:t>
      </w:r>
      <w:r w:rsidR="00A77A14" w:rsidRPr="00E449E0">
        <w:rPr>
          <w:rFonts w:ascii="Arial" w:hAnsi="Arial" w:cs="Arial"/>
        </w:rPr>
        <w:t xml:space="preserve">In other words, </w:t>
      </w:r>
      <w:r w:rsidR="00C52036" w:rsidRPr="00E449E0">
        <w:rPr>
          <w:rFonts w:ascii="Arial" w:hAnsi="Arial" w:cs="Arial"/>
        </w:rPr>
        <w:t xml:space="preserve">we expected stochastic similarity in </w:t>
      </w:r>
      <w:r w:rsidR="00A77A14" w:rsidRPr="00E449E0">
        <w:rPr>
          <w:rFonts w:ascii="Arial" w:hAnsi="Arial" w:cs="Arial"/>
        </w:rPr>
        <w:t>identity information</w:t>
      </w:r>
      <w:r w:rsidR="00C52036" w:rsidRPr="00E449E0">
        <w:rPr>
          <w:rFonts w:ascii="Arial" w:hAnsi="Arial" w:cs="Arial"/>
        </w:rPr>
        <w:t xml:space="preserve"> amongst classes, but especially with increasing class sizes at the individual and group level</w:t>
      </w:r>
      <w:r w:rsidR="001F08D6">
        <w:rPr>
          <w:rFonts w:ascii="Arial" w:hAnsi="Arial" w:cs="Arial"/>
        </w:rPr>
        <w:t>, as</w:t>
      </w:r>
      <w:r w:rsidR="00696463" w:rsidRPr="00E449E0">
        <w:rPr>
          <w:rFonts w:ascii="Arial" w:hAnsi="Arial" w:cs="Arial"/>
        </w:rPr>
        <w:t xml:space="preserve"> evidenced in </w:t>
      </w:r>
      <w:r w:rsidR="007E4FAD" w:rsidRPr="00E449E0">
        <w:rPr>
          <w:rFonts w:ascii="Arial" w:hAnsi="Arial" w:cs="Arial"/>
        </w:rPr>
        <w:t xml:space="preserve">acoustic space plots of </w:t>
      </w:r>
      <w:r w:rsidR="00696463" w:rsidRPr="00E449E0">
        <w:rPr>
          <w:rFonts w:ascii="Arial" w:hAnsi="Arial" w:cs="Arial"/>
        </w:rPr>
        <w:t xml:space="preserve">our example datasets, which show stochastic overlap amongst individuals within groups for the individually distinctive dataset, and stochastic overlap </w:t>
      </w:r>
      <w:r w:rsidR="00696463" w:rsidRPr="00E449E0">
        <w:rPr>
          <w:rFonts w:ascii="Arial" w:hAnsi="Arial" w:cs="Arial"/>
        </w:rPr>
        <w:lastRenderedPageBreak/>
        <w:t>amongst groups for the group-specific dataset (Figures S1 and S2)</w:t>
      </w:r>
      <w:r w:rsidR="00A35649" w:rsidRPr="00E449E0">
        <w:rPr>
          <w:rFonts w:ascii="Arial" w:hAnsi="Arial" w:cs="Arial"/>
        </w:rPr>
        <w:t>.</w:t>
      </w:r>
      <w:r w:rsidR="0066228F" w:rsidRPr="0066228F">
        <w:rPr>
          <w:rFonts w:ascii="Arial" w:hAnsi="Arial" w:cs="Arial"/>
        </w:rPr>
        <w:t xml:space="preserve"> </w:t>
      </w:r>
      <w:r w:rsidR="00F66A5C">
        <w:rPr>
          <w:rFonts w:ascii="Arial" w:hAnsi="Arial" w:cs="Arial"/>
        </w:rPr>
        <w:t>Such</w:t>
      </w:r>
      <w:commentRangeStart w:id="53"/>
      <w:r w:rsidR="0066228F" w:rsidRPr="0066228F">
        <w:rPr>
          <w:rFonts w:ascii="Arial" w:hAnsi="Arial" w:cs="Arial"/>
        </w:rPr>
        <w:t xml:space="preserve"> stochasticity in the uniqueness of identity information simulates sampling animals in the wild</w:t>
      </w:r>
      <w:r w:rsidR="00F66A5C">
        <w:rPr>
          <w:rFonts w:ascii="Arial" w:hAnsi="Arial" w:cs="Arial"/>
        </w:rPr>
        <w:t>. W</w:t>
      </w:r>
      <w:r w:rsidR="0066228F" w:rsidRPr="0066228F">
        <w:rPr>
          <w:rFonts w:ascii="Arial" w:hAnsi="Arial" w:cs="Arial"/>
        </w:rPr>
        <w:t>e do not always have complete information about what information is important to communicate, nor about animals’ social connections</w:t>
      </w:r>
      <w:r w:rsidR="003E125B">
        <w:rPr>
          <w:rFonts w:ascii="Arial" w:hAnsi="Arial" w:cs="Arial"/>
        </w:rPr>
        <w:t xml:space="preserve">, </w:t>
      </w:r>
      <w:r w:rsidR="00F66A5C">
        <w:rPr>
          <w:rFonts w:ascii="Arial" w:hAnsi="Arial" w:cs="Arial"/>
        </w:rPr>
        <w:t xml:space="preserve">which makes it challenging to </w:t>
      </w:r>
      <w:r w:rsidR="0066228F" w:rsidRPr="0066228F">
        <w:rPr>
          <w:rFonts w:ascii="Arial" w:hAnsi="Arial" w:cs="Arial"/>
        </w:rPr>
        <w:t xml:space="preserve">know </w:t>
      </w:r>
      <w:r w:rsidR="0066228F" w:rsidRPr="00801A7F">
        <w:rPr>
          <w:rFonts w:ascii="Arial" w:hAnsi="Arial" w:cs="Arial"/>
          <w:i/>
          <w:iCs/>
        </w:rPr>
        <w:t>a priori</w:t>
      </w:r>
      <w:r w:rsidR="0066228F" w:rsidRPr="0066228F">
        <w:rPr>
          <w:rFonts w:ascii="Arial" w:hAnsi="Arial" w:cs="Arial"/>
        </w:rPr>
        <w:t xml:space="preserve"> which types of information are encoded in greater amounts</w:t>
      </w:r>
      <w:r w:rsidR="00F66A5C">
        <w:rPr>
          <w:rFonts w:ascii="Arial" w:hAnsi="Arial" w:cs="Arial"/>
        </w:rPr>
        <w:t xml:space="preserve"> and</w:t>
      </w:r>
      <w:r w:rsidR="0066228F" w:rsidRPr="0066228F">
        <w:rPr>
          <w:rFonts w:ascii="Arial" w:hAnsi="Arial" w:cs="Arial"/>
        </w:rPr>
        <w:t xml:space="preserve"> whether information is encoded across more than one social level, but also which </w:t>
      </w:r>
      <w:r w:rsidR="003E125B">
        <w:rPr>
          <w:rFonts w:ascii="Arial" w:hAnsi="Arial" w:cs="Arial"/>
        </w:rPr>
        <w:t xml:space="preserve">individuals or groups </w:t>
      </w:r>
      <w:r w:rsidR="0066228F" w:rsidRPr="0066228F">
        <w:rPr>
          <w:rFonts w:ascii="Arial" w:hAnsi="Arial" w:cs="Arial"/>
        </w:rPr>
        <w:t xml:space="preserve">interact </w:t>
      </w:r>
      <w:r w:rsidR="003E125B">
        <w:rPr>
          <w:rFonts w:ascii="Arial" w:hAnsi="Arial" w:cs="Arial"/>
        </w:rPr>
        <w:t xml:space="preserve">directly </w:t>
      </w:r>
      <w:r w:rsidR="0066228F" w:rsidRPr="0066228F">
        <w:rPr>
          <w:rFonts w:ascii="Arial" w:hAnsi="Arial" w:cs="Arial"/>
        </w:rPr>
        <w:t xml:space="preserve">and </w:t>
      </w:r>
      <w:r w:rsidR="003E125B">
        <w:rPr>
          <w:rFonts w:ascii="Arial" w:hAnsi="Arial" w:cs="Arial"/>
        </w:rPr>
        <w:t>therefore</w:t>
      </w:r>
      <w:r w:rsidR="0066228F" w:rsidRPr="0066228F">
        <w:rPr>
          <w:rFonts w:ascii="Arial" w:hAnsi="Arial" w:cs="Arial"/>
        </w:rPr>
        <w:t xml:space="preserve"> </w:t>
      </w:r>
      <w:r w:rsidR="003E125B">
        <w:rPr>
          <w:rFonts w:ascii="Arial" w:hAnsi="Arial" w:cs="Arial"/>
        </w:rPr>
        <w:t xml:space="preserve">experience </w:t>
      </w:r>
      <w:r w:rsidR="0066228F" w:rsidRPr="0066228F">
        <w:rPr>
          <w:rFonts w:ascii="Arial" w:hAnsi="Arial" w:cs="Arial"/>
        </w:rPr>
        <w:t>pressure to sound similar to or distinctive from one another.</w:t>
      </w:r>
      <w:commentRangeEnd w:id="53"/>
      <w:r w:rsidR="0066228F">
        <w:rPr>
          <w:rStyle w:val="CommentReference"/>
        </w:rPr>
        <w:commentReference w:id="53"/>
      </w:r>
    </w:p>
    <w:p w14:paraId="4E1C7B0B" w14:textId="0020DEBF" w:rsidR="00CA075E" w:rsidRDefault="00BB22D6" w:rsidP="00896A81">
      <w:pPr>
        <w:pStyle w:val="NoSpacing"/>
        <w:spacing w:line="480" w:lineRule="auto"/>
        <w:ind w:firstLine="720"/>
      </w:pPr>
      <w:r>
        <w:rPr>
          <w:rFonts w:ascii="Arial" w:hAnsi="Arial" w:cs="Arial"/>
        </w:rPr>
        <w:t>O</w:t>
      </w:r>
      <w:r w:rsidR="00C528D7" w:rsidRPr="00E449E0">
        <w:rPr>
          <w:rFonts w:ascii="Arial" w:hAnsi="Arial" w:cs="Arial"/>
        </w:rPr>
        <w:t>ur simulation experiments</w:t>
      </w:r>
      <w:r>
        <w:rPr>
          <w:rFonts w:ascii="Arial" w:hAnsi="Arial" w:cs="Arial"/>
        </w:rPr>
        <w:t xml:space="preserve"> also revealed that </w:t>
      </w:r>
      <w:r w:rsidR="00C528D7" w:rsidRPr="00E449E0">
        <w:rPr>
          <w:rFonts w:ascii="Arial" w:hAnsi="Arial" w:cs="Arial"/>
        </w:rPr>
        <w:t xml:space="preserve">it was </w:t>
      </w:r>
      <w:r w:rsidR="0066228F">
        <w:rPr>
          <w:rFonts w:ascii="Arial" w:hAnsi="Arial" w:cs="Arial"/>
        </w:rPr>
        <w:t>more</w:t>
      </w:r>
      <w:r w:rsidR="00C528D7" w:rsidRPr="00E449E0">
        <w:rPr>
          <w:rFonts w:ascii="Arial" w:hAnsi="Arial" w:cs="Arial"/>
        </w:rPr>
        <w:t xml:space="preserve"> difficult to significantly detect identity information under </w:t>
      </w:r>
      <w:r>
        <w:rPr>
          <w:rFonts w:ascii="Arial" w:hAnsi="Arial" w:cs="Arial"/>
        </w:rPr>
        <w:t>complex</w:t>
      </w:r>
      <w:r w:rsidR="00C528D7" w:rsidRPr="00E449E0">
        <w:rPr>
          <w:rFonts w:ascii="Arial" w:hAnsi="Arial" w:cs="Arial"/>
        </w:rPr>
        <w:t xml:space="preserve"> information encoding conditions</w:t>
      </w:r>
      <w:r w:rsidR="0066228F">
        <w:rPr>
          <w:rFonts w:ascii="Arial" w:hAnsi="Arial" w:cs="Arial"/>
        </w:rPr>
        <w:t>, when both group and individual identity information were encoded in the same signal</w:t>
      </w:r>
      <w:r w:rsidR="00C528D7" w:rsidRPr="00E449E0">
        <w:rPr>
          <w:rFonts w:ascii="Arial" w:hAnsi="Arial" w:cs="Arial"/>
        </w:rPr>
        <w:t xml:space="preserve">. </w:t>
      </w:r>
      <w:r w:rsidR="0024583D" w:rsidRPr="00E449E0">
        <w:rPr>
          <w:rFonts w:ascii="Arial" w:hAnsi="Arial" w:cs="Arial"/>
        </w:rPr>
        <w:t xml:space="preserve">When analyzing </w:t>
      </w:r>
      <w:r>
        <w:rPr>
          <w:rFonts w:ascii="Arial" w:hAnsi="Arial" w:cs="Arial"/>
        </w:rPr>
        <w:t xml:space="preserve">such </w:t>
      </w:r>
      <w:r w:rsidR="0024583D" w:rsidRPr="00E449E0">
        <w:rPr>
          <w:rFonts w:ascii="Arial" w:hAnsi="Arial" w:cs="Arial"/>
        </w:rPr>
        <w:t>vocalizations,</w:t>
      </w:r>
      <w:r w:rsidR="0066228F">
        <w:rPr>
          <w:rFonts w:ascii="Arial" w:hAnsi="Arial" w:cs="Arial"/>
        </w:rPr>
        <w:t xml:space="preserve"> </w:t>
      </w:r>
      <w:r w:rsidR="006809AC" w:rsidRPr="00E449E0">
        <w:rPr>
          <w:rFonts w:ascii="Arial" w:hAnsi="Arial" w:cs="Arial"/>
        </w:rPr>
        <w:t xml:space="preserve">we found that </w:t>
      </w:r>
      <w:r w:rsidR="004E5A08" w:rsidRPr="00E449E0">
        <w:rPr>
          <w:rFonts w:ascii="Arial" w:hAnsi="Arial" w:cs="Arial"/>
        </w:rPr>
        <w:t xml:space="preserve">the </w:t>
      </w:r>
      <w:r w:rsidR="0066228F">
        <w:rPr>
          <w:rFonts w:ascii="Arial" w:hAnsi="Arial" w:cs="Arial"/>
        </w:rPr>
        <w:t>direction</w:t>
      </w:r>
      <w:r w:rsidR="004E5A08" w:rsidRPr="00E449E0">
        <w:rPr>
          <w:rFonts w:ascii="Arial" w:hAnsi="Arial" w:cs="Arial"/>
        </w:rPr>
        <w:t xml:space="preserve"> of </w:t>
      </w:r>
      <w:r w:rsidR="00AF709E" w:rsidRPr="00E449E0">
        <w:rPr>
          <w:rFonts w:ascii="Arial" w:hAnsi="Arial" w:cs="Arial"/>
        </w:rPr>
        <w:t>effect sizes</w:t>
      </w:r>
      <w:r w:rsidR="004E5A08" w:rsidRPr="00E449E0">
        <w:rPr>
          <w:rFonts w:ascii="Arial" w:hAnsi="Arial" w:cs="Arial"/>
        </w:rPr>
        <w:t xml:space="preserve"> followed the social level at which we had </w:t>
      </w:r>
      <w:r w:rsidR="00AE6376" w:rsidRPr="00E449E0">
        <w:rPr>
          <w:rFonts w:ascii="Arial" w:hAnsi="Arial" w:cs="Arial"/>
        </w:rPr>
        <w:t xml:space="preserve">originally </w:t>
      </w:r>
      <w:r w:rsidR="004E5A08" w:rsidRPr="00E449E0">
        <w:rPr>
          <w:rFonts w:ascii="Arial" w:hAnsi="Arial" w:cs="Arial"/>
        </w:rPr>
        <w:t>encoded the most information</w:t>
      </w:r>
      <w:r w:rsidR="00924F7B" w:rsidRPr="00E449E0">
        <w:rPr>
          <w:rFonts w:ascii="Arial" w:hAnsi="Arial" w:cs="Arial"/>
        </w:rPr>
        <w:t>, and this result held when analyzing both the character string and audio representations of vocalizations</w:t>
      </w:r>
      <w:r w:rsidR="004E5A08" w:rsidRPr="00E449E0">
        <w:rPr>
          <w:rFonts w:ascii="Arial" w:hAnsi="Arial" w:cs="Arial"/>
        </w:rPr>
        <w:t>. However,</w:t>
      </w:r>
      <w:r w:rsidR="00354D83" w:rsidRPr="00E449E0">
        <w:rPr>
          <w:rFonts w:ascii="Arial" w:hAnsi="Arial" w:cs="Arial"/>
        </w:rPr>
        <w:t xml:space="preserve"> the</w:t>
      </w:r>
      <w:r w:rsidR="00735C33" w:rsidRPr="00E449E0">
        <w:rPr>
          <w:rFonts w:ascii="Arial" w:hAnsi="Arial" w:cs="Arial"/>
        </w:rPr>
        <w:t>se results were not always</w:t>
      </w:r>
      <w:r w:rsidR="00354D83" w:rsidRPr="00E449E0">
        <w:rPr>
          <w:rFonts w:ascii="Arial" w:hAnsi="Arial" w:cs="Arial"/>
        </w:rPr>
        <w:t xml:space="preserve"> significan</w:t>
      </w:r>
      <w:r w:rsidR="00735C33" w:rsidRPr="00E449E0">
        <w:rPr>
          <w:rFonts w:ascii="Arial" w:hAnsi="Arial" w:cs="Arial"/>
        </w:rPr>
        <w:t>t</w:t>
      </w:r>
      <w:r w:rsidR="003C1278" w:rsidRPr="00E449E0">
        <w:rPr>
          <w:rFonts w:ascii="Arial" w:hAnsi="Arial" w:cs="Arial"/>
        </w:rPr>
        <w:t xml:space="preserve">, </w:t>
      </w:r>
      <w:r w:rsidR="009100D3" w:rsidRPr="00E449E0">
        <w:rPr>
          <w:rFonts w:ascii="Arial" w:hAnsi="Arial" w:cs="Arial"/>
        </w:rPr>
        <w:t>as the 95% C</w:t>
      </w:r>
      <w:r w:rsidR="009D13A0" w:rsidRPr="00E449E0">
        <w:rPr>
          <w:rFonts w:ascii="Arial" w:hAnsi="Arial" w:cs="Arial"/>
        </w:rPr>
        <w:t>I</w:t>
      </w:r>
      <w:r w:rsidR="009100D3" w:rsidRPr="00E449E0">
        <w:rPr>
          <w:rFonts w:ascii="Arial" w:hAnsi="Arial" w:cs="Arial"/>
        </w:rPr>
        <w:t xml:space="preserve">s for effect sizes sometimes crossed zero. </w:t>
      </w:r>
      <w:r w:rsidR="009477B5" w:rsidRPr="00E449E0">
        <w:rPr>
          <w:rFonts w:ascii="Arial" w:hAnsi="Arial" w:cs="Arial"/>
        </w:rPr>
        <w:t>Moreover, our</w:t>
      </w:r>
      <w:r w:rsidR="00ED1294" w:rsidRPr="00E449E0">
        <w:rPr>
          <w:rFonts w:ascii="Arial" w:hAnsi="Arial" w:cs="Arial"/>
        </w:rPr>
        <w:t xml:space="preserve"> analytical approach only allowed us to </w:t>
      </w:r>
      <w:r w:rsidR="0089583D" w:rsidRPr="00E449E0">
        <w:rPr>
          <w:rFonts w:ascii="Arial" w:hAnsi="Arial" w:cs="Arial"/>
        </w:rPr>
        <w:t>infer</w:t>
      </w:r>
      <w:r w:rsidR="00ED1294" w:rsidRPr="00E449E0">
        <w:rPr>
          <w:rFonts w:ascii="Arial" w:hAnsi="Arial" w:cs="Arial"/>
        </w:rPr>
        <w:t xml:space="preserve"> which social level displayed the greatest accuracy of identity information detection. Future work </w:t>
      </w:r>
      <w:r w:rsidR="0089583D" w:rsidRPr="00E449E0">
        <w:rPr>
          <w:rFonts w:ascii="Arial" w:hAnsi="Arial" w:cs="Arial"/>
        </w:rPr>
        <w:t xml:space="preserve">could use different inferential statistical tools to detect the magnitude of identity information encoding across social levels. </w:t>
      </w:r>
      <w:r w:rsidR="00076C82" w:rsidRPr="00E449E0">
        <w:rPr>
          <w:rFonts w:ascii="Arial" w:hAnsi="Arial" w:cs="Arial"/>
        </w:rPr>
        <w:t>Finally, we also identified</w:t>
      </w:r>
      <w:r w:rsidR="00157E37" w:rsidRPr="00E449E0">
        <w:rPr>
          <w:rFonts w:ascii="Arial" w:hAnsi="Arial" w:cs="Arial"/>
        </w:rPr>
        <w:t xml:space="preserve"> lower </w:t>
      </w:r>
      <w:r w:rsidR="00E023F4" w:rsidRPr="00E449E0">
        <w:rPr>
          <w:rFonts w:ascii="Arial" w:hAnsi="Arial" w:cs="Arial"/>
        </w:rPr>
        <w:t xml:space="preserve">information detection </w:t>
      </w:r>
      <w:r w:rsidR="00157E37" w:rsidRPr="00E449E0">
        <w:rPr>
          <w:rFonts w:ascii="Arial" w:hAnsi="Arial" w:cs="Arial"/>
        </w:rPr>
        <w:t>accurac</w:t>
      </w:r>
      <w:r w:rsidR="00333C86" w:rsidRPr="00E449E0">
        <w:rPr>
          <w:rFonts w:ascii="Arial" w:hAnsi="Arial" w:cs="Arial"/>
        </w:rPr>
        <w:t>y</w:t>
      </w:r>
      <w:r w:rsidR="00157E37" w:rsidRPr="00E449E0">
        <w:rPr>
          <w:rFonts w:ascii="Arial" w:hAnsi="Arial" w:cs="Arial"/>
        </w:rPr>
        <w:t xml:space="preserve"> </w:t>
      </w:r>
      <w:r w:rsidR="00E023F4" w:rsidRPr="00E449E0">
        <w:rPr>
          <w:rFonts w:ascii="Arial" w:hAnsi="Arial" w:cs="Arial"/>
        </w:rPr>
        <w:t>at the group level when analyzing synthetic audio files, which may arise from our approach to encode</w:t>
      </w:r>
      <w:r w:rsidR="00530C00" w:rsidRPr="00E449E0">
        <w:rPr>
          <w:rFonts w:ascii="Arial" w:hAnsi="Arial" w:cs="Arial"/>
        </w:rPr>
        <w:t xml:space="preserve"> random variation at the individual leve</w:t>
      </w:r>
      <w:r w:rsidR="00A03818" w:rsidRPr="00E449E0">
        <w:rPr>
          <w:rFonts w:ascii="Arial" w:hAnsi="Arial" w:cs="Arial"/>
        </w:rPr>
        <w:t>l</w:t>
      </w:r>
      <w:r w:rsidR="00524778" w:rsidRPr="00E449E0">
        <w:rPr>
          <w:rFonts w:ascii="Arial" w:hAnsi="Arial" w:cs="Arial"/>
        </w:rPr>
        <w:t xml:space="preserve"> to simulate within-individual variation</w:t>
      </w:r>
      <w:r w:rsidR="00A03818" w:rsidRPr="00E449E0">
        <w:rPr>
          <w:rFonts w:ascii="Arial" w:hAnsi="Arial" w:cs="Arial"/>
        </w:rPr>
        <w:t xml:space="preserve">, as well as our approach to divide group information </w:t>
      </w:r>
      <w:r w:rsidR="00A9191B" w:rsidRPr="00E449E0">
        <w:rPr>
          <w:rFonts w:ascii="Arial" w:hAnsi="Arial" w:cs="Arial"/>
        </w:rPr>
        <w:t>into two positions in each</w:t>
      </w:r>
      <w:r w:rsidR="00A03818" w:rsidRPr="00E449E0">
        <w:rPr>
          <w:rFonts w:ascii="Arial" w:hAnsi="Arial" w:cs="Arial"/>
        </w:rPr>
        <w:t xml:space="preserve"> character string.</w:t>
      </w:r>
      <w:r w:rsidR="00AB7056" w:rsidRPr="00E449E0">
        <w:rPr>
          <w:rFonts w:ascii="Arial" w:hAnsi="Arial" w:cs="Arial"/>
        </w:rPr>
        <w:t xml:space="preserve"> We are currently producing a second version </w:t>
      </w:r>
      <w:r w:rsidR="00AB7056" w:rsidRPr="00E449E0">
        <w:rPr>
          <w:rFonts w:ascii="Arial" w:hAnsi="Arial" w:cs="Arial"/>
        </w:rPr>
        <w:lastRenderedPageBreak/>
        <w:t xml:space="preserve">of the </w:t>
      </w:r>
      <w:proofErr w:type="spellStart"/>
      <w:r w:rsidR="00AB7056" w:rsidRPr="00E449E0">
        <w:rPr>
          <w:rFonts w:ascii="Arial" w:hAnsi="Arial" w:cs="Arial"/>
        </w:rPr>
        <w:t>paRsynth</w:t>
      </w:r>
      <w:proofErr w:type="spellEnd"/>
      <w:r w:rsidR="00AB7056" w:rsidRPr="00E449E0">
        <w:rPr>
          <w:rFonts w:ascii="Arial" w:hAnsi="Arial" w:cs="Arial"/>
        </w:rPr>
        <w:t xml:space="preserve"> package that will facilitate</w:t>
      </w:r>
      <w:r w:rsidR="005473D1" w:rsidRPr="00E449E0">
        <w:rPr>
          <w:rFonts w:ascii="Arial" w:hAnsi="Arial" w:cs="Arial"/>
        </w:rPr>
        <w:t xml:space="preserve"> more flexibility in </w:t>
      </w:r>
      <w:r w:rsidR="0039522F" w:rsidRPr="00E449E0">
        <w:rPr>
          <w:rFonts w:ascii="Arial" w:hAnsi="Arial" w:cs="Arial"/>
        </w:rPr>
        <w:t xml:space="preserve">the </w:t>
      </w:r>
      <w:r w:rsidR="001C4784">
        <w:rPr>
          <w:rFonts w:ascii="Arial" w:hAnsi="Arial" w:cs="Arial"/>
        </w:rPr>
        <w:t>placement</w:t>
      </w:r>
      <w:r w:rsidR="001C4784" w:rsidRPr="00E449E0">
        <w:rPr>
          <w:rFonts w:ascii="Arial" w:hAnsi="Arial" w:cs="Arial"/>
        </w:rPr>
        <w:t xml:space="preserve"> </w:t>
      </w:r>
      <w:r w:rsidR="0039522F" w:rsidRPr="00E449E0">
        <w:rPr>
          <w:rFonts w:ascii="Arial" w:hAnsi="Arial" w:cs="Arial"/>
        </w:rPr>
        <w:t>of</w:t>
      </w:r>
      <w:r w:rsidR="00AB11D5" w:rsidRPr="00E449E0">
        <w:rPr>
          <w:rFonts w:ascii="Arial" w:hAnsi="Arial" w:cs="Arial"/>
        </w:rPr>
        <w:t xml:space="preserve"> </w:t>
      </w:r>
      <w:r w:rsidR="005473D1" w:rsidRPr="00E449E0">
        <w:rPr>
          <w:rFonts w:ascii="Arial" w:hAnsi="Arial" w:cs="Arial"/>
        </w:rPr>
        <w:t>random variation and identity information in the original character strings.</w:t>
      </w:r>
    </w:p>
    <w:p w14:paraId="363CA6B4" w14:textId="5920DA84" w:rsidR="00CD31EE" w:rsidRDefault="00CA075E" w:rsidP="00335936">
      <w:pPr>
        <w:spacing w:line="480" w:lineRule="auto"/>
        <w:ind w:firstLine="720"/>
        <w:rPr>
          <w:rFonts w:ascii="Arial" w:hAnsi="Arial" w:cs="Arial"/>
        </w:rPr>
      </w:pPr>
      <w:r>
        <w:rPr>
          <w:rFonts w:ascii="Arial" w:hAnsi="Arial" w:cs="Arial"/>
        </w:rPr>
        <w:t xml:space="preserve">In summary, we developed a new </w:t>
      </w:r>
      <w:r w:rsidR="007A7DC2">
        <w:rPr>
          <w:rFonts w:ascii="Arial" w:hAnsi="Arial" w:cs="Arial"/>
        </w:rPr>
        <w:t>pipeline</w:t>
      </w:r>
      <w:r w:rsidR="007F7DC7">
        <w:rPr>
          <w:rFonts w:ascii="Arial" w:hAnsi="Arial" w:cs="Arial"/>
        </w:rPr>
        <w:t xml:space="preserve"> to generate synthetic vocal identity signals</w:t>
      </w:r>
      <w:r w:rsidR="00D917CB">
        <w:rPr>
          <w:rFonts w:ascii="Arial" w:hAnsi="Arial" w:cs="Arial"/>
        </w:rPr>
        <w:t xml:space="preserve"> </w:t>
      </w:r>
      <w:r w:rsidR="009A0FE0">
        <w:rPr>
          <w:rFonts w:ascii="Arial" w:hAnsi="Arial" w:cs="Arial"/>
        </w:rPr>
        <w:t>with</w:t>
      </w:r>
      <w:r w:rsidR="00D917CB">
        <w:rPr>
          <w:rFonts w:ascii="Arial" w:hAnsi="Arial" w:cs="Arial"/>
        </w:rPr>
        <w:t xml:space="preserve"> identity information</w:t>
      </w:r>
      <w:r w:rsidR="009A0FE0">
        <w:rPr>
          <w:rFonts w:ascii="Arial" w:hAnsi="Arial" w:cs="Arial"/>
        </w:rPr>
        <w:t xml:space="preserve"> that can be encoded</w:t>
      </w:r>
      <w:r w:rsidR="00D917CB">
        <w:rPr>
          <w:rFonts w:ascii="Arial" w:hAnsi="Arial" w:cs="Arial"/>
        </w:rPr>
        <w:t xml:space="preserve"> over two social levels in frequency modulation patterns, an acoustic structure that animals </w:t>
      </w:r>
      <w:r w:rsidR="00C648FB">
        <w:rPr>
          <w:rFonts w:ascii="Arial" w:hAnsi="Arial" w:cs="Arial"/>
        </w:rPr>
        <w:t xml:space="preserve">are known to </w:t>
      </w:r>
      <w:r w:rsidR="00D917CB">
        <w:rPr>
          <w:rFonts w:ascii="Arial" w:hAnsi="Arial" w:cs="Arial"/>
        </w:rPr>
        <w:t>use for encoding identity information</w:t>
      </w:r>
      <w:r w:rsidR="009251E8">
        <w:rPr>
          <w:rFonts w:ascii="Arial" w:hAnsi="Arial" w:cs="Arial"/>
        </w:rPr>
        <w:t xml:space="preserve"> </w:t>
      </w:r>
      <w:r w:rsidR="00064FDF">
        <w:rPr>
          <w:rFonts w:ascii="Arial" w:hAnsi="Arial" w:cs="Arial"/>
        </w:rPr>
        <w:t>that receivers used for social recognition</w:t>
      </w:r>
      <w:r w:rsidR="00D50145">
        <w:rPr>
          <w:rFonts w:ascii="Arial" w:hAnsi="Arial" w:cs="Arial"/>
        </w:rPr>
        <w:t xml:space="preserve"> (</w:t>
      </w:r>
      <w:r w:rsidR="00D50145" w:rsidRPr="009D550F">
        <w:rPr>
          <w:rFonts w:ascii="Arial" w:hAnsi="Arial" w:cs="Arial"/>
          <w:highlight w:val="yellow"/>
        </w:rPr>
        <w:t>CITE</w:t>
      </w:r>
      <w:r w:rsidR="00064FDF">
        <w:rPr>
          <w:rFonts w:ascii="Arial" w:hAnsi="Arial" w:cs="Arial"/>
        </w:rPr>
        <w:t xml:space="preserve"> King &amp; Janik 2013, Berg et al. 2011</w:t>
      </w:r>
      <w:r w:rsidR="00D50145">
        <w:rPr>
          <w:rFonts w:ascii="Arial" w:hAnsi="Arial" w:cs="Arial"/>
        </w:rPr>
        <w:t>)</w:t>
      </w:r>
      <w:r w:rsidR="004A3588">
        <w:rPr>
          <w:rFonts w:ascii="Arial" w:hAnsi="Arial" w:cs="Arial"/>
        </w:rPr>
        <w:t>. We also</w:t>
      </w:r>
      <w:r w:rsidR="007F7DC7">
        <w:rPr>
          <w:rFonts w:ascii="Arial" w:hAnsi="Arial" w:cs="Arial"/>
        </w:rPr>
        <w:t xml:space="preserve"> performed simulation experiments to test how well </w:t>
      </w:r>
      <w:r w:rsidR="00F0141A">
        <w:rPr>
          <w:rFonts w:ascii="Arial" w:hAnsi="Arial" w:cs="Arial"/>
        </w:rPr>
        <w:t xml:space="preserve">a </w:t>
      </w:r>
      <w:r w:rsidR="007F7DC7">
        <w:rPr>
          <w:rFonts w:ascii="Arial" w:hAnsi="Arial" w:cs="Arial"/>
        </w:rPr>
        <w:t xml:space="preserve">computational bioacoustics </w:t>
      </w:r>
      <w:r w:rsidR="00F0141A">
        <w:rPr>
          <w:rFonts w:ascii="Arial" w:hAnsi="Arial" w:cs="Arial"/>
        </w:rPr>
        <w:t xml:space="preserve">tool </w:t>
      </w:r>
      <w:r w:rsidR="007F7DC7">
        <w:rPr>
          <w:rFonts w:ascii="Arial" w:hAnsi="Arial" w:cs="Arial"/>
        </w:rPr>
        <w:t xml:space="preserve">could detect </w:t>
      </w:r>
      <w:r w:rsidR="00D86203">
        <w:rPr>
          <w:rFonts w:ascii="Arial" w:hAnsi="Arial" w:cs="Arial"/>
        </w:rPr>
        <w:t xml:space="preserve">the identity </w:t>
      </w:r>
      <w:r w:rsidR="007F7DC7">
        <w:rPr>
          <w:rFonts w:ascii="Arial" w:hAnsi="Arial" w:cs="Arial"/>
        </w:rPr>
        <w:t>information</w:t>
      </w:r>
      <w:r w:rsidR="00597EC0">
        <w:rPr>
          <w:rFonts w:ascii="Arial" w:hAnsi="Arial" w:cs="Arial"/>
        </w:rPr>
        <w:t xml:space="preserve"> that</w:t>
      </w:r>
      <w:r w:rsidR="007F7DC7">
        <w:rPr>
          <w:rFonts w:ascii="Arial" w:hAnsi="Arial" w:cs="Arial"/>
        </w:rPr>
        <w:t xml:space="preserve"> we</w:t>
      </w:r>
      <w:r w:rsidR="0057302A">
        <w:rPr>
          <w:rFonts w:ascii="Arial" w:hAnsi="Arial" w:cs="Arial"/>
        </w:rPr>
        <w:t xml:space="preserve"> had</w:t>
      </w:r>
      <w:r w:rsidR="007F7DC7">
        <w:rPr>
          <w:rFonts w:ascii="Arial" w:hAnsi="Arial" w:cs="Arial"/>
        </w:rPr>
        <w:t xml:space="preserve"> originally encoded</w:t>
      </w:r>
      <w:r w:rsidR="005C062E">
        <w:rPr>
          <w:rFonts w:ascii="Arial" w:hAnsi="Arial" w:cs="Arial"/>
        </w:rPr>
        <w:t xml:space="preserve"> in frequency modulation patterns</w:t>
      </w:r>
      <w:r w:rsidR="007F7DC7">
        <w:rPr>
          <w:rFonts w:ascii="Arial" w:hAnsi="Arial" w:cs="Arial"/>
        </w:rPr>
        <w:t>.</w:t>
      </w:r>
      <w:r w:rsidR="00A2405D">
        <w:rPr>
          <w:rFonts w:ascii="Arial" w:hAnsi="Arial" w:cs="Arial"/>
        </w:rPr>
        <w:t xml:space="preserve"> Our new </w:t>
      </w:r>
      <w:r>
        <w:rPr>
          <w:rFonts w:ascii="Arial" w:hAnsi="Arial" w:cs="Arial"/>
        </w:rPr>
        <w:t xml:space="preserve">pipeline </w:t>
      </w:r>
      <w:r w:rsidR="003A50A2">
        <w:rPr>
          <w:rFonts w:ascii="Arial" w:hAnsi="Arial" w:cs="Arial"/>
        </w:rPr>
        <w:t>is available as an R package</w:t>
      </w:r>
      <w:r w:rsidR="0074750F">
        <w:rPr>
          <w:rFonts w:ascii="Arial" w:hAnsi="Arial" w:cs="Arial"/>
        </w:rPr>
        <w:t xml:space="preserve"> (</w:t>
      </w:r>
      <w:proofErr w:type="spellStart"/>
      <w:r w:rsidR="0074750F">
        <w:rPr>
          <w:rFonts w:ascii="Arial" w:hAnsi="Arial" w:cs="Arial"/>
        </w:rPr>
        <w:t>paRsynth</w:t>
      </w:r>
      <w:proofErr w:type="spellEnd"/>
      <w:r w:rsidR="0074750F">
        <w:rPr>
          <w:rFonts w:ascii="Arial" w:hAnsi="Arial" w:cs="Arial"/>
        </w:rPr>
        <w:t>, CITE?)</w:t>
      </w:r>
      <w:r w:rsidR="003A50A2">
        <w:rPr>
          <w:rFonts w:ascii="Arial" w:hAnsi="Arial" w:cs="Arial"/>
        </w:rPr>
        <w:t xml:space="preserve"> </w:t>
      </w:r>
      <w:r w:rsidR="00335936">
        <w:rPr>
          <w:rFonts w:ascii="Arial" w:hAnsi="Arial" w:cs="Arial"/>
        </w:rPr>
        <w:t xml:space="preserve">and </w:t>
      </w:r>
      <w:r>
        <w:rPr>
          <w:rFonts w:ascii="Arial" w:hAnsi="Arial" w:cs="Arial"/>
        </w:rPr>
        <w:t>creates synthetic vocalizations that can be represented as strings for computational efficiency</w:t>
      </w:r>
      <w:r w:rsidR="00335936">
        <w:rPr>
          <w:rFonts w:ascii="Arial" w:hAnsi="Arial" w:cs="Arial"/>
        </w:rPr>
        <w:t>,</w:t>
      </w:r>
      <w:r>
        <w:rPr>
          <w:rFonts w:ascii="Arial" w:hAnsi="Arial" w:cs="Arial"/>
        </w:rPr>
        <w:t xml:space="preserve"> while also producing </w:t>
      </w:r>
      <w:r w:rsidR="005674B6">
        <w:rPr>
          <w:rFonts w:ascii="Arial" w:hAnsi="Arial" w:cs="Arial"/>
        </w:rPr>
        <w:t xml:space="preserve">audio files of </w:t>
      </w:r>
      <w:r>
        <w:rPr>
          <w:rFonts w:ascii="Arial" w:hAnsi="Arial" w:cs="Arial"/>
        </w:rPr>
        <w:t xml:space="preserve">synthetic </w:t>
      </w:r>
      <w:r w:rsidR="00335936">
        <w:rPr>
          <w:rFonts w:ascii="Arial" w:hAnsi="Arial" w:cs="Arial"/>
        </w:rPr>
        <w:t>vocalizations</w:t>
      </w:r>
      <w:r w:rsidR="00C2098E">
        <w:rPr>
          <w:rFonts w:ascii="Arial" w:hAnsi="Arial" w:cs="Arial"/>
        </w:rPr>
        <w:t xml:space="preserve"> that can be analyzed with</w:t>
      </w:r>
      <w:r w:rsidR="00C363B2">
        <w:rPr>
          <w:rFonts w:ascii="Arial" w:hAnsi="Arial" w:cs="Arial"/>
        </w:rPr>
        <w:t xml:space="preserve"> analytical tools in </w:t>
      </w:r>
      <w:r>
        <w:rPr>
          <w:rFonts w:ascii="Arial" w:hAnsi="Arial" w:cs="Arial"/>
        </w:rPr>
        <w:t xml:space="preserve">bioacoustics, situating its impact at the interface of </w:t>
      </w:r>
      <w:r w:rsidR="00107EA1">
        <w:rPr>
          <w:rFonts w:ascii="Arial" w:hAnsi="Arial" w:cs="Arial"/>
        </w:rPr>
        <w:t>simulated</w:t>
      </w:r>
      <w:r>
        <w:rPr>
          <w:rFonts w:ascii="Arial" w:hAnsi="Arial" w:cs="Arial"/>
        </w:rPr>
        <w:t xml:space="preserve"> and </w:t>
      </w:r>
      <w:r w:rsidR="00107EA1">
        <w:rPr>
          <w:rFonts w:ascii="Arial" w:hAnsi="Arial" w:cs="Arial"/>
        </w:rPr>
        <w:t xml:space="preserve">empirical research in </w:t>
      </w:r>
      <w:r w:rsidR="00325DFA">
        <w:rPr>
          <w:rFonts w:ascii="Arial" w:hAnsi="Arial" w:cs="Arial"/>
        </w:rPr>
        <w:t xml:space="preserve">the field of </w:t>
      </w:r>
      <w:r w:rsidR="00107EA1">
        <w:rPr>
          <w:rFonts w:ascii="Arial" w:hAnsi="Arial" w:cs="Arial"/>
        </w:rPr>
        <w:t xml:space="preserve">animal </w:t>
      </w:r>
      <w:r>
        <w:rPr>
          <w:rFonts w:ascii="Arial" w:hAnsi="Arial" w:cs="Arial"/>
        </w:rPr>
        <w:t xml:space="preserve">communication. </w:t>
      </w:r>
      <w:r w:rsidR="00B00359">
        <w:rPr>
          <w:rFonts w:ascii="Arial" w:hAnsi="Arial" w:cs="Arial"/>
        </w:rPr>
        <w:t xml:space="preserve">Our </w:t>
      </w:r>
      <w:r w:rsidR="004C2585">
        <w:rPr>
          <w:rFonts w:ascii="Arial" w:hAnsi="Arial" w:cs="Arial"/>
        </w:rPr>
        <w:t xml:space="preserve">approach to encoding identity information simulates </w:t>
      </w:r>
      <w:r w:rsidR="00824EBD">
        <w:rPr>
          <w:rFonts w:ascii="Arial" w:hAnsi="Arial" w:cs="Arial"/>
        </w:rPr>
        <w:t>how</w:t>
      </w:r>
      <w:r w:rsidR="004C2585">
        <w:rPr>
          <w:rFonts w:ascii="Arial" w:hAnsi="Arial" w:cs="Arial"/>
        </w:rPr>
        <w:t xml:space="preserve"> animals can transmit identity information</w:t>
      </w:r>
      <w:r w:rsidR="005A051D">
        <w:rPr>
          <w:rFonts w:ascii="Arial" w:hAnsi="Arial" w:cs="Arial"/>
        </w:rPr>
        <w:t xml:space="preserve"> through vocal signals</w:t>
      </w:r>
      <w:r w:rsidR="004C2585">
        <w:rPr>
          <w:rFonts w:ascii="Arial" w:hAnsi="Arial" w:cs="Arial"/>
        </w:rPr>
        <w:t xml:space="preserve"> </w:t>
      </w:r>
      <w:r w:rsidR="008A505B">
        <w:rPr>
          <w:rFonts w:ascii="Arial" w:hAnsi="Arial" w:cs="Arial"/>
        </w:rPr>
        <w:t>in</w:t>
      </w:r>
      <w:r w:rsidR="004C2585">
        <w:rPr>
          <w:rFonts w:ascii="Arial" w:hAnsi="Arial" w:cs="Arial"/>
        </w:rPr>
        <w:t xml:space="preserve"> </w:t>
      </w:r>
      <w:r w:rsidR="00B00359">
        <w:rPr>
          <w:rFonts w:ascii="Arial" w:hAnsi="Arial" w:cs="Arial"/>
        </w:rPr>
        <w:t xml:space="preserve">complex </w:t>
      </w:r>
      <w:r w:rsidR="00DA07CB">
        <w:rPr>
          <w:rFonts w:ascii="Arial" w:hAnsi="Arial" w:cs="Arial"/>
        </w:rPr>
        <w:t>soci</w:t>
      </w:r>
      <w:r w:rsidR="00A41C21">
        <w:rPr>
          <w:rFonts w:ascii="Arial" w:hAnsi="Arial" w:cs="Arial"/>
        </w:rPr>
        <w:t>al environments</w:t>
      </w:r>
      <w:r w:rsidR="00E52F23">
        <w:rPr>
          <w:rFonts w:ascii="Arial" w:hAnsi="Arial" w:cs="Arial"/>
        </w:rPr>
        <w:t xml:space="preserve">. Our tool </w:t>
      </w:r>
      <w:r w:rsidR="0041583D">
        <w:rPr>
          <w:rFonts w:ascii="Arial" w:hAnsi="Arial" w:cs="Arial"/>
        </w:rPr>
        <w:t>can benefit</w:t>
      </w:r>
      <w:r w:rsidR="00F0108E">
        <w:rPr>
          <w:rFonts w:ascii="Arial" w:hAnsi="Arial" w:cs="Arial"/>
        </w:rPr>
        <w:t xml:space="preserve"> future </w:t>
      </w:r>
      <w:r w:rsidR="003C6684">
        <w:rPr>
          <w:rFonts w:ascii="Arial" w:hAnsi="Arial" w:cs="Arial"/>
        </w:rPr>
        <w:t xml:space="preserve">simulation-based and empirical </w:t>
      </w:r>
      <w:r w:rsidR="00F0108E">
        <w:rPr>
          <w:rFonts w:ascii="Arial" w:hAnsi="Arial" w:cs="Arial"/>
        </w:rPr>
        <w:t xml:space="preserve">research </w:t>
      </w:r>
      <w:r w:rsidR="0041583D">
        <w:rPr>
          <w:rFonts w:ascii="Arial" w:hAnsi="Arial" w:cs="Arial"/>
        </w:rPr>
        <w:t xml:space="preserve">that </w:t>
      </w:r>
      <w:r w:rsidR="003C6684">
        <w:rPr>
          <w:rFonts w:ascii="Arial" w:hAnsi="Arial" w:cs="Arial"/>
        </w:rPr>
        <w:t>requires</w:t>
      </w:r>
      <w:r w:rsidR="0041583D">
        <w:rPr>
          <w:rFonts w:ascii="Arial" w:hAnsi="Arial" w:cs="Arial"/>
        </w:rPr>
        <w:t xml:space="preserve"> </w:t>
      </w:r>
      <w:r w:rsidR="003C6684">
        <w:rPr>
          <w:rFonts w:ascii="Arial" w:hAnsi="Arial" w:cs="Arial"/>
        </w:rPr>
        <w:t xml:space="preserve">controlling the types and amounts of identity information encoded in synthetic </w:t>
      </w:r>
      <w:r w:rsidR="0041583D">
        <w:rPr>
          <w:rFonts w:ascii="Arial" w:hAnsi="Arial" w:cs="Arial"/>
        </w:rPr>
        <w:t>voca</w:t>
      </w:r>
      <w:r w:rsidR="003C6684">
        <w:rPr>
          <w:rFonts w:ascii="Arial" w:hAnsi="Arial" w:cs="Arial"/>
        </w:rPr>
        <w:t>lizations</w:t>
      </w:r>
      <w:r w:rsidR="00B00359">
        <w:rPr>
          <w:rFonts w:ascii="Arial" w:hAnsi="Arial" w:cs="Arial"/>
        </w:rPr>
        <w:t>.</w:t>
      </w:r>
    </w:p>
    <w:p w14:paraId="0474DF94" w14:textId="77777777" w:rsidR="0050214C" w:rsidRDefault="0050214C" w:rsidP="00DB1BE9">
      <w:pPr>
        <w:spacing w:line="480" w:lineRule="auto"/>
        <w:rPr>
          <w:rFonts w:ascii="Arial" w:hAnsi="Arial" w:cs="Arial"/>
        </w:rPr>
      </w:pPr>
    </w:p>
    <w:p w14:paraId="56ECE187" w14:textId="77777777" w:rsidR="00493337" w:rsidRDefault="00493337" w:rsidP="00493337">
      <w:pPr>
        <w:spacing w:line="480" w:lineRule="auto"/>
        <w:rPr>
          <w:rFonts w:ascii="Arial" w:hAnsi="Arial" w:cs="Arial"/>
        </w:rPr>
      </w:pPr>
      <w:commentRangeStart w:id="54"/>
      <w:r>
        <w:rPr>
          <w:rFonts w:ascii="Arial" w:hAnsi="Arial" w:cs="Arial"/>
          <w:b/>
          <w:bCs/>
        </w:rPr>
        <w:t xml:space="preserve">Materials and </w:t>
      </w:r>
      <w:commentRangeStart w:id="55"/>
      <w:commentRangeStart w:id="56"/>
      <w:r w:rsidRPr="002F070A">
        <w:rPr>
          <w:rFonts w:ascii="Arial" w:hAnsi="Arial" w:cs="Arial"/>
          <w:b/>
          <w:bCs/>
        </w:rPr>
        <w:t>Methods</w:t>
      </w:r>
      <w:commentRangeEnd w:id="55"/>
      <w:r>
        <w:rPr>
          <w:rStyle w:val="CommentReference"/>
        </w:rPr>
        <w:commentReference w:id="55"/>
      </w:r>
      <w:commentRangeEnd w:id="56"/>
      <w:r w:rsidR="009165BF">
        <w:rPr>
          <w:rStyle w:val="CommentReference"/>
        </w:rPr>
        <w:commentReference w:id="56"/>
      </w:r>
      <w:r>
        <w:rPr>
          <w:rFonts w:ascii="Arial" w:hAnsi="Arial" w:cs="Arial"/>
        </w:rPr>
        <w:t>:</w:t>
      </w:r>
      <w:commentRangeEnd w:id="54"/>
      <w:r>
        <w:rPr>
          <w:rStyle w:val="CommentReference"/>
        </w:rPr>
        <w:commentReference w:id="54"/>
      </w:r>
    </w:p>
    <w:p w14:paraId="5894CEBC" w14:textId="52C6ED51" w:rsidR="00493337" w:rsidRDefault="00133ABD" w:rsidP="00493337">
      <w:pPr>
        <w:spacing w:line="480" w:lineRule="auto"/>
        <w:rPr>
          <w:rFonts w:ascii="Arial" w:hAnsi="Arial" w:cs="Arial"/>
          <w:i/>
          <w:iCs/>
        </w:rPr>
      </w:pPr>
      <w:r>
        <w:rPr>
          <w:rFonts w:ascii="Arial" w:hAnsi="Arial" w:cs="Arial"/>
          <w:i/>
          <w:iCs/>
        </w:rPr>
        <w:t>A new pipeline to generate frequency-modulated vocal identity signals</w:t>
      </w:r>
    </w:p>
    <w:p w14:paraId="5DB19CE2" w14:textId="79B5955A" w:rsidR="00D15CCB" w:rsidRPr="00A843EF" w:rsidRDefault="00E67322" w:rsidP="00493337">
      <w:pPr>
        <w:spacing w:line="480" w:lineRule="auto"/>
        <w:rPr>
          <w:rFonts w:ascii="Arial" w:hAnsi="Arial" w:cs="Arial"/>
        </w:rPr>
      </w:pPr>
      <w:r>
        <w:rPr>
          <w:rFonts w:ascii="Arial" w:hAnsi="Arial" w:cs="Arial"/>
        </w:rPr>
        <w:t xml:space="preserve">We developed a new pipeline to encode varying amounts of group and individual-level information in frequency modulation patterns of synthetic vocalizations. Our pipeline </w:t>
      </w:r>
      <w:r>
        <w:rPr>
          <w:rFonts w:ascii="Arial" w:hAnsi="Arial" w:cs="Arial"/>
        </w:rPr>
        <w:lastRenderedPageBreak/>
        <w:t>encompassed 4 main steps</w:t>
      </w:r>
      <w:r w:rsidR="0038768E">
        <w:rPr>
          <w:rFonts w:ascii="Arial" w:hAnsi="Arial" w:cs="Arial"/>
        </w:rPr>
        <w:t xml:space="preserve">: (1) </w:t>
      </w:r>
      <w:r>
        <w:rPr>
          <w:rFonts w:ascii="Arial" w:hAnsi="Arial" w:cs="Arial"/>
        </w:rPr>
        <w:t>generating character strings</w:t>
      </w:r>
      <w:r w:rsidR="0038768E">
        <w:rPr>
          <w:rFonts w:ascii="Arial" w:hAnsi="Arial" w:cs="Arial"/>
        </w:rPr>
        <w:t xml:space="preserve"> with information encoded at different social levels, (2) </w:t>
      </w:r>
      <w:r w:rsidR="00C5047D">
        <w:rPr>
          <w:rFonts w:ascii="Arial" w:hAnsi="Arial" w:cs="Arial"/>
        </w:rPr>
        <w:t>converting character string</w:t>
      </w:r>
      <w:r w:rsidR="0074750F">
        <w:rPr>
          <w:rFonts w:ascii="Arial" w:hAnsi="Arial" w:cs="Arial"/>
        </w:rPr>
        <w:t>s</w:t>
      </w:r>
      <w:r w:rsidR="00C5047D">
        <w:rPr>
          <w:rFonts w:ascii="Arial" w:hAnsi="Arial" w:cs="Arial"/>
        </w:rPr>
        <w:t xml:space="preserve"> to directional changes </w:t>
      </w:r>
      <w:r w:rsidR="00D84931">
        <w:rPr>
          <w:rFonts w:ascii="Arial" w:hAnsi="Arial" w:cs="Arial"/>
        </w:rPr>
        <w:t xml:space="preserve">in frequency </w:t>
      </w:r>
      <w:r w:rsidR="00C5047D">
        <w:rPr>
          <w:rFonts w:ascii="Arial" w:hAnsi="Arial" w:cs="Arial"/>
        </w:rPr>
        <w:t xml:space="preserve">with </w:t>
      </w:r>
      <w:proofErr w:type="gramStart"/>
      <w:r w:rsidR="00C5047D">
        <w:rPr>
          <w:rFonts w:ascii="Arial" w:hAnsi="Arial" w:cs="Arial"/>
        </w:rPr>
        <w:t>Parsons</w:t>
      </w:r>
      <w:proofErr w:type="gramEnd"/>
      <w:r w:rsidR="00C5047D">
        <w:rPr>
          <w:rFonts w:ascii="Arial" w:hAnsi="Arial" w:cs="Arial"/>
        </w:rPr>
        <w:t xml:space="preserve"> code</w:t>
      </w:r>
      <w:r w:rsidR="00FD05C3">
        <w:rPr>
          <w:rFonts w:ascii="Arial" w:hAnsi="Arial" w:cs="Arial"/>
        </w:rPr>
        <w:t>, (3)</w:t>
      </w:r>
      <w:r w:rsidR="00C5047D">
        <w:rPr>
          <w:rFonts w:ascii="Arial" w:hAnsi="Arial" w:cs="Arial"/>
        </w:rPr>
        <w:t xml:space="preserve"> creating a timeseries of frequency values from these directional changes</w:t>
      </w:r>
      <w:r w:rsidR="00FD05C3">
        <w:rPr>
          <w:rFonts w:ascii="Arial" w:hAnsi="Arial" w:cs="Arial"/>
        </w:rPr>
        <w:t xml:space="preserve">, </w:t>
      </w:r>
      <w:r w:rsidR="00BC3027">
        <w:rPr>
          <w:rFonts w:ascii="Arial" w:hAnsi="Arial" w:cs="Arial"/>
        </w:rPr>
        <w:t>and (4)</w:t>
      </w:r>
      <w:r>
        <w:rPr>
          <w:rFonts w:ascii="Arial" w:hAnsi="Arial" w:cs="Arial"/>
        </w:rPr>
        <w:t xml:space="preserve"> generating audio files</w:t>
      </w:r>
      <w:r w:rsidR="00B741FB">
        <w:rPr>
          <w:rFonts w:ascii="Arial" w:hAnsi="Arial" w:cs="Arial"/>
        </w:rPr>
        <w:t xml:space="preserve"> of frequency-modulated vocalizations. We developed </w:t>
      </w:r>
      <w:r w:rsidR="00FE331D">
        <w:rPr>
          <w:rFonts w:ascii="Arial" w:hAnsi="Arial" w:cs="Arial"/>
        </w:rPr>
        <w:t>functions</w:t>
      </w:r>
      <w:r w:rsidR="00B741FB">
        <w:rPr>
          <w:rFonts w:ascii="Arial" w:hAnsi="Arial" w:cs="Arial"/>
        </w:rPr>
        <w:t xml:space="preserve"> for </w:t>
      </w:r>
      <w:r w:rsidR="00FE331D">
        <w:rPr>
          <w:rFonts w:ascii="Arial" w:hAnsi="Arial" w:cs="Arial"/>
        </w:rPr>
        <w:t xml:space="preserve">each </w:t>
      </w:r>
      <w:r w:rsidR="00B741FB">
        <w:rPr>
          <w:rFonts w:ascii="Arial" w:hAnsi="Arial" w:cs="Arial"/>
        </w:rPr>
        <w:t>of these steps in R (</w:t>
      </w:r>
      <w:r w:rsidR="00B741FB" w:rsidRPr="009D550F">
        <w:rPr>
          <w:rFonts w:ascii="Arial" w:hAnsi="Arial" w:cs="Arial"/>
          <w:highlight w:val="yellow"/>
        </w:rPr>
        <w:t>CITE</w:t>
      </w:r>
      <w:r w:rsidR="00B741FB">
        <w:rPr>
          <w:rFonts w:ascii="Arial" w:hAnsi="Arial" w:cs="Arial"/>
        </w:rPr>
        <w:t xml:space="preserve"> R Core Team 2024)</w:t>
      </w:r>
      <w:r w:rsidR="0006615B">
        <w:rPr>
          <w:rFonts w:ascii="Arial" w:hAnsi="Arial" w:cs="Arial"/>
        </w:rPr>
        <w:t>, and</w:t>
      </w:r>
      <w:r w:rsidR="00FE331D">
        <w:rPr>
          <w:rFonts w:ascii="Arial" w:hAnsi="Arial" w:cs="Arial"/>
        </w:rPr>
        <w:t xml:space="preserve"> organized these functions in</w:t>
      </w:r>
      <w:r w:rsidR="00E45B33">
        <w:rPr>
          <w:rFonts w:ascii="Arial" w:hAnsi="Arial" w:cs="Arial"/>
        </w:rPr>
        <w:t xml:space="preserve">to </w:t>
      </w:r>
      <w:r w:rsidR="00FE331D">
        <w:rPr>
          <w:rFonts w:ascii="Arial" w:hAnsi="Arial" w:cs="Arial"/>
        </w:rPr>
        <w:t xml:space="preserve">an R package called </w:t>
      </w:r>
      <w:proofErr w:type="spellStart"/>
      <w:r w:rsidR="00FE331D">
        <w:rPr>
          <w:rFonts w:ascii="Arial" w:hAnsi="Arial" w:cs="Arial"/>
        </w:rPr>
        <w:t>paRsynth</w:t>
      </w:r>
      <w:proofErr w:type="spellEnd"/>
      <w:r w:rsidR="00FE331D">
        <w:rPr>
          <w:rFonts w:ascii="Arial" w:hAnsi="Arial" w:cs="Arial"/>
        </w:rPr>
        <w:t xml:space="preserve"> that is available on GitHub</w:t>
      </w:r>
      <w:r w:rsidR="00D84931">
        <w:rPr>
          <w:rFonts w:ascii="Arial" w:hAnsi="Arial" w:cs="Arial"/>
        </w:rPr>
        <w:t xml:space="preserve">: </w:t>
      </w:r>
      <w:hyperlink r:id="rId20" w:history="1">
        <w:r w:rsidR="00D84931" w:rsidRPr="00D84931">
          <w:rPr>
            <w:rStyle w:val="Hyperlink"/>
            <w:rFonts w:ascii="Arial" w:hAnsi="Arial" w:cs="Arial"/>
          </w:rPr>
          <w:t>https://github.com/gsvidaurre/paRsynth</w:t>
        </w:r>
      </w:hyperlink>
      <w:r w:rsidR="00B741FB">
        <w:rPr>
          <w:rFonts w:ascii="Arial" w:hAnsi="Arial" w:cs="Arial"/>
        </w:rPr>
        <w:t xml:space="preserve">. </w:t>
      </w:r>
      <w:r w:rsidR="00F232FB">
        <w:rPr>
          <w:rFonts w:ascii="Arial" w:hAnsi="Arial" w:cs="Arial"/>
        </w:rPr>
        <w:t xml:space="preserve">Our package relies on the existing R package </w:t>
      </w:r>
      <w:proofErr w:type="spellStart"/>
      <w:r w:rsidR="00F232FB">
        <w:rPr>
          <w:rFonts w:ascii="Arial" w:hAnsi="Arial" w:cs="Arial"/>
        </w:rPr>
        <w:t>soundgen</w:t>
      </w:r>
      <w:proofErr w:type="spellEnd"/>
      <w:r w:rsidR="00F232FB">
        <w:rPr>
          <w:rFonts w:ascii="Arial" w:hAnsi="Arial" w:cs="Arial"/>
        </w:rPr>
        <w:t xml:space="preserve"> </w:t>
      </w:r>
      <w:r w:rsidR="009D550F">
        <w:rPr>
          <w:rFonts w:ascii="Arial" w:hAnsi="Arial" w:cs="Arial"/>
        </w:rPr>
        <w:fldChar w:fldCharType="begin"/>
      </w:r>
      <w:r w:rsidR="00F07E83">
        <w:rPr>
          <w:rFonts w:ascii="Arial" w:hAnsi="Arial" w:cs="Arial"/>
        </w:rPr>
        <w:instrText xml:space="preserve"> ADDIN ZOTERO_ITEM CSL_CITATION {"citationID":"Qx4nMdCl","properties":{"formattedCitation":"(23)","plainCitation":"(23)","noteIndex":0},"citationItems":[{"id":26071,"uris":["http://zotero.org/groups/5786507/items/9FR7DCSI"],"itemData":{"id":26071,"type":"article-journal","abstract":"Voice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9D550F">
        <w:rPr>
          <w:rFonts w:ascii="Arial" w:hAnsi="Arial" w:cs="Arial"/>
        </w:rPr>
        <w:fldChar w:fldCharType="separate"/>
      </w:r>
      <w:r w:rsidR="00FF3DC3" w:rsidRPr="00FF3DC3">
        <w:rPr>
          <w:rFonts w:ascii="Arial" w:hAnsi="Arial" w:cs="Arial"/>
        </w:rPr>
        <w:t>(23)</w:t>
      </w:r>
      <w:r w:rsidR="009D550F">
        <w:rPr>
          <w:rFonts w:ascii="Arial" w:hAnsi="Arial" w:cs="Arial"/>
        </w:rPr>
        <w:fldChar w:fldCharType="end"/>
      </w:r>
      <w:r w:rsidR="00F232FB">
        <w:rPr>
          <w:rFonts w:ascii="Arial" w:hAnsi="Arial" w:cs="Arial"/>
        </w:rPr>
        <w:t xml:space="preserve"> for creating synthetic frequency-modulated vocalizations and </w:t>
      </w:r>
      <w:r w:rsidR="00C14C3E">
        <w:rPr>
          <w:rFonts w:ascii="Arial" w:hAnsi="Arial" w:cs="Arial"/>
        </w:rPr>
        <w:t>generating</w:t>
      </w:r>
      <w:r w:rsidR="00F232FB">
        <w:rPr>
          <w:rFonts w:ascii="Arial" w:hAnsi="Arial" w:cs="Arial"/>
        </w:rPr>
        <w:t xml:space="preserve"> audio files of these vocalizations.</w:t>
      </w:r>
      <w:r w:rsidR="00F25249">
        <w:rPr>
          <w:rFonts w:ascii="Arial" w:hAnsi="Arial" w:cs="Arial"/>
        </w:rPr>
        <w:t xml:space="preserve"> Below we describe each of the </w:t>
      </w:r>
      <w:r w:rsidR="005967FF">
        <w:rPr>
          <w:rFonts w:ascii="Arial" w:hAnsi="Arial" w:cs="Arial"/>
        </w:rPr>
        <w:t xml:space="preserve">steps in our pipeline available through the </w:t>
      </w:r>
      <w:proofErr w:type="spellStart"/>
      <w:r w:rsidR="005967FF">
        <w:rPr>
          <w:rFonts w:ascii="Arial" w:hAnsi="Arial" w:cs="Arial"/>
        </w:rPr>
        <w:t>paRsynth</w:t>
      </w:r>
      <w:proofErr w:type="spellEnd"/>
      <w:r w:rsidR="005967FF">
        <w:rPr>
          <w:rFonts w:ascii="Arial" w:hAnsi="Arial" w:cs="Arial"/>
        </w:rPr>
        <w:t xml:space="preserve"> package</w:t>
      </w:r>
      <w:r w:rsidR="00A60FA2">
        <w:rPr>
          <w:rFonts w:ascii="Arial" w:hAnsi="Arial" w:cs="Arial"/>
        </w:rPr>
        <w:t>.</w:t>
      </w:r>
    </w:p>
    <w:p w14:paraId="13548798" w14:textId="325225C5" w:rsidR="00B424E3" w:rsidRDefault="00493337" w:rsidP="00493337">
      <w:pPr>
        <w:spacing w:line="480" w:lineRule="auto"/>
        <w:rPr>
          <w:rFonts w:ascii="Arial" w:hAnsi="Arial" w:cs="Arial"/>
        </w:rPr>
      </w:pPr>
      <w:r>
        <w:rPr>
          <w:rFonts w:ascii="Arial" w:hAnsi="Arial" w:cs="Arial"/>
        </w:rPr>
        <w:tab/>
        <w:t>First, we generated character strings to represent synthetic vocal identity signals.</w:t>
      </w:r>
      <w:r w:rsidR="004E47CC">
        <w:rPr>
          <w:rFonts w:ascii="Arial" w:hAnsi="Arial" w:cs="Arial"/>
        </w:rPr>
        <w:t xml:space="preserve"> Each c</w:t>
      </w:r>
      <w:r>
        <w:rPr>
          <w:rFonts w:ascii="Arial" w:hAnsi="Arial" w:cs="Arial"/>
        </w:rPr>
        <w:t>haracter string</w:t>
      </w:r>
      <w:r w:rsidR="00E52EF5">
        <w:rPr>
          <w:rFonts w:ascii="Arial" w:hAnsi="Arial" w:cs="Arial"/>
        </w:rPr>
        <w:t xml:space="preserve"> was</w:t>
      </w:r>
      <w:r>
        <w:rPr>
          <w:rFonts w:ascii="Arial" w:hAnsi="Arial" w:cs="Arial"/>
        </w:rPr>
        <w:t xml:space="preserve"> </w:t>
      </w:r>
      <w:r w:rsidR="00DE56C1">
        <w:rPr>
          <w:rFonts w:ascii="Arial" w:hAnsi="Arial" w:cs="Arial"/>
        </w:rPr>
        <w:t>comp</w:t>
      </w:r>
      <w:r w:rsidR="00E52EF5">
        <w:rPr>
          <w:rFonts w:ascii="Arial" w:hAnsi="Arial" w:cs="Arial"/>
        </w:rPr>
        <w:t>osed of</w:t>
      </w:r>
      <w:r>
        <w:rPr>
          <w:rFonts w:ascii="Arial" w:hAnsi="Arial" w:cs="Arial"/>
        </w:rPr>
        <w:t xml:space="preserve"> </w:t>
      </w:r>
      <w:r w:rsidR="005352F1">
        <w:rPr>
          <w:rFonts w:ascii="Arial" w:hAnsi="Arial" w:cs="Arial"/>
        </w:rPr>
        <w:t>6</w:t>
      </w:r>
      <w:commentRangeStart w:id="57"/>
      <w:commentRangeStart w:id="58"/>
      <w:r>
        <w:rPr>
          <w:rFonts w:ascii="Arial" w:hAnsi="Arial" w:cs="Arial"/>
        </w:rPr>
        <w:t xml:space="preserve"> </w:t>
      </w:r>
      <w:r w:rsidR="00CF1D4E">
        <w:rPr>
          <w:rFonts w:ascii="Arial" w:hAnsi="Arial" w:cs="Arial"/>
        </w:rPr>
        <w:t xml:space="preserve">randomly generated </w:t>
      </w:r>
      <w:r w:rsidR="008663F2">
        <w:rPr>
          <w:rFonts w:ascii="Arial" w:hAnsi="Arial" w:cs="Arial"/>
        </w:rPr>
        <w:t>s</w:t>
      </w:r>
      <w:r w:rsidR="00CF1D4E">
        <w:rPr>
          <w:rFonts w:ascii="Arial" w:hAnsi="Arial" w:cs="Arial"/>
        </w:rPr>
        <w:t>trings</w:t>
      </w:r>
      <w:r w:rsidR="008663F2">
        <w:rPr>
          <w:rFonts w:ascii="Arial" w:hAnsi="Arial" w:cs="Arial"/>
        </w:rPr>
        <w:t xml:space="preserve"> </w:t>
      </w:r>
      <w:r>
        <w:rPr>
          <w:rFonts w:ascii="Arial" w:hAnsi="Arial" w:cs="Arial"/>
        </w:rPr>
        <w:t xml:space="preserve">(Figure 1): </w:t>
      </w:r>
      <w:commentRangeEnd w:id="57"/>
      <w:r>
        <w:rPr>
          <w:rStyle w:val="CommentReference"/>
        </w:rPr>
        <w:commentReference w:id="57"/>
      </w:r>
      <w:commentRangeEnd w:id="58"/>
      <w:r>
        <w:rPr>
          <w:rStyle w:val="CommentReference"/>
        </w:rPr>
        <w:commentReference w:id="58"/>
      </w:r>
      <w:r>
        <w:rPr>
          <w:rFonts w:ascii="Arial" w:hAnsi="Arial" w:cs="Arial"/>
        </w:rPr>
        <w:t xml:space="preserve">a global head, </w:t>
      </w:r>
      <w:r w:rsidR="00EA524E">
        <w:rPr>
          <w:rFonts w:ascii="Arial" w:hAnsi="Arial" w:cs="Arial"/>
        </w:rPr>
        <w:t xml:space="preserve">the first half of </w:t>
      </w:r>
      <w:r>
        <w:rPr>
          <w:rFonts w:ascii="Arial" w:hAnsi="Arial" w:cs="Arial"/>
        </w:rPr>
        <w:t xml:space="preserve">group </w:t>
      </w:r>
      <w:r w:rsidR="00EA524E">
        <w:rPr>
          <w:rFonts w:ascii="Arial" w:hAnsi="Arial" w:cs="Arial"/>
        </w:rPr>
        <w:t xml:space="preserve">identity </w:t>
      </w:r>
      <w:r>
        <w:rPr>
          <w:rFonts w:ascii="Arial" w:hAnsi="Arial" w:cs="Arial"/>
        </w:rPr>
        <w:t>information, individual</w:t>
      </w:r>
      <w:r w:rsidR="00EA524E">
        <w:rPr>
          <w:rFonts w:ascii="Arial" w:hAnsi="Arial" w:cs="Arial"/>
        </w:rPr>
        <w:t xml:space="preserve"> identity</w:t>
      </w:r>
      <w:r>
        <w:rPr>
          <w:rFonts w:ascii="Arial" w:hAnsi="Arial" w:cs="Arial"/>
        </w:rPr>
        <w:t xml:space="preserve"> information, </w:t>
      </w:r>
      <w:r w:rsidR="00EA524E">
        <w:rPr>
          <w:rFonts w:ascii="Arial" w:hAnsi="Arial" w:cs="Arial"/>
        </w:rPr>
        <w:t>random variation, the second half</w:t>
      </w:r>
      <w:r>
        <w:rPr>
          <w:rFonts w:ascii="Arial" w:hAnsi="Arial" w:cs="Arial"/>
        </w:rPr>
        <w:t xml:space="preserve"> of group </w:t>
      </w:r>
      <w:r w:rsidR="00EA524E">
        <w:rPr>
          <w:rFonts w:ascii="Arial" w:hAnsi="Arial" w:cs="Arial"/>
        </w:rPr>
        <w:t xml:space="preserve">identity </w:t>
      </w:r>
      <w:r>
        <w:rPr>
          <w:rFonts w:ascii="Arial" w:hAnsi="Arial" w:cs="Arial"/>
        </w:rPr>
        <w:t xml:space="preserve">information, and a global tail. </w:t>
      </w:r>
      <w:r w:rsidR="006C7C3D">
        <w:rPr>
          <w:rFonts w:ascii="Arial" w:hAnsi="Arial" w:cs="Arial"/>
        </w:rPr>
        <w:t xml:space="preserve">Across strings, we used the first three letters of the </w:t>
      </w:r>
      <w:r w:rsidR="003D7C92">
        <w:rPr>
          <w:rFonts w:ascii="Arial" w:hAnsi="Arial" w:cs="Arial"/>
        </w:rPr>
        <w:t>English alphabet (A, B, and C)</w:t>
      </w:r>
      <w:r w:rsidR="00C14C3E">
        <w:rPr>
          <w:rFonts w:ascii="Arial" w:hAnsi="Arial" w:cs="Arial"/>
        </w:rPr>
        <w:t>, such that each position along each string contained a randomly selected letter</w:t>
      </w:r>
      <w:r w:rsidR="003D7C92">
        <w:rPr>
          <w:rFonts w:ascii="Arial" w:hAnsi="Arial" w:cs="Arial"/>
        </w:rPr>
        <w:t>.</w:t>
      </w:r>
      <w:r w:rsidR="00285414">
        <w:rPr>
          <w:rFonts w:ascii="Arial" w:hAnsi="Arial" w:cs="Arial"/>
        </w:rPr>
        <w:t xml:space="preserve"> The global strings were randomly selected by dataset, such that each string in a dataset shared the same global head and tail. These global strings facilitated bounding the structural variation in our synthetic datasets, such that we </w:t>
      </w:r>
      <w:r w:rsidR="00843F91">
        <w:rPr>
          <w:rFonts w:ascii="Arial" w:hAnsi="Arial" w:cs="Arial"/>
        </w:rPr>
        <w:t>could generate datasets representing var</w:t>
      </w:r>
      <w:r w:rsidR="00691637">
        <w:rPr>
          <w:rFonts w:ascii="Arial" w:hAnsi="Arial" w:cs="Arial"/>
        </w:rPr>
        <w:t>iation</w:t>
      </w:r>
      <w:r w:rsidR="00843F91">
        <w:rPr>
          <w:rFonts w:ascii="Arial" w:hAnsi="Arial" w:cs="Arial"/>
        </w:rPr>
        <w:t xml:space="preserve"> </w:t>
      </w:r>
      <w:r w:rsidR="00843F91" w:rsidRPr="00A843EF">
        <w:rPr>
          <w:rFonts w:ascii="Arial" w:hAnsi="Arial" w:cs="Arial"/>
          <w:i/>
          <w:iCs/>
        </w:rPr>
        <w:t>within</w:t>
      </w:r>
      <w:r w:rsidR="00843F91">
        <w:rPr>
          <w:rFonts w:ascii="Arial" w:hAnsi="Arial" w:cs="Arial"/>
        </w:rPr>
        <w:t xml:space="preserve"> a vocalization type in a vocal repertoire, rather than </w:t>
      </w:r>
      <w:r w:rsidR="00704736">
        <w:rPr>
          <w:rFonts w:ascii="Arial" w:hAnsi="Arial" w:cs="Arial"/>
        </w:rPr>
        <w:t xml:space="preserve">the broader structural variation that can be more commonly observed </w:t>
      </w:r>
      <w:r w:rsidR="00704736" w:rsidRPr="00A843EF">
        <w:rPr>
          <w:rFonts w:ascii="Arial" w:hAnsi="Arial" w:cs="Arial"/>
          <w:i/>
          <w:iCs/>
        </w:rPr>
        <w:t>a</w:t>
      </w:r>
      <w:r w:rsidR="006E3D31" w:rsidRPr="00A843EF">
        <w:rPr>
          <w:rFonts w:ascii="Arial" w:hAnsi="Arial" w:cs="Arial"/>
          <w:i/>
          <w:iCs/>
        </w:rPr>
        <w:t>mongst</w:t>
      </w:r>
      <w:r w:rsidR="00704736">
        <w:rPr>
          <w:rFonts w:ascii="Arial" w:hAnsi="Arial" w:cs="Arial"/>
        </w:rPr>
        <w:t xml:space="preserve"> vocalization types in a species repertoire (</w:t>
      </w:r>
      <w:r w:rsidR="00704736" w:rsidRPr="009D550F">
        <w:rPr>
          <w:rFonts w:ascii="Arial" w:hAnsi="Arial" w:cs="Arial"/>
          <w:highlight w:val="yellow"/>
        </w:rPr>
        <w:t>CITE</w:t>
      </w:r>
      <w:r w:rsidR="00704736">
        <w:rPr>
          <w:rFonts w:ascii="Arial" w:hAnsi="Arial" w:cs="Arial"/>
        </w:rPr>
        <w:t xml:space="preserve"> Keen et al. 2021).</w:t>
      </w:r>
      <w:r w:rsidR="00496DE1">
        <w:rPr>
          <w:rFonts w:ascii="Arial" w:hAnsi="Arial" w:cs="Arial"/>
        </w:rPr>
        <w:t xml:space="preserve"> We randomly selected group information strings amongst groups in a dataset, and individual information strings amongst individuals </w:t>
      </w:r>
      <w:r w:rsidR="00496DE1">
        <w:rPr>
          <w:rFonts w:ascii="Arial" w:hAnsi="Arial" w:cs="Arial"/>
        </w:rPr>
        <w:lastRenderedPageBreak/>
        <w:t xml:space="preserve">within each group. </w:t>
      </w:r>
      <w:r w:rsidR="00711AE9">
        <w:rPr>
          <w:rFonts w:ascii="Arial" w:hAnsi="Arial" w:cs="Arial"/>
        </w:rPr>
        <w:t xml:space="preserve">We added random variation to simulate </w:t>
      </w:r>
      <w:r w:rsidR="00302AC6">
        <w:rPr>
          <w:rFonts w:ascii="Arial" w:hAnsi="Arial" w:cs="Arial"/>
        </w:rPr>
        <w:t>variation within an individual</w:t>
      </w:r>
      <w:r w:rsidR="0023482C">
        <w:rPr>
          <w:rFonts w:ascii="Arial" w:hAnsi="Arial" w:cs="Arial"/>
        </w:rPr>
        <w:t>, such that repeated vocalization exemplars assigned to the same individual could be considered unique rather than duplicated vocal structures</w:t>
      </w:r>
      <w:r w:rsidR="00302AC6">
        <w:rPr>
          <w:rFonts w:ascii="Arial" w:hAnsi="Arial" w:cs="Arial"/>
        </w:rPr>
        <w:t>.</w:t>
      </w:r>
      <w:r w:rsidR="00F3383E">
        <w:rPr>
          <w:rFonts w:ascii="Arial" w:hAnsi="Arial" w:cs="Arial"/>
        </w:rPr>
        <w:t xml:space="preserve"> </w:t>
      </w:r>
      <w:r w:rsidR="00A17253">
        <w:rPr>
          <w:rFonts w:ascii="Arial" w:hAnsi="Arial" w:cs="Arial"/>
        </w:rPr>
        <w:t xml:space="preserve">In the first version of our pipeline, </w:t>
      </w:r>
      <w:r w:rsidR="000621CA">
        <w:rPr>
          <w:rFonts w:ascii="Arial" w:hAnsi="Arial" w:cs="Arial"/>
        </w:rPr>
        <w:t xml:space="preserve">it is possible to vary </w:t>
      </w:r>
      <w:r w:rsidR="00A17253">
        <w:rPr>
          <w:rFonts w:ascii="Arial" w:hAnsi="Arial" w:cs="Arial"/>
        </w:rPr>
        <w:t xml:space="preserve">the </w:t>
      </w:r>
      <w:r w:rsidR="00060F63">
        <w:rPr>
          <w:rFonts w:ascii="Arial" w:hAnsi="Arial" w:cs="Arial"/>
        </w:rPr>
        <w:t xml:space="preserve">length of </w:t>
      </w:r>
      <w:r w:rsidR="000621CA">
        <w:rPr>
          <w:rFonts w:ascii="Arial" w:hAnsi="Arial" w:cs="Arial"/>
        </w:rPr>
        <w:t xml:space="preserve">strings, including </w:t>
      </w:r>
      <w:r w:rsidR="002B411A">
        <w:rPr>
          <w:rFonts w:ascii="Arial" w:hAnsi="Arial" w:cs="Arial"/>
        </w:rPr>
        <w:t xml:space="preserve">the overall </w:t>
      </w:r>
      <w:r w:rsidR="00060F63">
        <w:rPr>
          <w:rFonts w:ascii="Arial" w:hAnsi="Arial" w:cs="Arial"/>
        </w:rPr>
        <w:t>string</w:t>
      </w:r>
      <w:r w:rsidR="000621CA">
        <w:rPr>
          <w:rFonts w:ascii="Arial" w:hAnsi="Arial" w:cs="Arial"/>
        </w:rPr>
        <w:t xml:space="preserve"> length and</w:t>
      </w:r>
      <w:r w:rsidR="00060F63">
        <w:rPr>
          <w:rFonts w:ascii="Arial" w:hAnsi="Arial" w:cs="Arial"/>
        </w:rPr>
        <w:t xml:space="preserve"> the </w:t>
      </w:r>
      <w:r w:rsidR="00843A9F">
        <w:rPr>
          <w:rFonts w:ascii="Arial" w:hAnsi="Arial" w:cs="Arial"/>
        </w:rPr>
        <w:t xml:space="preserve">length of </w:t>
      </w:r>
      <w:r w:rsidR="002B411A">
        <w:rPr>
          <w:rFonts w:ascii="Arial" w:hAnsi="Arial" w:cs="Arial"/>
        </w:rPr>
        <w:t>each composite string,</w:t>
      </w:r>
      <w:r w:rsidR="00640237">
        <w:rPr>
          <w:rFonts w:ascii="Arial" w:hAnsi="Arial" w:cs="Arial"/>
        </w:rPr>
        <w:t xml:space="preserve"> as well as the size of the vocal datasets (number of groups, individuals per group, and vocalizations per individual)</w:t>
      </w:r>
      <w:r w:rsidR="007D6FA9">
        <w:rPr>
          <w:rFonts w:ascii="Arial" w:hAnsi="Arial" w:cs="Arial"/>
        </w:rPr>
        <w:t xml:space="preserve">. </w:t>
      </w:r>
    </w:p>
    <w:p w14:paraId="2BB1D1EA" w14:textId="760B0529" w:rsidR="00493337" w:rsidRDefault="00493337" w:rsidP="00493337">
      <w:pPr>
        <w:spacing w:line="480" w:lineRule="auto"/>
        <w:rPr>
          <w:rFonts w:ascii="Arial" w:hAnsi="Arial" w:cs="Arial"/>
        </w:rPr>
      </w:pPr>
      <w:r>
        <w:rPr>
          <w:rFonts w:ascii="Arial" w:hAnsi="Arial" w:cs="Arial"/>
        </w:rPr>
        <w:tab/>
      </w:r>
      <w:r w:rsidR="008B7CE7">
        <w:rPr>
          <w:rFonts w:ascii="Arial" w:hAnsi="Arial" w:cs="Arial"/>
        </w:rPr>
        <w:t>The s</w:t>
      </w:r>
      <w:r w:rsidR="002B179D">
        <w:rPr>
          <w:rFonts w:ascii="Arial" w:hAnsi="Arial" w:cs="Arial"/>
        </w:rPr>
        <w:t>econd</w:t>
      </w:r>
      <w:r w:rsidR="008B7CE7">
        <w:rPr>
          <w:rFonts w:ascii="Arial" w:hAnsi="Arial" w:cs="Arial"/>
        </w:rPr>
        <w:t xml:space="preserve"> step of our pipeline </w:t>
      </w:r>
      <w:r w:rsidR="000C799E">
        <w:rPr>
          <w:rFonts w:ascii="Arial" w:hAnsi="Arial" w:cs="Arial"/>
        </w:rPr>
        <w:t>was to use</w:t>
      </w:r>
      <w:r>
        <w:rPr>
          <w:rFonts w:ascii="Arial" w:hAnsi="Arial" w:cs="Arial"/>
        </w:rPr>
        <w:t xml:space="preserve"> Parsons code</w:t>
      </w:r>
      <w:r w:rsidR="0028363A">
        <w:rPr>
          <w:rFonts w:ascii="Arial" w:hAnsi="Arial" w:cs="Arial"/>
        </w:rPr>
        <w:t xml:space="preserve">, a musical notation used to </w:t>
      </w:r>
      <w:r>
        <w:rPr>
          <w:rFonts w:ascii="Arial" w:hAnsi="Arial" w:cs="Arial"/>
        </w:rPr>
        <w:t xml:space="preserve">summarize </w:t>
      </w:r>
      <w:r w:rsidR="0028363A">
        <w:rPr>
          <w:rFonts w:ascii="Arial" w:hAnsi="Arial" w:cs="Arial"/>
        </w:rPr>
        <w:t>variation</w:t>
      </w:r>
      <w:r>
        <w:rPr>
          <w:rFonts w:ascii="Arial" w:hAnsi="Arial" w:cs="Arial"/>
        </w:rPr>
        <w:t xml:space="preserve"> </w:t>
      </w:r>
      <w:r w:rsidR="0028363A">
        <w:rPr>
          <w:rFonts w:ascii="Arial" w:hAnsi="Arial" w:cs="Arial"/>
        </w:rPr>
        <w:t xml:space="preserve">in </w:t>
      </w:r>
      <w:r w:rsidR="00AC17DD">
        <w:rPr>
          <w:rFonts w:ascii="Arial" w:hAnsi="Arial" w:cs="Arial"/>
        </w:rPr>
        <w:t xml:space="preserve">directional changes in frequency, or </w:t>
      </w:r>
      <w:r w:rsidR="0028363A">
        <w:rPr>
          <w:rFonts w:ascii="Arial" w:hAnsi="Arial" w:cs="Arial"/>
        </w:rPr>
        <w:t>frequency modulation patterns</w:t>
      </w:r>
      <w:r w:rsidR="00AC17DD">
        <w:rPr>
          <w:rFonts w:ascii="Arial" w:hAnsi="Arial" w:cs="Arial"/>
        </w:rPr>
        <w:t xml:space="preserve">, </w:t>
      </w:r>
      <w:r w:rsidR="0028363A">
        <w:rPr>
          <w:rFonts w:ascii="Arial" w:hAnsi="Arial" w:cs="Arial"/>
        </w:rPr>
        <w:t xml:space="preserve">of an acoustic </w:t>
      </w:r>
      <w:commentRangeStart w:id="59"/>
      <w:r w:rsidR="0028363A">
        <w:rPr>
          <w:rFonts w:ascii="Arial" w:hAnsi="Arial" w:cs="Arial"/>
        </w:rPr>
        <w:t xml:space="preserve">signal </w:t>
      </w:r>
      <w:r>
        <w:rPr>
          <w:rFonts w:ascii="Arial" w:hAnsi="Arial" w:cs="Arial"/>
        </w:rPr>
        <w:fldChar w:fldCharType="begin"/>
      </w:r>
      <w:r w:rsidR="00F07E83">
        <w:rPr>
          <w:rFonts w:ascii="Arial" w:hAnsi="Arial" w:cs="Arial"/>
        </w:rPr>
        <w:instrText xml:space="preserve"> ADDIN ZOTERO_ITEM CSL_CITATION {"citationID":"Uqyq1MIF","properties":{"formattedCitation":"(30)","plainCitation":"(30)","noteIndex":0},"citationItems":[{"id":2604,"uris":["http://zotero.org/groups/5786507/items/ZVXRPGHR"],"itemData":{"id":2604,"type":"book","abstract":"288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Pr>
          <w:rFonts w:ascii="Arial" w:hAnsi="Arial" w:cs="Arial"/>
        </w:rPr>
        <w:fldChar w:fldCharType="separate"/>
      </w:r>
      <w:r w:rsidR="00FF3DC3" w:rsidRPr="00FF3DC3">
        <w:rPr>
          <w:rFonts w:ascii="Arial" w:hAnsi="Arial" w:cs="Arial"/>
        </w:rPr>
        <w:t>(30)</w:t>
      </w:r>
      <w:r>
        <w:rPr>
          <w:rFonts w:ascii="Arial" w:hAnsi="Arial" w:cs="Arial"/>
        </w:rPr>
        <w:fldChar w:fldCharType="end"/>
      </w:r>
      <w:commentRangeEnd w:id="59"/>
      <w:r w:rsidR="001F7A10">
        <w:rPr>
          <w:rStyle w:val="CommentReference"/>
        </w:rPr>
        <w:commentReference w:id="59"/>
      </w:r>
      <w:r>
        <w:rPr>
          <w:rFonts w:ascii="Arial" w:hAnsi="Arial" w:cs="Arial"/>
        </w:rPr>
        <w:t xml:space="preserve">. </w:t>
      </w:r>
      <w:r w:rsidR="000F4376">
        <w:rPr>
          <w:rFonts w:ascii="Arial" w:hAnsi="Arial" w:cs="Arial"/>
        </w:rPr>
        <w:t>Here w</w:t>
      </w:r>
      <w:r>
        <w:rPr>
          <w:rFonts w:ascii="Arial" w:hAnsi="Arial" w:cs="Arial"/>
        </w:rPr>
        <w:t xml:space="preserve">e used 1-Parsons encoding, which </w:t>
      </w:r>
      <w:r w:rsidR="000A290A">
        <w:rPr>
          <w:rFonts w:ascii="Arial" w:hAnsi="Arial" w:cs="Arial"/>
        </w:rPr>
        <w:t xml:space="preserve">represents relative changes in </w:t>
      </w:r>
      <w:r>
        <w:rPr>
          <w:rFonts w:ascii="Arial" w:hAnsi="Arial" w:cs="Arial"/>
        </w:rPr>
        <w:t>frequenc</w:t>
      </w:r>
      <w:r w:rsidR="001056F7">
        <w:rPr>
          <w:rFonts w:ascii="Arial" w:hAnsi="Arial" w:cs="Arial"/>
        </w:rPr>
        <w:t xml:space="preserve">y </w:t>
      </w:r>
      <w:r w:rsidR="000A290A">
        <w:rPr>
          <w:rFonts w:ascii="Arial" w:hAnsi="Arial" w:cs="Arial"/>
        </w:rPr>
        <w:t>at specific positions as</w:t>
      </w:r>
      <w:r>
        <w:rPr>
          <w:rFonts w:ascii="Arial" w:hAnsi="Arial" w:cs="Arial"/>
        </w:rPr>
        <w:t xml:space="preserve"> a</w:t>
      </w:r>
      <w:r w:rsidR="009D5922">
        <w:rPr>
          <w:rFonts w:ascii="Arial" w:hAnsi="Arial" w:cs="Arial"/>
        </w:rPr>
        <w:t>n information</w:t>
      </w:r>
      <w:r>
        <w:rPr>
          <w:rFonts w:ascii="Arial" w:hAnsi="Arial" w:cs="Arial"/>
        </w:rPr>
        <w:t xml:space="preserve"> “</w:t>
      </w:r>
      <w:proofErr w:type="spellStart"/>
      <w:r>
        <w:rPr>
          <w:rFonts w:ascii="Arial" w:hAnsi="Arial" w:cs="Arial"/>
        </w:rPr>
        <w:t>trit</w:t>
      </w:r>
      <w:proofErr w:type="spellEnd"/>
      <w:r>
        <w:rPr>
          <w:rFonts w:ascii="Arial" w:hAnsi="Arial" w:cs="Arial"/>
        </w:rPr>
        <w:t xml:space="preserve">” by noting the direction of frequency change (up, down, or constant) </w:t>
      </w:r>
      <w:r w:rsidR="00A70B54">
        <w:rPr>
          <w:rFonts w:ascii="Arial" w:hAnsi="Arial" w:cs="Arial"/>
        </w:rPr>
        <w:t>from the previous position</w:t>
      </w:r>
      <w:r w:rsidR="005D78C4">
        <w:rPr>
          <w:rFonts w:ascii="Arial" w:hAnsi="Arial" w:cs="Arial"/>
        </w:rPr>
        <w:t>. T</w:t>
      </w:r>
      <w:r w:rsidR="00A70B54">
        <w:rPr>
          <w:rFonts w:ascii="Arial" w:hAnsi="Arial" w:cs="Arial"/>
        </w:rPr>
        <w:t>his process is repeated at regularly spaced intervals along the duration of</w:t>
      </w:r>
      <w:r>
        <w:rPr>
          <w:rFonts w:ascii="Arial" w:hAnsi="Arial" w:cs="Arial"/>
        </w:rPr>
        <w:t xml:space="preserve"> the original signal. Parsons code is often used in the study of music </w:t>
      </w:r>
      <w:r>
        <w:rPr>
          <w:rFonts w:ascii="Arial" w:hAnsi="Arial" w:cs="Arial"/>
        </w:rPr>
        <w:fldChar w:fldCharType="begin"/>
      </w:r>
      <w:r w:rsidR="00F07E83">
        <w:rPr>
          <w:rFonts w:ascii="Arial" w:hAnsi="Arial" w:cs="Arial"/>
        </w:rPr>
        <w:instrText xml:space="preserve"> ADDIN ZOTERO_ITEM CSL_CITATION {"citationID":"8E9FupMd","properties":{"formattedCitation":"(31)","plainCitation":"(31)","noteIndex":0},"citationItems":[{"id":2602,"uris":["http://zotero.org/groups/5786507/items/IJTC2XE2"],"itemData":{"id":2602,"type":"article-journal","container-title":"Annual review of information science and technology","issue":"1","page":"295-340","title":"Music information retrieval","volume":"37","author":[{"family":"Downie","given":"J.S."}],"issued":{"date-parts":[["2003"]]}}}],"schema":"https://github.com/citation-style-language/schema/raw/master/csl-citation.json"} </w:instrText>
      </w:r>
      <w:r>
        <w:rPr>
          <w:rFonts w:ascii="Arial" w:hAnsi="Arial" w:cs="Arial"/>
        </w:rPr>
        <w:fldChar w:fldCharType="separate"/>
      </w:r>
      <w:r w:rsidR="00FF3DC3" w:rsidRPr="00FF3DC3">
        <w:rPr>
          <w:rFonts w:ascii="Arial" w:hAnsi="Arial" w:cs="Arial"/>
        </w:rPr>
        <w:t>(31)</w:t>
      </w:r>
      <w:r>
        <w:rPr>
          <w:rFonts w:ascii="Arial" w:hAnsi="Arial" w:cs="Arial"/>
        </w:rPr>
        <w:fldChar w:fldCharType="end"/>
      </w:r>
      <w:r>
        <w:rPr>
          <w:rFonts w:ascii="Arial" w:hAnsi="Arial" w:cs="Arial"/>
        </w:rPr>
        <w:t xml:space="preserve">, however researchers have used Parsons code to decode </w:t>
      </w:r>
      <w:r w:rsidR="001056F7">
        <w:rPr>
          <w:rFonts w:ascii="Arial" w:hAnsi="Arial" w:cs="Arial"/>
        </w:rPr>
        <w:t>individual identity information in frequency-modulated dolphin whistles</w:t>
      </w:r>
      <w:r w:rsidR="008E362B">
        <w:rPr>
          <w:rFonts w:ascii="Arial" w:hAnsi="Arial" w:cs="Arial"/>
        </w:rPr>
        <w:t>, including more complex Parsons encoding beyond 1-Parsons</w:t>
      </w:r>
      <w:r w:rsidR="001056F7" w:rsidDel="001056F7">
        <w:rPr>
          <w:rFonts w:ascii="Arial" w:hAnsi="Arial" w:cs="Arial"/>
        </w:rPr>
        <w:t xml:space="preserve"> </w:t>
      </w:r>
      <w:r>
        <w:rPr>
          <w:rFonts w:ascii="Arial" w:hAnsi="Arial" w:cs="Arial"/>
        </w:rPr>
        <w:fldChar w:fldCharType="begin"/>
      </w:r>
      <w:r w:rsidR="00F07E83">
        <w:rPr>
          <w:rFonts w:ascii="Arial" w:hAnsi="Arial" w:cs="Arial"/>
        </w:rPr>
        <w:instrText xml:space="preserve"> ADDIN ZOTERO_ITEM CSL_CITATION {"citationID":"r3ZuczO0","properties":{"formattedCitation":"(32)","plainCitation":"(32)","noteIndex":0},"citationItems":[{"id":2603,"uris":["http://zotero.org/groups/5786507/items/MUGYAV6U"],"itemData":{"id":2603,"type":"article-journal","abstract":"Bottlenose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Pr>
          <w:rFonts w:ascii="Arial" w:hAnsi="Arial" w:cs="Arial"/>
        </w:rPr>
        <w:fldChar w:fldCharType="separate"/>
      </w:r>
      <w:r w:rsidR="00F07E83">
        <w:rPr>
          <w:rFonts w:ascii="Arial" w:hAnsi="Arial" w:cs="Arial"/>
        </w:rPr>
        <w:t>(32)</w:t>
      </w:r>
      <w:r>
        <w:rPr>
          <w:rFonts w:ascii="Arial" w:hAnsi="Arial" w:cs="Arial"/>
        </w:rPr>
        <w:fldChar w:fldCharType="end"/>
      </w:r>
      <w:r>
        <w:rPr>
          <w:rFonts w:ascii="Arial" w:hAnsi="Arial" w:cs="Arial"/>
        </w:rPr>
        <w:t xml:space="preserve">. Here, we used </w:t>
      </w:r>
      <w:r w:rsidR="00D97527">
        <w:rPr>
          <w:rFonts w:ascii="Arial" w:hAnsi="Arial" w:cs="Arial"/>
        </w:rPr>
        <w:t>1-</w:t>
      </w:r>
      <w:r>
        <w:rPr>
          <w:rFonts w:ascii="Arial" w:hAnsi="Arial" w:cs="Arial"/>
        </w:rPr>
        <w:t>Par</w:t>
      </w:r>
      <w:r w:rsidR="00D97527">
        <w:rPr>
          <w:rFonts w:ascii="Arial" w:hAnsi="Arial" w:cs="Arial"/>
        </w:rPr>
        <w:t>sons</w:t>
      </w:r>
      <w:r>
        <w:rPr>
          <w:rFonts w:ascii="Arial" w:hAnsi="Arial" w:cs="Arial"/>
        </w:rPr>
        <w:t xml:space="preserve"> </w:t>
      </w:r>
      <w:r w:rsidR="00D97527">
        <w:rPr>
          <w:rFonts w:ascii="Arial" w:hAnsi="Arial" w:cs="Arial"/>
        </w:rPr>
        <w:t>en</w:t>
      </w:r>
      <w:r>
        <w:rPr>
          <w:rFonts w:ascii="Arial" w:hAnsi="Arial" w:cs="Arial"/>
        </w:rPr>
        <w:t>cod</w:t>
      </w:r>
      <w:r w:rsidR="00D97527">
        <w:rPr>
          <w:rFonts w:ascii="Arial" w:hAnsi="Arial" w:cs="Arial"/>
        </w:rPr>
        <w:t>ing</w:t>
      </w:r>
      <w:r>
        <w:rPr>
          <w:rFonts w:ascii="Arial" w:hAnsi="Arial" w:cs="Arial"/>
        </w:rPr>
        <w:t xml:space="preserve"> to </w:t>
      </w:r>
      <w:r w:rsidRPr="00EF4472">
        <w:rPr>
          <w:rFonts w:ascii="Arial" w:hAnsi="Arial" w:cs="Arial"/>
          <w:i/>
          <w:iCs/>
        </w:rPr>
        <w:t>encode</w:t>
      </w:r>
      <w:r>
        <w:rPr>
          <w:rFonts w:ascii="Arial" w:hAnsi="Arial" w:cs="Arial"/>
        </w:rPr>
        <w:t xml:space="preserve"> information</w:t>
      </w:r>
      <w:r w:rsidR="00D275A3">
        <w:rPr>
          <w:rFonts w:ascii="Arial" w:hAnsi="Arial" w:cs="Arial"/>
        </w:rPr>
        <w:t>, such that e</w:t>
      </w:r>
      <w:r>
        <w:rPr>
          <w:rFonts w:ascii="Arial" w:hAnsi="Arial" w:cs="Arial"/>
        </w:rPr>
        <w:t xml:space="preserve">ach unique character </w:t>
      </w:r>
      <w:r w:rsidR="00D275A3">
        <w:rPr>
          <w:rFonts w:ascii="Arial" w:hAnsi="Arial" w:cs="Arial"/>
        </w:rPr>
        <w:t xml:space="preserve">per string </w:t>
      </w:r>
      <w:r>
        <w:rPr>
          <w:rFonts w:ascii="Arial" w:hAnsi="Arial" w:cs="Arial"/>
        </w:rPr>
        <w:t>mapped onto a direction</w:t>
      </w:r>
      <w:r w:rsidR="001D616C">
        <w:rPr>
          <w:rFonts w:ascii="Arial" w:hAnsi="Arial" w:cs="Arial"/>
        </w:rPr>
        <w:t>al change in frequency</w:t>
      </w:r>
      <w:r w:rsidR="00D275A3">
        <w:rPr>
          <w:rFonts w:ascii="Arial" w:hAnsi="Arial" w:cs="Arial"/>
        </w:rPr>
        <w:t>. We converted</w:t>
      </w:r>
      <w:r>
        <w:rPr>
          <w:rFonts w:ascii="Arial" w:hAnsi="Arial" w:cs="Arial"/>
        </w:rPr>
        <w:t xml:space="preserve"> </w:t>
      </w:r>
      <w:r w:rsidR="00D275A3">
        <w:rPr>
          <w:rFonts w:ascii="Arial" w:hAnsi="Arial" w:cs="Arial"/>
        </w:rPr>
        <w:t>instances of “</w:t>
      </w:r>
      <w:r>
        <w:rPr>
          <w:rFonts w:ascii="Arial" w:hAnsi="Arial" w:cs="Arial"/>
        </w:rPr>
        <w:t>A</w:t>
      </w:r>
      <w:r w:rsidR="00D275A3">
        <w:rPr>
          <w:rFonts w:ascii="Arial" w:hAnsi="Arial" w:cs="Arial"/>
        </w:rPr>
        <w:t>”</w:t>
      </w:r>
      <w:r>
        <w:rPr>
          <w:rFonts w:ascii="Arial" w:hAnsi="Arial" w:cs="Arial"/>
        </w:rPr>
        <w:t xml:space="preserve"> to “up”, </w:t>
      </w:r>
      <w:r w:rsidR="00D275A3">
        <w:rPr>
          <w:rFonts w:ascii="Arial" w:hAnsi="Arial" w:cs="Arial"/>
        </w:rPr>
        <w:t>“</w:t>
      </w:r>
      <w:r>
        <w:rPr>
          <w:rFonts w:ascii="Arial" w:hAnsi="Arial" w:cs="Arial"/>
        </w:rPr>
        <w:t>B</w:t>
      </w:r>
      <w:r w:rsidR="00D275A3">
        <w:rPr>
          <w:rFonts w:ascii="Arial" w:hAnsi="Arial" w:cs="Arial"/>
        </w:rPr>
        <w:t>”</w:t>
      </w:r>
      <w:r>
        <w:rPr>
          <w:rFonts w:ascii="Arial" w:hAnsi="Arial" w:cs="Arial"/>
        </w:rPr>
        <w:t xml:space="preserve"> to “down”, and C to “constant”.</w:t>
      </w:r>
    </w:p>
    <w:p w14:paraId="1A86521D" w14:textId="4C0C6E73" w:rsidR="00E90365" w:rsidRDefault="00493337" w:rsidP="00493337">
      <w:pPr>
        <w:spacing w:line="480" w:lineRule="auto"/>
        <w:ind w:firstLine="720"/>
        <w:rPr>
          <w:rFonts w:ascii="Arial" w:hAnsi="Arial" w:cs="Arial"/>
        </w:rPr>
      </w:pPr>
      <w:r>
        <w:rPr>
          <w:rFonts w:ascii="Arial" w:hAnsi="Arial" w:cs="Arial"/>
        </w:rPr>
        <w:t xml:space="preserve">Once </w:t>
      </w:r>
      <w:r w:rsidR="00E217A3">
        <w:rPr>
          <w:rFonts w:ascii="Arial" w:hAnsi="Arial" w:cs="Arial"/>
        </w:rPr>
        <w:t xml:space="preserve">we converted character </w:t>
      </w:r>
      <w:r>
        <w:rPr>
          <w:rFonts w:ascii="Arial" w:hAnsi="Arial" w:cs="Arial"/>
        </w:rPr>
        <w:t xml:space="preserve">strings </w:t>
      </w:r>
      <w:r w:rsidR="00E217A3">
        <w:rPr>
          <w:rFonts w:ascii="Arial" w:hAnsi="Arial" w:cs="Arial"/>
        </w:rPr>
        <w:t>to</w:t>
      </w:r>
      <w:r>
        <w:rPr>
          <w:rFonts w:ascii="Arial" w:hAnsi="Arial" w:cs="Arial"/>
        </w:rPr>
        <w:t xml:space="preserve"> </w:t>
      </w:r>
      <w:proofErr w:type="gramStart"/>
      <w:r>
        <w:rPr>
          <w:rFonts w:ascii="Arial" w:hAnsi="Arial" w:cs="Arial"/>
        </w:rPr>
        <w:t>Parsons</w:t>
      </w:r>
      <w:proofErr w:type="gramEnd"/>
      <w:r>
        <w:rPr>
          <w:rFonts w:ascii="Arial" w:hAnsi="Arial" w:cs="Arial"/>
        </w:rPr>
        <w:t xml:space="preserve"> code, </w:t>
      </w:r>
      <w:r w:rsidR="001D3F9A">
        <w:rPr>
          <w:rFonts w:ascii="Arial" w:hAnsi="Arial" w:cs="Arial"/>
        </w:rPr>
        <w:t xml:space="preserve">our third step was to </w:t>
      </w:r>
      <w:r w:rsidR="00527F60">
        <w:rPr>
          <w:rFonts w:ascii="Arial" w:hAnsi="Arial" w:cs="Arial"/>
        </w:rPr>
        <w:t xml:space="preserve">use the Parsons code sequence to </w:t>
      </w:r>
      <w:r w:rsidR="00E217A3">
        <w:rPr>
          <w:rFonts w:ascii="Arial" w:hAnsi="Arial" w:cs="Arial"/>
        </w:rPr>
        <w:t xml:space="preserve">generate a </w:t>
      </w:r>
      <w:r w:rsidR="007F3996">
        <w:rPr>
          <w:rFonts w:ascii="Arial" w:hAnsi="Arial" w:cs="Arial"/>
        </w:rPr>
        <w:t>time series</w:t>
      </w:r>
      <w:r w:rsidR="00E217A3">
        <w:rPr>
          <w:rFonts w:ascii="Arial" w:hAnsi="Arial" w:cs="Arial"/>
        </w:rPr>
        <w:t xml:space="preserve"> of frequency values. W</w:t>
      </w:r>
      <w:r>
        <w:rPr>
          <w:rFonts w:ascii="Arial" w:hAnsi="Arial" w:cs="Arial"/>
        </w:rPr>
        <w:t xml:space="preserve">e </w:t>
      </w:r>
      <w:r w:rsidR="00E217A3">
        <w:rPr>
          <w:rFonts w:ascii="Arial" w:hAnsi="Arial" w:cs="Arial"/>
        </w:rPr>
        <w:t xml:space="preserve">selected a fixed </w:t>
      </w:r>
      <w:r w:rsidR="00D54AAF">
        <w:rPr>
          <w:rFonts w:ascii="Arial" w:hAnsi="Arial" w:cs="Arial"/>
        </w:rPr>
        <w:t>value of 4 kHz to serve as the starting frequency value</w:t>
      </w:r>
      <w:r w:rsidR="00266B75">
        <w:rPr>
          <w:rFonts w:ascii="Arial" w:hAnsi="Arial" w:cs="Arial"/>
        </w:rPr>
        <w:t>, then</w:t>
      </w:r>
      <w:r w:rsidR="00ED010A">
        <w:rPr>
          <w:rFonts w:ascii="Arial" w:hAnsi="Arial" w:cs="Arial"/>
        </w:rPr>
        <w:t xml:space="preserve"> we</w:t>
      </w:r>
      <w:r w:rsidR="00763D78">
        <w:rPr>
          <w:rFonts w:ascii="Arial" w:hAnsi="Arial" w:cs="Arial"/>
        </w:rPr>
        <w:t xml:space="preserve"> created a </w:t>
      </w:r>
      <w:r w:rsidR="007F3996">
        <w:rPr>
          <w:rFonts w:ascii="Arial" w:hAnsi="Arial" w:cs="Arial"/>
        </w:rPr>
        <w:t>time series</w:t>
      </w:r>
      <w:r w:rsidR="00763D78">
        <w:rPr>
          <w:rFonts w:ascii="Arial" w:hAnsi="Arial" w:cs="Arial"/>
        </w:rPr>
        <w:t xml:space="preserve"> of frequency values </w:t>
      </w:r>
      <w:r w:rsidR="004C7844">
        <w:rPr>
          <w:rFonts w:ascii="Arial" w:hAnsi="Arial" w:cs="Arial"/>
        </w:rPr>
        <w:t>in which</w:t>
      </w:r>
      <w:r w:rsidR="00266B75">
        <w:rPr>
          <w:rFonts w:ascii="Arial" w:hAnsi="Arial" w:cs="Arial"/>
        </w:rPr>
        <w:t xml:space="preserve"> subsequent</w:t>
      </w:r>
      <w:r w:rsidR="004C7844">
        <w:rPr>
          <w:rFonts w:ascii="Arial" w:hAnsi="Arial" w:cs="Arial"/>
        </w:rPr>
        <w:t xml:space="preserve"> value</w:t>
      </w:r>
      <w:r w:rsidR="00266B75">
        <w:rPr>
          <w:rFonts w:ascii="Arial" w:hAnsi="Arial" w:cs="Arial"/>
        </w:rPr>
        <w:t>s</w:t>
      </w:r>
      <w:r w:rsidR="004C7844">
        <w:rPr>
          <w:rFonts w:ascii="Arial" w:hAnsi="Arial" w:cs="Arial"/>
        </w:rPr>
        <w:t xml:space="preserve"> shifted up or down in frequency by </w:t>
      </w:r>
      <w:r w:rsidR="00F27802">
        <w:rPr>
          <w:rFonts w:ascii="Arial" w:hAnsi="Arial" w:cs="Arial"/>
        </w:rPr>
        <w:t xml:space="preserve">1 </w:t>
      </w:r>
      <w:proofErr w:type="gramStart"/>
      <w:r w:rsidR="00F27802">
        <w:rPr>
          <w:rFonts w:ascii="Arial" w:hAnsi="Arial" w:cs="Arial"/>
        </w:rPr>
        <w:t>kHz</w:t>
      </w:r>
      <w:r w:rsidR="004C7844">
        <w:rPr>
          <w:rFonts w:ascii="Arial" w:hAnsi="Arial" w:cs="Arial"/>
        </w:rPr>
        <w:t>, or</w:t>
      </w:r>
      <w:proofErr w:type="gramEnd"/>
      <w:r w:rsidR="004C7844">
        <w:rPr>
          <w:rFonts w:ascii="Arial" w:hAnsi="Arial" w:cs="Arial"/>
        </w:rPr>
        <w:t xml:space="preserve"> remained constant with respect to the value that came before.</w:t>
      </w:r>
      <w:r>
        <w:rPr>
          <w:rFonts w:ascii="Arial" w:hAnsi="Arial" w:cs="Arial"/>
        </w:rPr>
        <w:t xml:space="preserve"> For </w:t>
      </w:r>
      <w:r>
        <w:rPr>
          <w:rFonts w:ascii="Arial" w:hAnsi="Arial" w:cs="Arial"/>
        </w:rPr>
        <w:lastRenderedPageBreak/>
        <w:t xml:space="preserve">example, </w:t>
      </w:r>
      <w:r w:rsidR="00994575">
        <w:rPr>
          <w:rFonts w:ascii="Arial" w:hAnsi="Arial" w:cs="Arial"/>
        </w:rPr>
        <w:t>when</w:t>
      </w:r>
      <w:r>
        <w:rPr>
          <w:rFonts w:ascii="Arial" w:hAnsi="Arial" w:cs="Arial"/>
        </w:rPr>
        <w:t xml:space="preserve"> a synthetic vocalization started at 4</w:t>
      </w:r>
      <w:r w:rsidR="00994575">
        <w:rPr>
          <w:rFonts w:ascii="Arial" w:hAnsi="Arial" w:cs="Arial"/>
        </w:rPr>
        <w:t xml:space="preserve"> k</w:t>
      </w:r>
      <w:r>
        <w:rPr>
          <w:rFonts w:ascii="Arial" w:hAnsi="Arial" w:cs="Arial"/>
        </w:rPr>
        <w:t xml:space="preserve">Hz and the first Parson’s code value </w:t>
      </w:r>
      <w:r w:rsidR="00994575">
        <w:rPr>
          <w:rFonts w:ascii="Arial" w:hAnsi="Arial" w:cs="Arial"/>
        </w:rPr>
        <w:t>wa</w:t>
      </w:r>
      <w:r>
        <w:rPr>
          <w:rFonts w:ascii="Arial" w:hAnsi="Arial" w:cs="Arial"/>
        </w:rPr>
        <w:t>s “</w:t>
      </w:r>
      <w:r w:rsidR="00994575">
        <w:rPr>
          <w:rFonts w:ascii="Arial" w:hAnsi="Arial" w:cs="Arial"/>
        </w:rPr>
        <w:t>up</w:t>
      </w:r>
      <w:r>
        <w:rPr>
          <w:rFonts w:ascii="Arial" w:hAnsi="Arial" w:cs="Arial"/>
        </w:rPr>
        <w:t xml:space="preserve">”, then the next frequency </w:t>
      </w:r>
      <w:r w:rsidR="00994575">
        <w:rPr>
          <w:rFonts w:ascii="Arial" w:hAnsi="Arial" w:cs="Arial"/>
        </w:rPr>
        <w:t xml:space="preserve">value in the timeseries </w:t>
      </w:r>
      <w:r>
        <w:rPr>
          <w:rFonts w:ascii="Arial" w:hAnsi="Arial" w:cs="Arial"/>
        </w:rPr>
        <w:t xml:space="preserve">would be </w:t>
      </w:r>
      <w:r w:rsidR="003F707F">
        <w:rPr>
          <w:rFonts w:ascii="Arial" w:hAnsi="Arial" w:cs="Arial"/>
        </w:rPr>
        <w:t>5</w:t>
      </w:r>
      <w:r w:rsidR="00994575">
        <w:rPr>
          <w:rFonts w:ascii="Arial" w:hAnsi="Arial" w:cs="Arial"/>
        </w:rPr>
        <w:t xml:space="preserve"> k</w:t>
      </w:r>
      <w:r>
        <w:rPr>
          <w:rFonts w:ascii="Arial" w:hAnsi="Arial" w:cs="Arial"/>
        </w:rPr>
        <w:t>Hz. However, if the first Parson’s code was “</w:t>
      </w:r>
      <w:r w:rsidR="00994575">
        <w:rPr>
          <w:rFonts w:ascii="Arial" w:hAnsi="Arial" w:cs="Arial"/>
        </w:rPr>
        <w:t>constant</w:t>
      </w:r>
      <w:r>
        <w:rPr>
          <w:rFonts w:ascii="Arial" w:hAnsi="Arial" w:cs="Arial"/>
        </w:rPr>
        <w:t xml:space="preserve">”, then the second frequency </w:t>
      </w:r>
      <w:r w:rsidR="00994575">
        <w:rPr>
          <w:rFonts w:ascii="Arial" w:hAnsi="Arial" w:cs="Arial"/>
        </w:rPr>
        <w:t xml:space="preserve">value </w:t>
      </w:r>
      <w:r>
        <w:rPr>
          <w:rFonts w:ascii="Arial" w:hAnsi="Arial" w:cs="Arial"/>
        </w:rPr>
        <w:t xml:space="preserve">would be </w:t>
      </w:r>
      <w:r w:rsidR="00994575">
        <w:rPr>
          <w:rFonts w:ascii="Arial" w:hAnsi="Arial" w:cs="Arial"/>
        </w:rPr>
        <w:t>4 k</w:t>
      </w:r>
      <w:r>
        <w:rPr>
          <w:rFonts w:ascii="Arial" w:hAnsi="Arial" w:cs="Arial"/>
        </w:rPr>
        <w:t xml:space="preserve">Hz. </w:t>
      </w:r>
      <w:r w:rsidR="009D51F3">
        <w:rPr>
          <w:rFonts w:ascii="Arial" w:hAnsi="Arial" w:cs="Arial"/>
        </w:rPr>
        <w:t>In this step of our pipeline, it is possible to vary the starting frequency value as well as the frequency shift</w:t>
      </w:r>
      <w:r w:rsidR="00466C38">
        <w:rPr>
          <w:rFonts w:ascii="Arial" w:hAnsi="Arial" w:cs="Arial"/>
        </w:rPr>
        <w:t xml:space="preserve"> parameter</w:t>
      </w:r>
      <w:r w:rsidR="009D51F3">
        <w:rPr>
          <w:rFonts w:ascii="Arial" w:hAnsi="Arial" w:cs="Arial"/>
        </w:rPr>
        <w:t>. We</w:t>
      </w:r>
      <w:r w:rsidR="00BC617C">
        <w:rPr>
          <w:rFonts w:ascii="Arial" w:hAnsi="Arial" w:cs="Arial"/>
        </w:rPr>
        <w:t xml:space="preserve"> also</w:t>
      </w:r>
      <w:r w:rsidR="001B35EC">
        <w:rPr>
          <w:rFonts w:ascii="Arial" w:hAnsi="Arial" w:cs="Arial"/>
        </w:rPr>
        <w:t xml:space="preserve"> included two modes of generating frequency </w:t>
      </w:r>
      <w:r w:rsidR="007F3996">
        <w:rPr>
          <w:rFonts w:ascii="Arial" w:hAnsi="Arial" w:cs="Arial"/>
        </w:rPr>
        <w:t>time series</w:t>
      </w:r>
      <w:r w:rsidR="004F4EB9">
        <w:rPr>
          <w:rFonts w:ascii="Arial" w:hAnsi="Arial" w:cs="Arial"/>
        </w:rPr>
        <w:t>. T</w:t>
      </w:r>
      <w:r w:rsidR="001B35EC">
        <w:rPr>
          <w:rFonts w:ascii="Arial" w:hAnsi="Arial" w:cs="Arial"/>
        </w:rPr>
        <w:t xml:space="preserve">he first </w:t>
      </w:r>
      <w:r w:rsidR="000518B6">
        <w:rPr>
          <w:rFonts w:ascii="Arial" w:hAnsi="Arial" w:cs="Arial"/>
        </w:rPr>
        <w:t xml:space="preserve">and default </w:t>
      </w:r>
      <w:r w:rsidR="001B35EC">
        <w:rPr>
          <w:rFonts w:ascii="Arial" w:hAnsi="Arial" w:cs="Arial"/>
        </w:rPr>
        <w:t>option generates</w:t>
      </w:r>
      <w:r w:rsidR="00836CF1">
        <w:rPr>
          <w:rFonts w:ascii="Arial" w:hAnsi="Arial" w:cs="Arial"/>
        </w:rPr>
        <w:t xml:space="preserve"> frequency values as a continuous trajectory,</w:t>
      </w:r>
      <w:r w:rsidR="006833A0">
        <w:rPr>
          <w:rFonts w:ascii="Arial" w:hAnsi="Arial" w:cs="Arial"/>
        </w:rPr>
        <w:t xml:space="preserve"> and this approach can yield less bounded structural variation of signals in the same dataset. T</w:t>
      </w:r>
      <w:r w:rsidR="00836CF1">
        <w:rPr>
          <w:rFonts w:ascii="Arial" w:hAnsi="Arial" w:cs="Arial"/>
        </w:rPr>
        <w:t>he second</w:t>
      </w:r>
      <w:r w:rsidR="00BE10A3">
        <w:rPr>
          <w:rFonts w:ascii="Arial" w:hAnsi="Arial" w:cs="Arial"/>
        </w:rPr>
        <w:t xml:space="preserve"> </w:t>
      </w:r>
      <w:r w:rsidR="00E1652C">
        <w:rPr>
          <w:rFonts w:ascii="Arial" w:hAnsi="Arial" w:cs="Arial"/>
        </w:rPr>
        <w:t>option resets frequency values back to the starting frequency at the start of each section</w:t>
      </w:r>
      <w:r w:rsidR="00CE3608">
        <w:rPr>
          <w:rFonts w:ascii="Arial" w:hAnsi="Arial" w:cs="Arial"/>
        </w:rPr>
        <w:t xml:space="preserve"> of the original string</w:t>
      </w:r>
      <w:r w:rsidR="001C291B">
        <w:rPr>
          <w:rFonts w:ascii="Arial" w:hAnsi="Arial" w:cs="Arial"/>
        </w:rPr>
        <w:t>, such that the direction of the frequency shift will be calculated relative to the starting frequency rather than the frequency value at the last position of the previous section</w:t>
      </w:r>
      <w:r w:rsidR="00E1652C">
        <w:rPr>
          <w:rFonts w:ascii="Arial" w:hAnsi="Arial" w:cs="Arial"/>
        </w:rPr>
        <w:t>.</w:t>
      </w:r>
      <w:r w:rsidR="00605438">
        <w:rPr>
          <w:rFonts w:ascii="Arial" w:hAnsi="Arial" w:cs="Arial"/>
        </w:rPr>
        <w:t xml:space="preserve"> </w:t>
      </w:r>
      <w:r w:rsidR="00FF094A">
        <w:rPr>
          <w:rFonts w:ascii="Arial" w:hAnsi="Arial" w:cs="Arial"/>
        </w:rPr>
        <w:t>Our preliminary analyses indicated that t</w:t>
      </w:r>
      <w:r w:rsidR="00605438">
        <w:rPr>
          <w:rFonts w:ascii="Arial" w:hAnsi="Arial" w:cs="Arial"/>
        </w:rPr>
        <w:t>his option</w:t>
      </w:r>
      <w:r w:rsidR="00FF094A">
        <w:rPr>
          <w:rFonts w:ascii="Arial" w:hAnsi="Arial" w:cs="Arial"/>
        </w:rPr>
        <w:t xml:space="preserve"> generates more bounded structural variation </w:t>
      </w:r>
      <w:proofErr w:type="gramStart"/>
      <w:r w:rsidR="00FF094A">
        <w:rPr>
          <w:rFonts w:ascii="Arial" w:hAnsi="Arial" w:cs="Arial"/>
        </w:rPr>
        <w:t>similar to</w:t>
      </w:r>
      <w:proofErr w:type="gramEnd"/>
      <w:r w:rsidR="00FF094A">
        <w:rPr>
          <w:rFonts w:ascii="Arial" w:hAnsi="Arial" w:cs="Arial"/>
        </w:rPr>
        <w:t xml:space="preserve"> the variation within a vocalization type that we wanted to simulate, and we used this option to generate all example and simulated datasets.</w:t>
      </w:r>
    </w:p>
    <w:p w14:paraId="52194129" w14:textId="0B48CF9A" w:rsidR="00493337" w:rsidRDefault="00493337" w:rsidP="00A843EF">
      <w:pPr>
        <w:spacing w:line="480" w:lineRule="auto"/>
        <w:ind w:firstLine="720"/>
        <w:rPr>
          <w:rFonts w:ascii="Arial" w:hAnsi="Arial" w:cs="Arial"/>
        </w:rPr>
      </w:pPr>
      <w:r>
        <w:rPr>
          <w:rFonts w:ascii="Arial" w:hAnsi="Arial" w:cs="Arial"/>
        </w:rPr>
        <w:t>The</w:t>
      </w:r>
      <w:r w:rsidR="00643837">
        <w:rPr>
          <w:rFonts w:ascii="Arial" w:hAnsi="Arial" w:cs="Arial"/>
        </w:rPr>
        <w:t xml:space="preserve"> fourth and final step in our pipeline was</w:t>
      </w:r>
      <w:r>
        <w:rPr>
          <w:rFonts w:ascii="Arial" w:hAnsi="Arial" w:cs="Arial"/>
        </w:rPr>
        <w:t xml:space="preserve"> </w:t>
      </w:r>
      <w:r w:rsidR="00643837">
        <w:rPr>
          <w:rFonts w:ascii="Arial" w:hAnsi="Arial" w:cs="Arial"/>
        </w:rPr>
        <w:t xml:space="preserve">to </w:t>
      </w:r>
      <w:r>
        <w:rPr>
          <w:rFonts w:ascii="Arial" w:hAnsi="Arial" w:cs="Arial"/>
        </w:rPr>
        <w:t>us</w:t>
      </w:r>
      <w:r w:rsidR="00643837">
        <w:rPr>
          <w:rFonts w:ascii="Arial" w:hAnsi="Arial" w:cs="Arial"/>
        </w:rPr>
        <w:t>e</w:t>
      </w:r>
      <w:r>
        <w:rPr>
          <w:rFonts w:ascii="Arial" w:hAnsi="Arial" w:cs="Arial"/>
        </w:rPr>
        <w:t xml:space="preserve"> the frequency </w:t>
      </w:r>
      <w:r w:rsidR="00643837">
        <w:rPr>
          <w:rFonts w:ascii="Arial" w:hAnsi="Arial" w:cs="Arial"/>
        </w:rPr>
        <w:t>timeseries as “</w:t>
      </w:r>
      <w:r>
        <w:rPr>
          <w:rFonts w:ascii="Arial" w:hAnsi="Arial" w:cs="Arial"/>
        </w:rPr>
        <w:t>anchors</w:t>
      </w:r>
      <w:r w:rsidR="00643837">
        <w:rPr>
          <w:rFonts w:ascii="Arial" w:hAnsi="Arial" w:cs="Arial"/>
        </w:rPr>
        <w:t>”</w:t>
      </w:r>
      <w:r>
        <w:rPr>
          <w:rFonts w:ascii="Arial" w:hAnsi="Arial" w:cs="Arial"/>
        </w:rPr>
        <w:t xml:space="preserve"> </w:t>
      </w:r>
      <w:r w:rsidR="00643837">
        <w:rPr>
          <w:rFonts w:ascii="Arial" w:hAnsi="Arial" w:cs="Arial"/>
        </w:rPr>
        <w:t xml:space="preserve">to guide the generation of frequency modulation patterns </w:t>
      </w:r>
      <w:r>
        <w:rPr>
          <w:rFonts w:ascii="Arial" w:hAnsi="Arial" w:cs="Arial"/>
        </w:rPr>
        <w:t>in</w:t>
      </w:r>
      <w:r w:rsidR="00643837">
        <w:rPr>
          <w:rFonts w:ascii="Arial" w:hAnsi="Arial" w:cs="Arial"/>
        </w:rPr>
        <w:t xml:space="preserve"> synthetic vocalizations </w:t>
      </w:r>
      <w:r w:rsidR="001D5E4B">
        <w:rPr>
          <w:rFonts w:ascii="Arial" w:hAnsi="Arial" w:cs="Arial"/>
        </w:rPr>
        <w:t xml:space="preserve">with </w:t>
      </w:r>
      <w:r>
        <w:rPr>
          <w:rFonts w:ascii="Arial" w:hAnsi="Arial" w:cs="Arial"/>
        </w:rPr>
        <w:t xml:space="preserve">the </w:t>
      </w:r>
      <w:proofErr w:type="spellStart"/>
      <w:r w:rsidR="00643837">
        <w:rPr>
          <w:rFonts w:ascii="Arial" w:hAnsi="Arial" w:cs="Arial"/>
        </w:rPr>
        <w:t>s</w:t>
      </w:r>
      <w:r>
        <w:rPr>
          <w:rFonts w:ascii="Arial" w:hAnsi="Arial" w:cs="Arial"/>
        </w:rPr>
        <w:t>oundgen</w:t>
      </w:r>
      <w:proofErr w:type="spellEnd"/>
      <w:r>
        <w:rPr>
          <w:rFonts w:ascii="Arial" w:hAnsi="Arial" w:cs="Arial"/>
        </w:rPr>
        <w:t xml:space="preserve"> </w:t>
      </w:r>
      <w:r w:rsidR="00643837">
        <w:rPr>
          <w:rFonts w:ascii="Arial" w:hAnsi="Arial" w:cs="Arial"/>
        </w:rPr>
        <w:t xml:space="preserve">R </w:t>
      </w:r>
      <w:r>
        <w:rPr>
          <w:rFonts w:ascii="Arial" w:hAnsi="Arial" w:cs="Arial"/>
        </w:rPr>
        <w:t>package</w:t>
      </w:r>
      <w:r w:rsidR="001F6A46">
        <w:rPr>
          <w:rFonts w:ascii="Arial" w:hAnsi="Arial" w:cs="Arial"/>
        </w:rPr>
        <w:t xml:space="preserve"> version 2.7.1</w:t>
      </w:r>
      <w:r w:rsidR="00D92A83">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{"citationID":"zRK0sr3g","properties":{"formattedCitation":"(23)","plainCitation":"(23)","noteIndex":0},"citationItems":[{"id":26071,"uris":["http://zotero.org/groups/5786507/items/9FR7DCSI"],"itemData":{"id":26071,"type":"article-journal","abstract":"Voice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D92A83">
        <w:rPr>
          <w:rFonts w:ascii="Arial" w:hAnsi="Arial" w:cs="Arial"/>
        </w:rPr>
        <w:fldChar w:fldCharType="separate"/>
      </w:r>
      <w:r w:rsidR="00FF3DC3" w:rsidRPr="00FF3DC3">
        <w:rPr>
          <w:rFonts w:ascii="Arial" w:hAnsi="Arial" w:cs="Arial"/>
        </w:rPr>
        <w:t>(23)</w:t>
      </w:r>
      <w:r w:rsidR="00D92A83">
        <w:rPr>
          <w:rFonts w:ascii="Arial" w:hAnsi="Arial" w:cs="Arial"/>
        </w:rPr>
        <w:fldChar w:fldCharType="end"/>
      </w:r>
      <w:r>
        <w:rPr>
          <w:rFonts w:ascii="Arial" w:hAnsi="Arial" w:cs="Arial"/>
        </w:rPr>
        <w:t xml:space="preserve">. </w:t>
      </w:r>
      <w:r w:rsidR="005118FB">
        <w:rPr>
          <w:rFonts w:ascii="Arial" w:hAnsi="Arial" w:cs="Arial"/>
        </w:rPr>
        <w:t xml:space="preserve">Here, we developed a function that relies on the </w:t>
      </w:r>
      <w:proofErr w:type="spellStart"/>
      <w:r w:rsidR="005118FB">
        <w:rPr>
          <w:rFonts w:ascii="Arial" w:hAnsi="Arial" w:cs="Arial"/>
        </w:rPr>
        <w:t>soundgen</w:t>
      </w:r>
      <w:proofErr w:type="spellEnd"/>
      <w:r w:rsidR="005118FB">
        <w:rPr>
          <w:rFonts w:ascii="Arial" w:hAnsi="Arial" w:cs="Arial"/>
        </w:rPr>
        <w:t xml:space="preserve">() function from the </w:t>
      </w:r>
      <w:proofErr w:type="spellStart"/>
      <w:r w:rsidR="005118FB">
        <w:rPr>
          <w:rFonts w:ascii="Arial" w:hAnsi="Arial" w:cs="Arial"/>
        </w:rPr>
        <w:t>soundgen</w:t>
      </w:r>
      <w:proofErr w:type="spellEnd"/>
      <w:r w:rsidR="005118FB">
        <w:rPr>
          <w:rFonts w:ascii="Arial" w:hAnsi="Arial" w:cs="Arial"/>
        </w:rPr>
        <w:t xml:space="preserve"> package</w:t>
      </w:r>
      <w:r w:rsidR="001F0DF7">
        <w:rPr>
          <w:rFonts w:ascii="Arial" w:hAnsi="Arial" w:cs="Arial"/>
        </w:rPr>
        <w:t xml:space="preserve"> to generate synthetic audio files with customized names.</w:t>
      </w:r>
      <w:r w:rsidR="00F4313C">
        <w:rPr>
          <w:rFonts w:ascii="Arial" w:hAnsi="Arial" w:cs="Arial"/>
        </w:rPr>
        <w:t xml:space="preserve"> </w:t>
      </w:r>
      <w:r w:rsidR="00E03B12">
        <w:rPr>
          <w:rFonts w:ascii="Arial" w:hAnsi="Arial" w:cs="Arial"/>
        </w:rPr>
        <w:t>W</w:t>
      </w:r>
      <w:r w:rsidR="00F4313C">
        <w:rPr>
          <w:rFonts w:ascii="Arial" w:hAnsi="Arial" w:cs="Arial"/>
        </w:rPr>
        <w:t xml:space="preserve">e also focused on </w:t>
      </w:r>
      <w:r w:rsidR="00F57877">
        <w:rPr>
          <w:rFonts w:ascii="Arial" w:hAnsi="Arial" w:cs="Arial"/>
        </w:rPr>
        <w:t xml:space="preserve">a particular subset of arguments to control sound generation </w:t>
      </w:r>
      <w:r w:rsidR="00D2684C">
        <w:rPr>
          <w:rFonts w:ascii="Arial" w:hAnsi="Arial" w:cs="Arial"/>
        </w:rPr>
        <w:t xml:space="preserve">in ways that helped us create frequency modulated vocal identity signals </w:t>
      </w:r>
      <w:r w:rsidR="00F57877">
        <w:rPr>
          <w:rFonts w:ascii="Arial" w:hAnsi="Arial" w:cs="Arial"/>
        </w:rPr>
        <w:t xml:space="preserve">with </w:t>
      </w:r>
      <w:proofErr w:type="spellStart"/>
      <w:r w:rsidR="00D2684C">
        <w:rPr>
          <w:rFonts w:ascii="Arial" w:hAnsi="Arial" w:cs="Arial"/>
        </w:rPr>
        <w:t>soundgen</w:t>
      </w:r>
      <w:proofErr w:type="spellEnd"/>
      <w:r w:rsidR="00D2684C">
        <w:rPr>
          <w:rFonts w:ascii="Arial" w:hAnsi="Arial" w:cs="Arial"/>
        </w:rPr>
        <w:t>.</w:t>
      </w:r>
      <w:r w:rsidR="00722861">
        <w:rPr>
          <w:rFonts w:ascii="Arial" w:hAnsi="Arial" w:cs="Arial"/>
        </w:rPr>
        <w:t xml:space="preserve"> First, we </w:t>
      </w:r>
      <w:r w:rsidR="00666273">
        <w:rPr>
          <w:rFonts w:ascii="Arial" w:hAnsi="Arial" w:cs="Arial"/>
        </w:rPr>
        <w:t>used</w:t>
      </w:r>
      <w:r w:rsidR="00D3476E">
        <w:rPr>
          <w:rFonts w:ascii="Arial" w:hAnsi="Arial" w:cs="Arial"/>
        </w:rPr>
        <w:t xml:space="preserve"> the frequency timeseries </w:t>
      </w:r>
      <w:r w:rsidR="00666273">
        <w:rPr>
          <w:rFonts w:ascii="Arial" w:hAnsi="Arial" w:cs="Arial"/>
        </w:rPr>
        <w:t xml:space="preserve">as input </w:t>
      </w:r>
      <w:r w:rsidR="00D3476E">
        <w:rPr>
          <w:rFonts w:ascii="Arial" w:hAnsi="Arial" w:cs="Arial"/>
        </w:rPr>
        <w:t xml:space="preserve">to the argument pitch so that </w:t>
      </w:r>
      <w:proofErr w:type="spellStart"/>
      <w:r w:rsidR="00D3476E">
        <w:rPr>
          <w:rFonts w:ascii="Arial" w:hAnsi="Arial" w:cs="Arial"/>
        </w:rPr>
        <w:t>soundgen</w:t>
      </w:r>
      <w:proofErr w:type="spellEnd"/>
      <w:r w:rsidR="00D3476E">
        <w:rPr>
          <w:rFonts w:ascii="Arial" w:hAnsi="Arial" w:cs="Arial"/>
        </w:rPr>
        <w:t xml:space="preserve"> would use these values as anchors to guide frequency modulation. In this version of our pipeline, we do not specify </w:t>
      </w:r>
      <w:r w:rsidR="00D3476E">
        <w:rPr>
          <w:rFonts w:ascii="Arial" w:hAnsi="Arial" w:cs="Arial"/>
        </w:rPr>
        <w:lastRenderedPageBreak/>
        <w:t xml:space="preserve">timestamps for each frequency value in the </w:t>
      </w:r>
      <w:r w:rsidR="007F3996">
        <w:rPr>
          <w:rFonts w:ascii="Arial" w:hAnsi="Arial" w:cs="Arial"/>
        </w:rPr>
        <w:t>time series</w:t>
      </w:r>
      <w:r w:rsidR="00295C9E">
        <w:rPr>
          <w:rFonts w:ascii="Arial" w:hAnsi="Arial" w:cs="Arial"/>
        </w:rPr>
        <w:t xml:space="preserve">. By default, </w:t>
      </w:r>
      <w:proofErr w:type="spellStart"/>
      <w:r w:rsidR="00295C9E">
        <w:rPr>
          <w:rFonts w:ascii="Arial" w:hAnsi="Arial" w:cs="Arial"/>
        </w:rPr>
        <w:t>soundgen</w:t>
      </w:r>
      <w:proofErr w:type="spellEnd"/>
      <w:r w:rsidR="00295C9E">
        <w:rPr>
          <w:rFonts w:ascii="Arial" w:hAnsi="Arial" w:cs="Arial"/>
        </w:rPr>
        <w:t xml:space="preserve"> version 2.7.1 considered frequency values to be evenly split across</w:t>
      </w:r>
      <w:r w:rsidR="00256A75">
        <w:rPr>
          <w:rFonts w:ascii="Arial" w:hAnsi="Arial" w:cs="Arial"/>
        </w:rPr>
        <w:t xml:space="preserve"> the duration of each audio file</w:t>
      </w:r>
      <w:r w:rsidR="0016382C">
        <w:rPr>
          <w:rFonts w:ascii="Arial" w:hAnsi="Arial" w:cs="Arial"/>
        </w:rPr>
        <w:t xml:space="preserve">, which we specified using the argument </w:t>
      </w:r>
      <w:proofErr w:type="spellStart"/>
      <w:r w:rsidR="0016382C">
        <w:rPr>
          <w:rFonts w:ascii="Arial" w:hAnsi="Arial" w:cs="Arial"/>
        </w:rPr>
        <w:t>sylLen</w:t>
      </w:r>
      <w:proofErr w:type="spellEnd"/>
      <w:r w:rsidR="0016382C">
        <w:rPr>
          <w:rFonts w:ascii="Arial" w:hAnsi="Arial" w:cs="Arial"/>
        </w:rPr>
        <w:t xml:space="preserve">. </w:t>
      </w:r>
      <w:r w:rsidR="00580180">
        <w:rPr>
          <w:rFonts w:ascii="Arial" w:hAnsi="Arial" w:cs="Arial"/>
        </w:rPr>
        <w:t xml:space="preserve">We controlled the pitch and audio file sampling rates using the arguments </w:t>
      </w:r>
      <w:proofErr w:type="spellStart"/>
      <w:r w:rsidR="00580180">
        <w:rPr>
          <w:rFonts w:ascii="Arial" w:hAnsi="Arial" w:cs="Arial"/>
        </w:rPr>
        <w:t>pitchSamplingRate</w:t>
      </w:r>
      <w:proofErr w:type="spellEnd"/>
      <w:r w:rsidR="00580180">
        <w:rPr>
          <w:rFonts w:ascii="Arial" w:hAnsi="Arial" w:cs="Arial"/>
        </w:rPr>
        <w:t xml:space="preserve"> and </w:t>
      </w:r>
      <w:proofErr w:type="spellStart"/>
      <w:r w:rsidR="00580180">
        <w:rPr>
          <w:rFonts w:ascii="Arial" w:hAnsi="Arial" w:cs="Arial"/>
        </w:rPr>
        <w:t>samplingRate</w:t>
      </w:r>
      <w:proofErr w:type="spellEnd"/>
      <w:r w:rsidR="00580180">
        <w:rPr>
          <w:rFonts w:ascii="Arial" w:hAnsi="Arial" w:cs="Arial"/>
        </w:rPr>
        <w:t>, respectively. We also specified the lowest and highest frequency values</w:t>
      </w:r>
      <w:r w:rsidR="008416DE">
        <w:rPr>
          <w:rFonts w:ascii="Arial" w:hAnsi="Arial" w:cs="Arial"/>
        </w:rPr>
        <w:t xml:space="preserve"> with </w:t>
      </w:r>
      <w:proofErr w:type="spellStart"/>
      <w:r w:rsidR="008416DE">
        <w:rPr>
          <w:rFonts w:ascii="Arial" w:hAnsi="Arial" w:cs="Arial"/>
        </w:rPr>
        <w:t>pitchFloor</w:t>
      </w:r>
      <w:proofErr w:type="spellEnd"/>
      <w:r w:rsidR="008416DE">
        <w:rPr>
          <w:rFonts w:ascii="Arial" w:hAnsi="Arial" w:cs="Arial"/>
        </w:rPr>
        <w:t xml:space="preserve"> and </w:t>
      </w:r>
      <w:proofErr w:type="spellStart"/>
      <w:r w:rsidR="008416DE">
        <w:rPr>
          <w:rFonts w:ascii="Arial" w:hAnsi="Arial" w:cs="Arial"/>
        </w:rPr>
        <w:t>pitchCeiling</w:t>
      </w:r>
      <w:proofErr w:type="spellEnd"/>
      <w:r w:rsidR="008416DE">
        <w:rPr>
          <w:rFonts w:ascii="Arial" w:hAnsi="Arial" w:cs="Arial"/>
        </w:rPr>
        <w:t xml:space="preserve">. </w:t>
      </w:r>
      <w:r w:rsidR="0075549F">
        <w:rPr>
          <w:rFonts w:ascii="Arial" w:hAnsi="Arial" w:cs="Arial"/>
        </w:rPr>
        <w:t>To generate smoother frequency modulation patterns that better approximated animal vocalizations, we used</w:t>
      </w:r>
      <w:r w:rsidR="00C95E12">
        <w:rPr>
          <w:rFonts w:ascii="Arial" w:hAnsi="Arial" w:cs="Arial"/>
        </w:rPr>
        <w:t xml:space="preserve"> Loess </w:t>
      </w:r>
      <w:r w:rsidR="00856861">
        <w:rPr>
          <w:rFonts w:ascii="Arial" w:hAnsi="Arial" w:cs="Arial"/>
        </w:rPr>
        <w:t xml:space="preserve">or local polynomial regression </w:t>
      </w:r>
      <w:r w:rsidR="00C95E12">
        <w:rPr>
          <w:rFonts w:ascii="Arial" w:hAnsi="Arial" w:cs="Arial"/>
        </w:rPr>
        <w:t>interpolation</w:t>
      </w:r>
      <w:r w:rsidR="001B7CE9">
        <w:rPr>
          <w:rFonts w:ascii="Arial" w:hAnsi="Arial" w:cs="Arial"/>
        </w:rPr>
        <w:t xml:space="preserve"> with a</w:t>
      </w:r>
      <w:r w:rsidR="003F5E7C">
        <w:rPr>
          <w:rFonts w:ascii="Arial" w:hAnsi="Arial" w:cs="Arial"/>
        </w:rPr>
        <w:t xml:space="preserve"> “strong” amount of smoothing</w:t>
      </w:r>
      <w:r w:rsidR="001B7CE9">
        <w:rPr>
          <w:rFonts w:ascii="Arial" w:hAnsi="Arial" w:cs="Arial"/>
        </w:rPr>
        <w:t xml:space="preserve"> </w:t>
      </w:r>
      <w:r w:rsidR="003F5E7C">
        <w:rPr>
          <w:rFonts w:ascii="Arial" w:hAnsi="Arial" w:cs="Arial"/>
        </w:rPr>
        <w:t>(</w:t>
      </w:r>
      <w:r w:rsidR="001B7CE9">
        <w:rPr>
          <w:rFonts w:ascii="Arial" w:hAnsi="Arial" w:cs="Arial"/>
        </w:rPr>
        <w:t>span of 1</w:t>
      </w:r>
      <w:r w:rsidR="00B473E0">
        <w:rPr>
          <w:rFonts w:ascii="Arial" w:hAnsi="Arial" w:cs="Arial"/>
        </w:rPr>
        <w:t>). We</w:t>
      </w:r>
      <w:r w:rsidR="001B7CE9">
        <w:rPr>
          <w:rFonts w:ascii="Arial" w:hAnsi="Arial" w:cs="Arial"/>
        </w:rPr>
        <w:t xml:space="preserve"> </w:t>
      </w:r>
      <w:r w:rsidR="00B473E0">
        <w:rPr>
          <w:rFonts w:ascii="Arial" w:hAnsi="Arial" w:cs="Arial"/>
        </w:rPr>
        <w:t>turned off options for transitions between frequency anchors that were too close together (</w:t>
      </w:r>
      <w:proofErr w:type="spellStart"/>
      <w:r w:rsidR="00B473E0">
        <w:rPr>
          <w:rFonts w:ascii="Arial" w:hAnsi="Arial" w:cs="Arial"/>
        </w:rPr>
        <w:t>discontThresh</w:t>
      </w:r>
      <w:proofErr w:type="spellEnd"/>
      <w:r w:rsidR="00B473E0">
        <w:rPr>
          <w:rFonts w:ascii="Arial" w:hAnsi="Arial" w:cs="Arial"/>
        </w:rPr>
        <w:t xml:space="preserve"> and </w:t>
      </w:r>
      <w:proofErr w:type="spellStart"/>
      <w:r w:rsidR="00B473E0">
        <w:rPr>
          <w:rFonts w:ascii="Arial" w:hAnsi="Arial" w:cs="Arial"/>
        </w:rPr>
        <w:t>jumpThresh</w:t>
      </w:r>
      <w:proofErr w:type="spellEnd"/>
      <w:r w:rsidR="00B473E0">
        <w:rPr>
          <w:rFonts w:ascii="Arial" w:hAnsi="Arial" w:cs="Arial"/>
        </w:rPr>
        <w:t>), since we were using evenly spaced anchors.</w:t>
      </w:r>
      <w:r w:rsidR="004E6FF0">
        <w:rPr>
          <w:rFonts w:ascii="Arial" w:hAnsi="Arial" w:cs="Arial"/>
        </w:rPr>
        <w:t xml:space="preserve"> We also allowed for up to 5 harmonics in synthetic vocalizations by setting 5 default amplitude values to the argument </w:t>
      </w:r>
      <w:proofErr w:type="spellStart"/>
      <w:r w:rsidR="004E6FF0">
        <w:rPr>
          <w:rFonts w:ascii="Arial" w:hAnsi="Arial" w:cs="Arial"/>
        </w:rPr>
        <w:t>rolloffExact</w:t>
      </w:r>
      <w:proofErr w:type="spellEnd"/>
      <w:r w:rsidR="004E6FF0">
        <w:rPr>
          <w:rFonts w:ascii="Arial" w:hAnsi="Arial" w:cs="Arial"/>
        </w:rPr>
        <w:t xml:space="preserve">. </w:t>
      </w:r>
      <w:r w:rsidR="006C1B72">
        <w:rPr>
          <w:rFonts w:ascii="Arial" w:hAnsi="Arial" w:cs="Arial"/>
        </w:rPr>
        <w:t xml:space="preserve">For our purposes, we wanted to encode identity information in </w:t>
      </w:r>
      <w:r w:rsidR="00BC6325">
        <w:rPr>
          <w:rFonts w:ascii="Arial" w:hAnsi="Arial" w:cs="Arial"/>
        </w:rPr>
        <w:t xml:space="preserve">frequency modulation patterns only, so we turned off formant generation </w:t>
      </w:r>
      <w:r w:rsidR="00E045E4">
        <w:rPr>
          <w:rFonts w:ascii="Arial" w:hAnsi="Arial" w:cs="Arial"/>
        </w:rPr>
        <w:t xml:space="preserve">specific to different vocal tract lengths by setting default values of NA to the formants and </w:t>
      </w:r>
      <w:proofErr w:type="spellStart"/>
      <w:r w:rsidR="00E045E4">
        <w:rPr>
          <w:rFonts w:ascii="Arial" w:hAnsi="Arial" w:cs="Arial"/>
        </w:rPr>
        <w:t>vocalTract</w:t>
      </w:r>
      <w:proofErr w:type="spellEnd"/>
      <w:r w:rsidR="00E045E4">
        <w:rPr>
          <w:rFonts w:ascii="Arial" w:hAnsi="Arial" w:cs="Arial"/>
        </w:rPr>
        <w:t xml:space="preserve"> arguments. </w:t>
      </w:r>
      <w:r w:rsidR="00AB7EC8">
        <w:rPr>
          <w:rFonts w:ascii="Arial" w:hAnsi="Arial" w:cs="Arial"/>
        </w:rPr>
        <w:t xml:space="preserve">We also </w:t>
      </w:r>
      <w:r w:rsidR="008B1169">
        <w:rPr>
          <w:rFonts w:ascii="Arial" w:hAnsi="Arial" w:cs="Arial"/>
        </w:rPr>
        <w:t xml:space="preserve">used </w:t>
      </w:r>
      <w:r w:rsidR="00AB7EC8">
        <w:rPr>
          <w:rFonts w:ascii="Arial" w:hAnsi="Arial" w:cs="Arial"/>
        </w:rPr>
        <w:t>the default value</w:t>
      </w:r>
      <w:r w:rsidR="008B1169">
        <w:rPr>
          <w:rFonts w:ascii="Arial" w:hAnsi="Arial" w:cs="Arial"/>
        </w:rPr>
        <w:t xml:space="preserve"> of 0.025</w:t>
      </w:r>
      <w:r w:rsidR="00AB7EC8">
        <w:rPr>
          <w:rFonts w:ascii="Arial" w:hAnsi="Arial" w:cs="Arial"/>
        </w:rPr>
        <w:t xml:space="preserve"> for </w:t>
      </w:r>
      <w:proofErr w:type="spellStart"/>
      <w:r w:rsidR="00AB7EC8">
        <w:rPr>
          <w:rFonts w:ascii="Arial" w:hAnsi="Arial" w:cs="Arial"/>
        </w:rPr>
        <w:t>soundgen’s</w:t>
      </w:r>
      <w:proofErr w:type="spellEnd"/>
      <w:r w:rsidR="00AB7EC8">
        <w:rPr>
          <w:rFonts w:ascii="Arial" w:hAnsi="Arial" w:cs="Arial"/>
        </w:rPr>
        <w:t xml:space="preserve"> hyperparameter for varying stochasticity in sound generation</w:t>
      </w:r>
      <w:r w:rsidR="00546CF1">
        <w:rPr>
          <w:rFonts w:ascii="Arial" w:hAnsi="Arial" w:cs="Arial"/>
        </w:rPr>
        <w:t>.</w:t>
      </w:r>
      <w:r w:rsidR="008B1169">
        <w:rPr>
          <w:rFonts w:ascii="Arial" w:hAnsi="Arial" w:cs="Arial"/>
        </w:rPr>
        <w:t xml:space="preserve"> In preliminary analyses, we found that retaining this stochasticity in sound generation was important to avoid creating duplicated audio files</w:t>
      </w:r>
      <w:r w:rsidR="00BF7324">
        <w:rPr>
          <w:rFonts w:ascii="Arial" w:hAnsi="Arial" w:cs="Arial"/>
        </w:rPr>
        <w:t xml:space="preserve"> for different vocalizations</w:t>
      </w:r>
      <w:r w:rsidR="008B1169">
        <w:rPr>
          <w:rFonts w:ascii="Arial" w:hAnsi="Arial" w:cs="Arial"/>
        </w:rPr>
        <w:t>, which can occur when the same random variation string is sampled within an individual.</w:t>
      </w:r>
      <w:r w:rsidR="00E8761C">
        <w:rPr>
          <w:rFonts w:ascii="Arial" w:hAnsi="Arial" w:cs="Arial"/>
        </w:rPr>
        <w:t xml:space="preserve"> In other words, using </w:t>
      </w:r>
      <w:proofErr w:type="spellStart"/>
      <w:r w:rsidR="00E8761C">
        <w:rPr>
          <w:rFonts w:ascii="Arial" w:hAnsi="Arial" w:cs="Arial"/>
        </w:rPr>
        <w:t>soundgen’s</w:t>
      </w:r>
      <w:proofErr w:type="spellEnd"/>
      <w:r w:rsidR="00E8761C">
        <w:rPr>
          <w:rFonts w:ascii="Arial" w:hAnsi="Arial" w:cs="Arial"/>
        </w:rPr>
        <w:t xml:space="preserve"> stochasticity in sound generation facilitates generating different audio files for different vocalizations attributed to the same individual, even when </w:t>
      </w:r>
      <w:r w:rsidR="00682A00">
        <w:rPr>
          <w:rFonts w:ascii="Arial" w:hAnsi="Arial" w:cs="Arial"/>
        </w:rPr>
        <w:t xml:space="preserve">the character string is </w:t>
      </w:r>
      <w:proofErr w:type="gramStart"/>
      <w:r w:rsidR="00682A00">
        <w:rPr>
          <w:rFonts w:ascii="Arial" w:hAnsi="Arial" w:cs="Arial"/>
        </w:rPr>
        <w:t>exactly the same</w:t>
      </w:r>
      <w:proofErr w:type="gramEnd"/>
      <w:r w:rsidR="00682A00">
        <w:rPr>
          <w:rFonts w:ascii="Arial" w:hAnsi="Arial" w:cs="Arial"/>
        </w:rPr>
        <w:t>.</w:t>
      </w:r>
      <w:r w:rsidR="00F26B2A">
        <w:rPr>
          <w:rFonts w:ascii="Arial" w:hAnsi="Arial" w:cs="Arial"/>
        </w:rPr>
        <w:t xml:space="preserve"> We used </w:t>
      </w:r>
      <w:r w:rsidR="00DD6CF7">
        <w:rPr>
          <w:rFonts w:ascii="Arial" w:hAnsi="Arial" w:cs="Arial"/>
        </w:rPr>
        <w:t xml:space="preserve">300 </w:t>
      </w:r>
      <w:proofErr w:type="spellStart"/>
      <w:r w:rsidR="00DD6CF7">
        <w:rPr>
          <w:rFonts w:ascii="Arial" w:hAnsi="Arial" w:cs="Arial"/>
        </w:rPr>
        <w:t>ms</w:t>
      </w:r>
      <w:proofErr w:type="spellEnd"/>
      <w:r w:rsidR="00DD6CF7">
        <w:rPr>
          <w:rFonts w:ascii="Arial" w:hAnsi="Arial" w:cs="Arial"/>
        </w:rPr>
        <w:t>, the</w:t>
      </w:r>
      <w:r w:rsidR="00F26B2A">
        <w:rPr>
          <w:rFonts w:ascii="Arial" w:hAnsi="Arial" w:cs="Arial"/>
        </w:rPr>
        <w:t xml:space="preserve"> default value</w:t>
      </w:r>
      <w:r w:rsidR="00DD6CF7">
        <w:rPr>
          <w:rFonts w:ascii="Arial" w:hAnsi="Arial" w:cs="Arial"/>
        </w:rPr>
        <w:t xml:space="preserve"> in </w:t>
      </w:r>
      <w:proofErr w:type="spellStart"/>
      <w:r w:rsidR="00DD6CF7">
        <w:rPr>
          <w:rFonts w:ascii="Arial" w:hAnsi="Arial" w:cs="Arial"/>
        </w:rPr>
        <w:t>soundgen</w:t>
      </w:r>
      <w:proofErr w:type="spellEnd"/>
      <w:r w:rsidR="00DD6CF7">
        <w:rPr>
          <w:rFonts w:ascii="Arial" w:hAnsi="Arial" w:cs="Arial"/>
        </w:rPr>
        <w:t xml:space="preserve">, </w:t>
      </w:r>
      <w:r w:rsidR="003034FD">
        <w:rPr>
          <w:rFonts w:ascii="Arial" w:hAnsi="Arial" w:cs="Arial"/>
        </w:rPr>
        <w:t xml:space="preserve">to specify the minimum signal epoch duration for formant locking or static subharmonics, in the </w:t>
      </w:r>
      <w:r w:rsidR="003034FD">
        <w:rPr>
          <w:rFonts w:ascii="Arial" w:hAnsi="Arial" w:cs="Arial"/>
        </w:rPr>
        <w:lastRenderedPageBreak/>
        <w:t>case that formants were turned on.</w:t>
      </w:r>
      <w:r w:rsidR="00125B14">
        <w:rPr>
          <w:rFonts w:ascii="Arial" w:hAnsi="Arial" w:cs="Arial"/>
        </w:rPr>
        <w:t xml:space="preserve"> We set the vibrato frequency</w:t>
      </w:r>
      <w:r w:rsidR="009B62FC">
        <w:rPr>
          <w:rFonts w:ascii="Arial" w:hAnsi="Arial" w:cs="Arial"/>
        </w:rPr>
        <w:t xml:space="preserve"> </w:t>
      </w:r>
      <w:r w:rsidR="0009373D">
        <w:rPr>
          <w:rFonts w:ascii="Arial" w:hAnsi="Arial" w:cs="Arial"/>
        </w:rPr>
        <w:t>in Hz to 1, which was lower than the default of 5</w:t>
      </w:r>
      <w:r w:rsidR="009B62FC">
        <w:rPr>
          <w:rFonts w:ascii="Arial" w:hAnsi="Arial" w:cs="Arial"/>
        </w:rPr>
        <w:t>, to minimize the amount of regular pitch modulation across each vocalization</w:t>
      </w:r>
      <w:r w:rsidR="0009373D">
        <w:rPr>
          <w:rFonts w:ascii="Arial" w:hAnsi="Arial" w:cs="Arial"/>
        </w:rPr>
        <w:t>.</w:t>
      </w:r>
      <w:r w:rsidR="002D3DD9">
        <w:rPr>
          <w:rFonts w:ascii="Arial" w:hAnsi="Arial" w:cs="Arial"/>
        </w:rPr>
        <w:t xml:space="preserve"> </w:t>
      </w:r>
      <w:r w:rsidR="0006637D">
        <w:rPr>
          <w:rFonts w:ascii="Arial" w:hAnsi="Arial" w:cs="Arial"/>
        </w:rPr>
        <w:t>We wrote ou</w:t>
      </w:r>
      <w:r w:rsidR="000A4B3D">
        <w:rPr>
          <w:rFonts w:ascii="Arial" w:hAnsi="Arial" w:cs="Arial"/>
        </w:rPr>
        <w:t>r</w:t>
      </w:r>
      <w:r w:rsidR="0006637D">
        <w:rPr>
          <w:rFonts w:ascii="Arial" w:hAnsi="Arial" w:cs="Arial"/>
        </w:rPr>
        <w:t xml:space="preserve"> function so that these arguments can be </w:t>
      </w:r>
      <w:r w:rsidR="00576C92">
        <w:rPr>
          <w:rFonts w:ascii="Arial" w:hAnsi="Arial" w:cs="Arial"/>
        </w:rPr>
        <w:t xml:space="preserve">updated </w:t>
      </w:r>
      <w:r w:rsidR="007F3996">
        <w:rPr>
          <w:rFonts w:ascii="Arial" w:hAnsi="Arial" w:cs="Arial"/>
        </w:rPr>
        <w:t>with</w:t>
      </w:r>
      <w:r w:rsidR="0006637D">
        <w:rPr>
          <w:rFonts w:ascii="Arial" w:hAnsi="Arial" w:cs="Arial"/>
        </w:rPr>
        <w:t xml:space="preserve"> the range of </w:t>
      </w:r>
      <w:r w:rsidR="000522EA">
        <w:rPr>
          <w:rFonts w:ascii="Arial" w:hAnsi="Arial" w:cs="Arial"/>
        </w:rPr>
        <w:t xml:space="preserve">possible </w:t>
      </w:r>
      <w:r w:rsidR="0006637D">
        <w:rPr>
          <w:rFonts w:ascii="Arial" w:hAnsi="Arial" w:cs="Arial"/>
        </w:rPr>
        <w:t xml:space="preserve">values specified by </w:t>
      </w:r>
      <w:proofErr w:type="spellStart"/>
      <w:r w:rsidR="0006637D">
        <w:rPr>
          <w:rFonts w:ascii="Arial" w:hAnsi="Arial" w:cs="Arial"/>
        </w:rPr>
        <w:t>soundge</w:t>
      </w:r>
      <w:r w:rsidR="00B25189">
        <w:rPr>
          <w:rFonts w:ascii="Arial" w:hAnsi="Arial" w:cs="Arial"/>
        </w:rPr>
        <w:t>n</w:t>
      </w:r>
      <w:proofErr w:type="spellEnd"/>
      <w:r w:rsidR="0058151D">
        <w:rPr>
          <w:rFonts w:ascii="Arial" w:hAnsi="Arial" w:cs="Arial"/>
        </w:rPr>
        <w:t>. W</w:t>
      </w:r>
      <w:r w:rsidR="0006637D">
        <w:rPr>
          <w:rFonts w:ascii="Arial" w:hAnsi="Arial" w:cs="Arial"/>
        </w:rPr>
        <w:t xml:space="preserve">ith minimal code development by others, it is possible to add other </w:t>
      </w:r>
      <w:proofErr w:type="spellStart"/>
      <w:r w:rsidR="0006637D">
        <w:rPr>
          <w:rFonts w:ascii="Arial" w:hAnsi="Arial" w:cs="Arial"/>
        </w:rPr>
        <w:t>soundgen</w:t>
      </w:r>
      <w:proofErr w:type="spellEnd"/>
      <w:r w:rsidR="0006637D">
        <w:rPr>
          <w:rFonts w:ascii="Arial" w:hAnsi="Arial" w:cs="Arial"/>
        </w:rPr>
        <w:t xml:space="preserve"> arguments for greater flexibility. </w:t>
      </w:r>
      <w:r w:rsidR="002D3DD9">
        <w:rPr>
          <w:rFonts w:ascii="Arial" w:hAnsi="Arial" w:cs="Arial"/>
        </w:rPr>
        <w:t xml:space="preserve">The synthetic vocalizations produced using these original arguments from the </w:t>
      </w:r>
      <w:proofErr w:type="spellStart"/>
      <w:r w:rsidR="002D3DD9">
        <w:rPr>
          <w:rFonts w:ascii="Arial" w:hAnsi="Arial" w:cs="Arial"/>
        </w:rPr>
        <w:t>soundgen</w:t>
      </w:r>
      <w:proofErr w:type="spellEnd"/>
      <w:r w:rsidR="002D3DD9">
        <w:rPr>
          <w:rFonts w:ascii="Arial" w:hAnsi="Arial" w:cs="Arial"/>
        </w:rPr>
        <w:t xml:space="preserve"> package were written out as audio files</w:t>
      </w:r>
      <w:r w:rsidR="00D04C06">
        <w:rPr>
          <w:rFonts w:ascii="Arial" w:hAnsi="Arial" w:cs="Arial"/>
        </w:rPr>
        <w:t xml:space="preserve"> in .wav format</w:t>
      </w:r>
      <w:r w:rsidR="002D3DD9">
        <w:rPr>
          <w:rFonts w:ascii="Arial" w:hAnsi="Arial" w:cs="Arial"/>
        </w:rPr>
        <w:t xml:space="preserve"> that could then be used in downstream bioacoustics analyses. </w:t>
      </w:r>
      <w:r w:rsidR="00FE26F9">
        <w:rPr>
          <w:rFonts w:ascii="Arial" w:hAnsi="Arial" w:cs="Arial"/>
        </w:rPr>
        <w:t>Our choices of default starting frequency and frequency steps generated synthetic vocalizations below the ultrasonic range and within the frequency range of human hearing</w:t>
      </w:r>
      <w:r w:rsidR="002F1421">
        <w:rPr>
          <w:rFonts w:ascii="Arial" w:hAnsi="Arial" w:cs="Arial"/>
        </w:rPr>
        <w:t xml:space="preserve">, </w:t>
      </w:r>
      <w:proofErr w:type="gramStart"/>
      <w:r w:rsidR="00FE26F9">
        <w:rPr>
          <w:rFonts w:ascii="Arial" w:hAnsi="Arial" w:cs="Arial"/>
        </w:rPr>
        <w:t>similar to</w:t>
      </w:r>
      <w:proofErr w:type="gramEnd"/>
      <w:r w:rsidR="00FE26F9">
        <w:rPr>
          <w:rFonts w:ascii="Arial" w:hAnsi="Arial" w:cs="Arial"/>
        </w:rPr>
        <w:t xml:space="preserve"> the frequency ranges of avian vocalizations. </w:t>
      </w:r>
    </w:p>
    <w:p w14:paraId="5C53E1DF" w14:textId="77777777" w:rsidR="001C1FAA" w:rsidRDefault="001C1FAA" w:rsidP="00493337">
      <w:pPr>
        <w:spacing w:line="480" w:lineRule="auto"/>
        <w:rPr>
          <w:rFonts w:ascii="Arial" w:hAnsi="Arial" w:cs="Arial"/>
          <w:i/>
          <w:iCs/>
        </w:rPr>
      </w:pPr>
    </w:p>
    <w:p w14:paraId="2DE5A0D5" w14:textId="59766DB4" w:rsidR="00493337" w:rsidRPr="00613743" w:rsidRDefault="00491912" w:rsidP="00493337">
      <w:pPr>
        <w:spacing w:line="480" w:lineRule="auto"/>
        <w:rPr>
          <w:rFonts w:ascii="Arial" w:hAnsi="Arial" w:cs="Arial"/>
          <w:i/>
          <w:iCs/>
        </w:rPr>
      </w:pPr>
      <w:r>
        <w:rPr>
          <w:rFonts w:ascii="Arial" w:hAnsi="Arial" w:cs="Arial"/>
          <w:i/>
          <w:iCs/>
        </w:rPr>
        <w:t>Example datasets</w:t>
      </w:r>
      <w:r w:rsidR="00860657">
        <w:rPr>
          <w:rFonts w:ascii="Arial" w:hAnsi="Arial" w:cs="Arial"/>
          <w:i/>
          <w:iCs/>
        </w:rPr>
        <w:t xml:space="preserve"> with identity information</w:t>
      </w:r>
      <w:r w:rsidR="001B1BB1">
        <w:rPr>
          <w:rFonts w:ascii="Arial" w:hAnsi="Arial" w:cs="Arial"/>
          <w:i/>
          <w:iCs/>
        </w:rPr>
        <w:t xml:space="preserve"> encoded over two social levels</w:t>
      </w:r>
    </w:p>
    <w:p w14:paraId="64336695" w14:textId="3F375892" w:rsidR="002A280C" w:rsidRDefault="00FD0AB0" w:rsidP="00860657">
      <w:pPr>
        <w:spacing w:line="480" w:lineRule="auto"/>
        <w:rPr>
          <w:rFonts w:ascii="Arial" w:hAnsi="Arial" w:cs="Arial"/>
        </w:rPr>
      </w:pPr>
      <w:r>
        <w:rPr>
          <w:rFonts w:ascii="Arial" w:hAnsi="Arial" w:cs="Arial"/>
        </w:rPr>
        <w:t xml:space="preserve">We </w:t>
      </w:r>
      <w:r w:rsidR="00493337">
        <w:rPr>
          <w:rFonts w:ascii="Arial" w:hAnsi="Arial" w:cs="Arial"/>
        </w:rPr>
        <w:t xml:space="preserve">created two </w:t>
      </w:r>
      <w:r w:rsidR="00A115C7">
        <w:rPr>
          <w:rFonts w:ascii="Arial" w:hAnsi="Arial" w:cs="Arial"/>
        </w:rPr>
        <w:t xml:space="preserve">example </w:t>
      </w:r>
      <w:r w:rsidR="00493337">
        <w:rPr>
          <w:rFonts w:ascii="Arial" w:hAnsi="Arial" w:cs="Arial"/>
        </w:rPr>
        <w:t>datasets</w:t>
      </w:r>
      <w:r w:rsidR="00B47CD3">
        <w:rPr>
          <w:rFonts w:ascii="Arial" w:hAnsi="Arial" w:cs="Arial"/>
        </w:rPr>
        <w:t xml:space="preserve"> </w:t>
      </w:r>
      <w:r>
        <w:rPr>
          <w:rFonts w:ascii="Arial" w:hAnsi="Arial" w:cs="Arial"/>
        </w:rPr>
        <w:t>to highlight the pipeline described above</w:t>
      </w:r>
      <w:r w:rsidR="00493337">
        <w:rPr>
          <w:rFonts w:ascii="Arial" w:hAnsi="Arial" w:cs="Arial"/>
        </w:rPr>
        <w:t xml:space="preserve">: </w:t>
      </w:r>
      <w:r w:rsidR="0090230A">
        <w:rPr>
          <w:rFonts w:ascii="Arial" w:hAnsi="Arial" w:cs="Arial"/>
        </w:rPr>
        <w:t xml:space="preserve">(1) </w:t>
      </w:r>
      <w:r w:rsidR="00493337">
        <w:rPr>
          <w:rFonts w:ascii="Arial" w:hAnsi="Arial" w:cs="Arial"/>
        </w:rPr>
        <w:t xml:space="preserve">more group membership information than individual </w:t>
      </w:r>
      <w:r w:rsidR="003712D0">
        <w:rPr>
          <w:rFonts w:ascii="Arial" w:hAnsi="Arial" w:cs="Arial"/>
        </w:rPr>
        <w:t xml:space="preserve">identity </w:t>
      </w:r>
      <w:r w:rsidR="00493337">
        <w:rPr>
          <w:rFonts w:ascii="Arial" w:hAnsi="Arial" w:cs="Arial"/>
        </w:rPr>
        <w:t>information</w:t>
      </w:r>
      <w:r w:rsidR="0090230A">
        <w:rPr>
          <w:rFonts w:ascii="Arial" w:hAnsi="Arial" w:cs="Arial"/>
        </w:rPr>
        <w:t xml:space="preserve"> </w:t>
      </w:r>
      <w:r w:rsidR="00493337">
        <w:rPr>
          <w:rFonts w:ascii="Arial" w:hAnsi="Arial" w:cs="Arial"/>
        </w:rPr>
        <w:t xml:space="preserve">(the </w:t>
      </w:r>
      <w:r w:rsidR="00E812CC">
        <w:rPr>
          <w:rFonts w:ascii="Arial" w:hAnsi="Arial" w:cs="Arial"/>
        </w:rPr>
        <w:t>group</w:t>
      </w:r>
      <w:r w:rsidR="003712D0">
        <w:rPr>
          <w:rFonts w:ascii="Arial" w:hAnsi="Arial" w:cs="Arial"/>
        </w:rPr>
        <w:t>-</w:t>
      </w:r>
      <w:r w:rsidR="00E812CC">
        <w:rPr>
          <w:rFonts w:ascii="Arial" w:hAnsi="Arial" w:cs="Arial"/>
        </w:rPr>
        <w:t>specific</w:t>
      </w:r>
      <w:r w:rsidR="00493337">
        <w:rPr>
          <w:rFonts w:ascii="Arial" w:hAnsi="Arial" w:cs="Arial"/>
        </w:rPr>
        <w:t xml:space="preserve"> dataset), and </w:t>
      </w:r>
      <w:r w:rsidR="00BE048B">
        <w:rPr>
          <w:rFonts w:ascii="Arial" w:hAnsi="Arial" w:cs="Arial"/>
        </w:rPr>
        <w:t xml:space="preserve">(2) </w:t>
      </w:r>
      <w:r w:rsidR="00493337">
        <w:rPr>
          <w:rFonts w:ascii="Arial" w:hAnsi="Arial" w:cs="Arial"/>
        </w:rPr>
        <w:t xml:space="preserve">more individual </w:t>
      </w:r>
      <w:r w:rsidR="00DF7DE3">
        <w:rPr>
          <w:rFonts w:ascii="Arial" w:hAnsi="Arial" w:cs="Arial"/>
        </w:rPr>
        <w:t xml:space="preserve">identity </w:t>
      </w:r>
      <w:r w:rsidR="00493337">
        <w:rPr>
          <w:rFonts w:ascii="Arial" w:hAnsi="Arial" w:cs="Arial"/>
        </w:rPr>
        <w:t>than group membership information (</w:t>
      </w:r>
      <w:r w:rsidR="00992536">
        <w:rPr>
          <w:rFonts w:ascii="Arial" w:hAnsi="Arial" w:cs="Arial"/>
        </w:rPr>
        <w:t xml:space="preserve">the </w:t>
      </w:r>
      <w:r w:rsidR="00E812CC">
        <w:rPr>
          <w:rFonts w:ascii="Arial" w:hAnsi="Arial" w:cs="Arial"/>
        </w:rPr>
        <w:t>individual</w:t>
      </w:r>
      <w:r w:rsidR="00DF7DE3">
        <w:rPr>
          <w:rFonts w:ascii="Arial" w:hAnsi="Arial" w:cs="Arial"/>
        </w:rPr>
        <w:t>ly distinctive</w:t>
      </w:r>
      <w:r w:rsidR="00E812CC">
        <w:rPr>
          <w:rFonts w:ascii="Arial" w:hAnsi="Arial" w:cs="Arial"/>
        </w:rPr>
        <w:t xml:space="preserve"> dataset</w:t>
      </w:r>
      <w:r w:rsidR="00DF7DE3">
        <w:rPr>
          <w:rFonts w:ascii="Arial" w:hAnsi="Arial" w:cs="Arial"/>
        </w:rPr>
        <w:t>)</w:t>
      </w:r>
      <w:r w:rsidR="00493337">
        <w:rPr>
          <w:rFonts w:ascii="Arial" w:hAnsi="Arial" w:cs="Arial"/>
        </w:rPr>
        <w:t>.</w:t>
      </w:r>
      <w:r>
        <w:rPr>
          <w:rFonts w:ascii="Arial" w:hAnsi="Arial" w:cs="Arial"/>
        </w:rPr>
        <w:t xml:space="preserve"> Across both datasets, we used a</w:t>
      </w:r>
      <w:r w:rsidR="009820EA">
        <w:rPr>
          <w:rFonts w:ascii="Arial" w:hAnsi="Arial" w:cs="Arial"/>
        </w:rPr>
        <w:t xml:space="preserve">n overall </w:t>
      </w:r>
      <w:r>
        <w:rPr>
          <w:rFonts w:ascii="Arial" w:hAnsi="Arial" w:cs="Arial"/>
        </w:rPr>
        <w:t xml:space="preserve">string length of </w:t>
      </w:r>
      <w:r w:rsidR="007F3DA3">
        <w:rPr>
          <w:rFonts w:ascii="Arial" w:hAnsi="Arial" w:cs="Arial"/>
        </w:rPr>
        <w:t>16 characters,</w:t>
      </w:r>
      <w:r w:rsidR="0090166C">
        <w:rPr>
          <w:rFonts w:ascii="Arial" w:hAnsi="Arial" w:cs="Arial"/>
        </w:rPr>
        <w:t xml:space="preserve"> in which we allocated 4 characters each to the global head and tail sections, and </w:t>
      </w:r>
      <w:r w:rsidR="002B17AD">
        <w:rPr>
          <w:rFonts w:ascii="Arial" w:hAnsi="Arial" w:cs="Arial"/>
        </w:rPr>
        <w:t xml:space="preserve">2 characters to random variation to simulate variation within an individual. </w:t>
      </w:r>
      <w:r w:rsidR="0055761E">
        <w:rPr>
          <w:rFonts w:ascii="Arial" w:hAnsi="Arial" w:cs="Arial"/>
        </w:rPr>
        <w:t xml:space="preserve">Over the remaining </w:t>
      </w:r>
      <w:r w:rsidR="00AF2E4F">
        <w:rPr>
          <w:rFonts w:ascii="Arial" w:hAnsi="Arial" w:cs="Arial"/>
        </w:rPr>
        <w:t xml:space="preserve">6 characters, we assigned 4 characters to group information and 2 to individual information to create the group-specific dataset and then reversed these numbers </w:t>
      </w:r>
      <w:r w:rsidR="001371CE">
        <w:rPr>
          <w:rFonts w:ascii="Arial" w:hAnsi="Arial" w:cs="Arial"/>
        </w:rPr>
        <w:t xml:space="preserve">to create the individually distinctive dataset </w:t>
      </w:r>
      <w:r w:rsidR="00AF2E4F">
        <w:rPr>
          <w:rFonts w:ascii="Arial" w:hAnsi="Arial" w:cs="Arial"/>
        </w:rPr>
        <w:t>(</w:t>
      </w:r>
      <w:r w:rsidR="001371CE">
        <w:rPr>
          <w:rFonts w:ascii="Arial" w:hAnsi="Arial" w:cs="Arial"/>
        </w:rPr>
        <w:t xml:space="preserve">2 characters for group information, and 4 for individual information). </w:t>
      </w:r>
      <w:r w:rsidR="000B1C64">
        <w:rPr>
          <w:rFonts w:ascii="Arial" w:hAnsi="Arial" w:cs="Arial"/>
        </w:rPr>
        <w:t xml:space="preserve">We controlled the size of the resulting </w:t>
      </w:r>
      <w:r w:rsidR="000B1C64">
        <w:rPr>
          <w:rFonts w:ascii="Arial" w:hAnsi="Arial" w:cs="Arial"/>
        </w:rPr>
        <w:lastRenderedPageBreak/>
        <w:t xml:space="preserve">signal datasets such that each dataset contained </w:t>
      </w:r>
      <w:r w:rsidR="00890C1F">
        <w:rPr>
          <w:rFonts w:ascii="Arial" w:hAnsi="Arial" w:cs="Arial"/>
        </w:rPr>
        <w:t xml:space="preserve">5 groups, 10 individuals per group, and 5 calls per individual, for a total of </w:t>
      </w:r>
      <w:r w:rsidR="00976131">
        <w:rPr>
          <w:rFonts w:ascii="Arial" w:hAnsi="Arial" w:cs="Arial"/>
        </w:rPr>
        <w:t xml:space="preserve">250 strings per dataset. </w:t>
      </w:r>
    </w:p>
    <w:p w14:paraId="5D5EF328" w14:textId="7D2D6A2B" w:rsidR="00CF1645" w:rsidRDefault="002A280C" w:rsidP="00EF4472">
      <w:pPr>
        <w:spacing w:line="480" w:lineRule="auto"/>
        <w:ind w:firstLine="720"/>
        <w:rPr>
          <w:rFonts w:ascii="Arial" w:hAnsi="Arial" w:cs="Arial"/>
        </w:rPr>
      </w:pPr>
      <w:commentRangeStart w:id="60"/>
      <w:commentRangeStart w:id="61"/>
      <w:commentRangeStart w:id="62"/>
      <w:r>
        <w:rPr>
          <w:rFonts w:ascii="Arial" w:hAnsi="Arial" w:cs="Arial"/>
        </w:rPr>
        <w:t>Although</w:t>
      </w:r>
      <w:commentRangeEnd w:id="60"/>
      <w:r>
        <w:rPr>
          <w:rStyle w:val="CommentReference"/>
        </w:rPr>
        <w:commentReference w:id="60"/>
      </w:r>
      <w:r>
        <w:rPr>
          <w:rFonts w:ascii="Arial" w:hAnsi="Arial" w:cs="Arial"/>
        </w:rPr>
        <w:t xml:space="preserve"> our pipeline facilitated controlling the amount of information encoded at both the group and individual levels, we expected that the uniqueness of identity information would be influenced by the generative process that we used to create group and individual information. As we randomly selected character strings to represent information at either social level, we did not expect that group or individual information would be fully unique amongst groups or individuals, respectively, across a given dataset. Instead, identity information could be stochastically similar amongst classes at either social level </w:t>
      </w:r>
      <w:proofErr w:type="gramStart"/>
      <w:r>
        <w:rPr>
          <w:rFonts w:ascii="Arial" w:hAnsi="Arial" w:cs="Arial"/>
        </w:rPr>
        <w:t>and</w:t>
      </w:r>
      <w:proofErr w:type="gramEnd"/>
      <w:r>
        <w:rPr>
          <w:rFonts w:ascii="Arial" w:hAnsi="Arial" w:cs="Arial"/>
        </w:rPr>
        <w:t xml:space="preserve"> the likelihood of such stochastic similarity would increase with the number of classes the given social level. For instance, as the number of groups increased in a dataset, so should the likelihood that group information was shared or very similar amongst one or more groups, leading to lower distinctiveness amongst groups even when we encoded large amounts of group information. </w:t>
      </w:r>
      <w:commentRangeEnd w:id="61"/>
      <w:r>
        <w:rPr>
          <w:rStyle w:val="CommentReference"/>
        </w:rPr>
        <w:commentReference w:id="61"/>
      </w:r>
      <w:commentRangeEnd w:id="62"/>
      <w:r>
        <w:rPr>
          <w:rStyle w:val="CommentReference"/>
        </w:rPr>
        <w:commentReference w:id="62"/>
      </w:r>
      <w:r w:rsidR="0038174E">
        <w:rPr>
          <w:rFonts w:ascii="Arial" w:hAnsi="Arial" w:cs="Arial"/>
        </w:rPr>
        <w:t xml:space="preserve">For example, in </w:t>
      </w:r>
      <w:r w:rsidR="00CD58E3">
        <w:rPr>
          <w:rFonts w:ascii="Arial" w:hAnsi="Arial" w:cs="Arial"/>
        </w:rPr>
        <w:t>the group-specific dataset,</w:t>
      </w:r>
      <w:r w:rsidR="00FC4191">
        <w:rPr>
          <w:rFonts w:ascii="Arial" w:hAnsi="Arial" w:cs="Arial"/>
        </w:rPr>
        <w:t xml:space="preserve"> 63% of </w:t>
      </w:r>
      <w:r w:rsidR="00402B9D">
        <w:rPr>
          <w:rFonts w:ascii="Arial" w:hAnsi="Arial" w:cs="Arial"/>
        </w:rPr>
        <w:t xml:space="preserve">the dataset was composed of completely unique </w:t>
      </w:r>
      <w:r w:rsidR="00FC4191">
        <w:rPr>
          <w:rFonts w:ascii="Arial" w:hAnsi="Arial" w:cs="Arial"/>
        </w:rPr>
        <w:t>strings</w:t>
      </w:r>
      <w:r w:rsidR="00402B9D">
        <w:rPr>
          <w:rFonts w:ascii="Arial" w:hAnsi="Arial" w:cs="Arial"/>
        </w:rPr>
        <w:t>.</w:t>
      </w:r>
    </w:p>
    <w:p w14:paraId="31A23A02" w14:textId="34593828" w:rsidR="005A076F" w:rsidRDefault="00512E20" w:rsidP="00A843EF">
      <w:pPr>
        <w:spacing w:line="480" w:lineRule="auto"/>
        <w:ind w:firstLine="720"/>
        <w:rPr>
          <w:rFonts w:ascii="Arial" w:hAnsi="Arial" w:cs="Arial"/>
        </w:rPr>
      </w:pPr>
      <w:r>
        <w:rPr>
          <w:rFonts w:ascii="Arial" w:hAnsi="Arial" w:cs="Arial"/>
        </w:rPr>
        <w:t>To</w:t>
      </w:r>
      <w:r w:rsidR="00575309">
        <w:rPr>
          <w:rFonts w:ascii="Arial" w:hAnsi="Arial" w:cs="Arial"/>
        </w:rPr>
        <w:t xml:space="preserve"> </w:t>
      </w:r>
      <w:proofErr w:type="spellStart"/>
      <w:r w:rsidR="007B3C7A">
        <w:rPr>
          <w:rFonts w:ascii="Arial" w:hAnsi="Arial" w:cs="Arial"/>
        </w:rPr>
        <w:t>sonif</w:t>
      </w:r>
      <w:r>
        <w:rPr>
          <w:rFonts w:ascii="Arial" w:hAnsi="Arial" w:cs="Arial"/>
        </w:rPr>
        <w:t>y</w:t>
      </w:r>
      <w:proofErr w:type="spellEnd"/>
      <w:r w:rsidR="007B3C7A">
        <w:rPr>
          <w:rFonts w:ascii="Arial" w:hAnsi="Arial" w:cs="Arial"/>
        </w:rPr>
        <w:t xml:space="preserve"> the 500 strings across both datasets</w:t>
      </w:r>
      <w:r w:rsidR="00B10A39">
        <w:rPr>
          <w:rFonts w:ascii="Arial" w:hAnsi="Arial" w:cs="Arial"/>
        </w:rPr>
        <w:t>, w</w:t>
      </w:r>
      <w:r w:rsidR="00575309">
        <w:rPr>
          <w:rFonts w:ascii="Arial" w:hAnsi="Arial" w:cs="Arial"/>
        </w:rPr>
        <w:t>e used 1-</w:t>
      </w:r>
      <w:r w:rsidR="00366793">
        <w:rPr>
          <w:rFonts w:ascii="Arial" w:hAnsi="Arial" w:cs="Arial"/>
        </w:rPr>
        <w:t xml:space="preserve">Parsons encoding, a starting frequency value of 4 kHz, </w:t>
      </w:r>
      <w:r w:rsidR="00EE0CE9">
        <w:rPr>
          <w:rFonts w:ascii="Arial" w:hAnsi="Arial" w:cs="Arial"/>
        </w:rPr>
        <w:t xml:space="preserve">and </w:t>
      </w:r>
      <w:r w:rsidR="00366793">
        <w:rPr>
          <w:rFonts w:ascii="Arial" w:hAnsi="Arial" w:cs="Arial"/>
        </w:rPr>
        <w:t>frequency shift</w:t>
      </w:r>
      <w:r w:rsidR="00EE0CE9">
        <w:rPr>
          <w:rFonts w:ascii="Arial" w:hAnsi="Arial" w:cs="Arial"/>
        </w:rPr>
        <w:t xml:space="preserve">s </w:t>
      </w:r>
      <w:r w:rsidR="00366793">
        <w:rPr>
          <w:rFonts w:ascii="Arial" w:hAnsi="Arial" w:cs="Arial"/>
        </w:rPr>
        <w:t xml:space="preserve">of 1 kHz to create </w:t>
      </w:r>
      <w:r w:rsidR="007F3996">
        <w:rPr>
          <w:rFonts w:ascii="Arial" w:hAnsi="Arial" w:cs="Arial"/>
        </w:rPr>
        <w:t>time series</w:t>
      </w:r>
      <w:r w:rsidR="00EE0CE9">
        <w:rPr>
          <w:rFonts w:ascii="Arial" w:hAnsi="Arial" w:cs="Arial"/>
        </w:rPr>
        <w:t xml:space="preserve"> of frequency values</w:t>
      </w:r>
      <w:r w:rsidR="00366793">
        <w:rPr>
          <w:rFonts w:ascii="Arial" w:hAnsi="Arial" w:cs="Arial"/>
        </w:rPr>
        <w:t xml:space="preserve"> for each original string.</w:t>
      </w:r>
      <w:r w:rsidR="00CF1645">
        <w:rPr>
          <w:rFonts w:ascii="Arial" w:hAnsi="Arial" w:cs="Arial"/>
        </w:rPr>
        <w:t xml:space="preserve"> </w:t>
      </w:r>
      <w:r w:rsidR="00C239AE">
        <w:rPr>
          <w:rFonts w:ascii="Arial" w:hAnsi="Arial" w:cs="Arial"/>
        </w:rPr>
        <w:t>When creating these trajectories, we used the option to restart frequency values at the starting frequency value at the start of each section of the string</w:t>
      </w:r>
      <w:r w:rsidR="00DB2071">
        <w:rPr>
          <w:rFonts w:ascii="Arial" w:hAnsi="Arial" w:cs="Arial"/>
        </w:rPr>
        <w:t>. W</w:t>
      </w:r>
      <w:r w:rsidR="00C239AE">
        <w:rPr>
          <w:rFonts w:ascii="Arial" w:hAnsi="Arial" w:cs="Arial"/>
        </w:rPr>
        <w:t>e</w:t>
      </w:r>
      <w:r w:rsidR="00DB2071">
        <w:rPr>
          <w:rFonts w:ascii="Arial" w:hAnsi="Arial" w:cs="Arial"/>
        </w:rPr>
        <w:t xml:space="preserve"> chose this option because</w:t>
      </w:r>
      <w:r w:rsidR="00C239AE">
        <w:rPr>
          <w:rFonts w:ascii="Arial" w:hAnsi="Arial" w:cs="Arial"/>
        </w:rPr>
        <w:t xml:space="preserve"> in preliminary work</w:t>
      </w:r>
      <w:r w:rsidR="00DB2071">
        <w:rPr>
          <w:rFonts w:ascii="Arial" w:hAnsi="Arial" w:cs="Arial"/>
        </w:rPr>
        <w:t xml:space="preserve">, we found that </w:t>
      </w:r>
      <w:r w:rsidR="00C239AE">
        <w:rPr>
          <w:rFonts w:ascii="Arial" w:hAnsi="Arial" w:cs="Arial"/>
        </w:rPr>
        <w:t>the option to create continuous trajectories created more unbounded structural variation</w:t>
      </w:r>
      <w:r w:rsidR="00070D18">
        <w:rPr>
          <w:rFonts w:ascii="Arial" w:hAnsi="Arial" w:cs="Arial"/>
        </w:rPr>
        <w:t xml:space="preserve"> </w:t>
      </w:r>
      <w:r w:rsidR="00095DFE">
        <w:rPr>
          <w:rFonts w:ascii="Arial" w:hAnsi="Arial" w:cs="Arial"/>
        </w:rPr>
        <w:t xml:space="preserve">that washed out </w:t>
      </w:r>
      <w:r w:rsidR="00B64B7F">
        <w:rPr>
          <w:rFonts w:ascii="Arial" w:hAnsi="Arial" w:cs="Arial"/>
        </w:rPr>
        <w:t xml:space="preserve">visible </w:t>
      </w:r>
      <w:r w:rsidR="006A5D2A">
        <w:rPr>
          <w:rFonts w:ascii="Arial" w:hAnsi="Arial" w:cs="Arial"/>
        </w:rPr>
        <w:t xml:space="preserve">evidence </w:t>
      </w:r>
      <w:r w:rsidR="00B64B7F">
        <w:rPr>
          <w:rFonts w:ascii="Arial" w:hAnsi="Arial" w:cs="Arial"/>
        </w:rPr>
        <w:t xml:space="preserve">of </w:t>
      </w:r>
      <w:r w:rsidR="00070D18">
        <w:rPr>
          <w:rFonts w:ascii="Arial" w:hAnsi="Arial" w:cs="Arial"/>
        </w:rPr>
        <w:t>group and individual-level signatures</w:t>
      </w:r>
      <w:r w:rsidR="00711936">
        <w:rPr>
          <w:rFonts w:ascii="Arial" w:hAnsi="Arial" w:cs="Arial"/>
        </w:rPr>
        <w:t xml:space="preserve"> in acoustic space</w:t>
      </w:r>
      <w:r w:rsidR="00C239AE">
        <w:rPr>
          <w:rFonts w:ascii="Arial" w:hAnsi="Arial" w:cs="Arial"/>
        </w:rPr>
        <w:t xml:space="preserve">. </w:t>
      </w:r>
      <w:r w:rsidR="00607E8D">
        <w:rPr>
          <w:rFonts w:ascii="Arial" w:hAnsi="Arial" w:cs="Arial"/>
        </w:rPr>
        <w:t xml:space="preserve">To create synthetic vocalizations, we used the </w:t>
      </w:r>
      <w:proofErr w:type="spellStart"/>
      <w:r w:rsidR="00607E8D">
        <w:rPr>
          <w:rFonts w:ascii="Arial" w:hAnsi="Arial" w:cs="Arial"/>
        </w:rPr>
        <w:t>soundgen</w:t>
      </w:r>
      <w:proofErr w:type="spellEnd"/>
      <w:r w:rsidR="00607E8D">
        <w:rPr>
          <w:rFonts w:ascii="Arial" w:hAnsi="Arial" w:cs="Arial"/>
        </w:rPr>
        <w:t xml:space="preserve"> to </w:t>
      </w:r>
      <w:r w:rsidR="002E3048">
        <w:rPr>
          <w:rFonts w:ascii="Arial" w:hAnsi="Arial" w:cs="Arial"/>
        </w:rPr>
        <w:t xml:space="preserve">create an audio file </w:t>
      </w:r>
      <w:r w:rsidR="002E3048">
        <w:rPr>
          <w:rFonts w:ascii="Arial" w:hAnsi="Arial" w:cs="Arial"/>
        </w:rPr>
        <w:lastRenderedPageBreak/>
        <w:t xml:space="preserve">for each </w:t>
      </w:r>
      <w:r w:rsidR="00157668">
        <w:rPr>
          <w:rFonts w:ascii="Arial" w:hAnsi="Arial" w:cs="Arial"/>
        </w:rPr>
        <w:t xml:space="preserve">original string, </w:t>
      </w:r>
      <w:r w:rsidR="00AE5C57">
        <w:rPr>
          <w:rFonts w:ascii="Arial" w:hAnsi="Arial" w:cs="Arial"/>
        </w:rPr>
        <w:t xml:space="preserve">with about 200 </w:t>
      </w:r>
      <w:proofErr w:type="spellStart"/>
      <w:r w:rsidR="00AE5C57">
        <w:rPr>
          <w:rFonts w:ascii="Arial" w:hAnsi="Arial" w:cs="Arial"/>
        </w:rPr>
        <w:t>ms</w:t>
      </w:r>
      <w:proofErr w:type="spellEnd"/>
      <w:r w:rsidR="00AE5C57">
        <w:rPr>
          <w:rFonts w:ascii="Arial" w:hAnsi="Arial" w:cs="Arial"/>
        </w:rPr>
        <w:t xml:space="preserve"> duration, audio file and pitch sampling rates of 44.1 kHz,</w:t>
      </w:r>
      <w:r w:rsidR="00F71708">
        <w:rPr>
          <w:rFonts w:ascii="Arial" w:hAnsi="Arial" w:cs="Arial"/>
        </w:rPr>
        <w:t xml:space="preserve"> a single frequency contour</w:t>
      </w:r>
      <w:r w:rsidR="003937D8">
        <w:rPr>
          <w:rFonts w:ascii="Arial" w:hAnsi="Arial" w:cs="Arial"/>
        </w:rPr>
        <w:t xml:space="preserve">, the default </w:t>
      </w:r>
      <w:proofErr w:type="spellStart"/>
      <w:r w:rsidR="003937D8">
        <w:rPr>
          <w:rFonts w:ascii="Arial" w:hAnsi="Arial" w:cs="Arial"/>
        </w:rPr>
        <w:t>soundgen</w:t>
      </w:r>
      <w:proofErr w:type="spellEnd"/>
      <w:r w:rsidR="003937D8">
        <w:rPr>
          <w:rFonts w:ascii="Arial" w:hAnsi="Arial" w:cs="Arial"/>
        </w:rPr>
        <w:t xml:space="preserve"> stochasticity in sound generation (temperature of 0.025)</w:t>
      </w:r>
      <w:r w:rsidR="00CC4EEC">
        <w:rPr>
          <w:rFonts w:ascii="Arial" w:hAnsi="Arial" w:cs="Arial"/>
        </w:rPr>
        <w:t xml:space="preserve">, and all other default </w:t>
      </w:r>
      <w:r w:rsidR="00CD5CD8">
        <w:rPr>
          <w:rFonts w:ascii="Arial" w:hAnsi="Arial" w:cs="Arial"/>
        </w:rPr>
        <w:t>settings used in this step of our pipeline (see above)</w:t>
      </w:r>
      <w:r w:rsidR="00757CFB">
        <w:rPr>
          <w:rFonts w:ascii="Arial" w:hAnsi="Arial" w:cs="Arial"/>
        </w:rPr>
        <w:t xml:space="preserve">. </w:t>
      </w:r>
      <w:r w:rsidR="00E252FD">
        <w:rPr>
          <w:rFonts w:ascii="Arial" w:hAnsi="Arial" w:cs="Arial"/>
        </w:rPr>
        <w:t xml:space="preserve">The resulting </w:t>
      </w:r>
      <w:r w:rsidR="007B3727">
        <w:rPr>
          <w:rFonts w:ascii="Arial" w:hAnsi="Arial" w:cs="Arial"/>
        </w:rPr>
        <w:t xml:space="preserve">synthetic </w:t>
      </w:r>
      <w:r w:rsidR="00952FFD">
        <w:rPr>
          <w:rFonts w:ascii="Arial" w:hAnsi="Arial" w:cs="Arial"/>
        </w:rPr>
        <w:t>datasets were composed of</w:t>
      </w:r>
      <w:r w:rsidR="00E252FD">
        <w:rPr>
          <w:rFonts w:ascii="Arial" w:hAnsi="Arial" w:cs="Arial"/>
        </w:rPr>
        <w:t xml:space="preserve"> tonal, frequency-modulated vocalizations</w:t>
      </w:r>
      <w:r w:rsidR="00E16898">
        <w:rPr>
          <w:rFonts w:ascii="Arial" w:hAnsi="Arial" w:cs="Arial"/>
        </w:rPr>
        <w:t xml:space="preserve">. </w:t>
      </w:r>
      <w:r w:rsidR="00CF1645">
        <w:rPr>
          <w:rFonts w:ascii="Arial" w:hAnsi="Arial" w:cs="Arial"/>
        </w:rPr>
        <w:t xml:space="preserve">We </w:t>
      </w:r>
      <w:r w:rsidR="007B3C7A">
        <w:rPr>
          <w:rFonts w:ascii="Arial" w:hAnsi="Arial" w:cs="Arial"/>
        </w:rPr>
        <w:t xml:space="preserve">then used </w:t>
      </w:r>
      <w:r w:rsidR="008A27F1">
        <w:rPr>
          <w:rFonts w:ascii="Arial" w:hAnsi="Arial" w:cs="Arial"/>
        </w:rPr>
        <w:t>an analytical pipeline described below</w:t>
      </w:r>
      <w:r w:rsidR="007B3C7A">
        <w:rPr>
          <w:rFonts w:ascii="Arial" w:hAnsi="Arial" w:cs="Arial"/>
        </w:rPr>
        <w:t xml:space="preserve"> to </w:t>
      </w:r>
      <w:r w:rsidR="00463C4D">
        <w:rPr>
          <w:rFonts w:ascii="Arial" w:hAnsi="Arial" w:cs="Arial"/>
        </w:rPr>
        <w:t>assess</w:t>
      </w:r>
      <w:r w:rsidR="007B3C7A">
        <w:rPr>
          <w:rFonts w:ascii="Arial" w:hAnsi="Arial" w:cs="Arial"/>
        </w:rPr>
        <w:t xml:space="preserve"> patterns of variation </w:t>
      </w:r>
      <w:r w:rsidR="005E0305">
        <w:rPr>
          <w:rFonts w:ascii="Arial" w:hAnsi="Arial" w:cs="Arial"/>
        </w:rPr>
        <w:t xml:space="preserve">across the group and individual levels </w:t>
      </w:r>
      <w:r w:rsidR="007B3C7A">
        <w:rPr>
          <w:rFonts w:ascii="Arial" w:hAnsi="Arial" w:cs="Arial"/>
        </w:rPr>
        <w:t>both datasets.</w:t>
      </w:r>
      <w:r w:rsidR="00016110">
        <w:rPr>
          <w:rFonts w:ascii="Arial" w:hAnsi="Arial" w:cs="Arial"/>
        </w:rPr>
        <w:t xml:space="preserve"> </w:t>
      </w:r>
    </w:p>
    <w:p w14:paraId="04E0B1D1" w14:textId="61D95F10" w:rsidR="00201C3C" w:rsidRDefault="00AF240B" w:rsidP="00A76A96">
      <w:pPr>
        <w:spacing w:line="480" w:lineRule="auto"/>
        <w:rPr>
          <w:rFonts w:ascii="Arial" w:hAnsi="Arial" w:cs="Arial"/>
        </w:rPr>
      </w:pPr>
      <w:r>
        <w:rPr>
          <w:rFonts w:ascii="Arial" w:hAnsi="Arial" w:cs="Arial"/>
        </w:rPr>
        <w:tab/>
      </w:r>
      <w:r w:rsidR="00032D06">
        <w:rPr>
          <w:rFonts w:ascii="Arial" w:hAnsi="Arial" w:cs="Arial"/>
        </w:rPr>
        <w:t xml:space="preserve">To highlight how we used our pipeline to encode identity information over two social levels in frequency-modulated vocalizations, we </w:t>
      </w:r>
      <w:r w:rsidR="00A629FB">
        <w:rPr>
          <w:rFonts w:ascii="Arial" w:hAnsi="Arial" w:cs="Arial"/>
        </w:rPr>
        <w:t>generated spectrograms</w:t>
      </w:r>
      <w:r w:rsidR="001E11FB">
        <w:rPr>
          <w:rFonts w:ascii="Arial" w:hAnsi="Arial" w:cs="Arial"/>
        </w:rPr>
        <w:t xml:space="preserve"> from audio files, as well as low-dimensional</w:t>
      </w:r>
      <w:r w:rsidR="009E3E89">
        <w:rPr>
          <w:rFonts w:ascii="Arial" w:hAnsi="Arial" w:cs="Arial"/>
        </w:rPr>
        <w:t xml:space="preserve"> trait spaces, or acoustic space, plots</w:t>
      </w:r>
      <w:r w:rsidR="001E11FB">
        <w:rPr>
          <w:rFonts w:ascii="Arial" w:hAnsi="Arial" w:cs="Arial"/>
        </w:rPr>
        <w:t xml:space="preserve"> for the string and audio representations of the example datasets.</w:t>
      </w:r>
      <w:r w:rsidR="00387ACA">
        <w:rPr>
          <w:rFonts w:ascii="Arial" w:hAnsi="Arial" w:cs="Arial"/>
        </w:rPr>
        <w:t xml:space="preserve"> We used the </w:t>
      </w:r>
      <w:proofErr w:type="spellStart"/>
      <w:r w:rsidR="00FD223B">
        <w:rPr>
          <w:rFonts w:ascii="Arial" w:hAnsi="Arial" w:cs="Arial"/>
        </w:rPr>
        <w:t>warbleR</w:t>
      </w:r>
      <w:proofErr w:type="spellEnd"/>
      <w:r w:rsidR="00FD223B">
        <w:rPr>
          <w:rFonts w:ascii="Arial" w:hAnsi="Arial" w:cs="Arial"/>
        </w:rPr>
        <w:t xml:space="preserve"> package</w:t>
      </w:r>
      <w:r w:rsidR="00247069">
        <w:rPr>
          <w:rFonts w:ascii="Arial" w:hAnsi="Arial" w:cs="Arial"/>
        </w:rPr>
        <w:t xml:space="preserve"> version</w:t>
      </w:r>
      <w:r w:rsidR="00202CB0">
        <w:rPr>
          <w:rFonts w:ascii="Arial" w:hAnsi="Arial" w:cs="Arial"/>
        </w:rPr>
        <w:t xml:space="preserve"> 1.1.29</w:t>
      </w:r>
      <w:r w:rsidR="00FD223B">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{"citationID":"hbDdwn4B","properties":{"formattedCitation":"(29)","plainCitation":"(29)","noteIndex":0},"citationItems":[{"id":26076,"uris":["http://zotero.org/groups/5786507/items/KSAJINRD"],"itemData":{"id":26076,"type":"article-journal","abstract":"Animal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D92A83">
        <w:rPr>
          <w:rFonts w:ascii="Arial" w:hAnsi="Arial" w:cs="Arial"/>
        </w:rPr>
        <w:fldChar w:fldCharType="separate"/>
      </w:r>
      <w:r w:rsidR="00FF3DC3" w:rsidRPr="00FF3DC3">
        <w:rPr>
          <w:rFonts w:ascii="Arial" w:hAnsi="Arial" w:cs="Arial"/>
        </w:rPr>
        <w:t>(29)</w:t>
      </w:r>
      <w:r w:rsidR="00D92A83">
        <w:rPr>
          <w:rFonts w:ascii="Arial" w:hAnsi="Arial" w:cs="Arial"/>
        </w:rPr>
        <w:fldChar w:fldCharType="end"/>
      </w:r>
      <w:r w:rsidR="00FD223B">
        <w:rPr>
          <w:rFonts w:ascii="Arial" w:hAnsi="Arial" w:cs="Arial"/>
        </w:rPr>
        <w:t xml:space="preserve"> to generate spectrograms for </w:t>
      </w:r>
      <w:r w:rsidR="00D1734E">
        <w:rPr>
          <w:rFonts w:ascii="Arial" w:hAnsi="Arial" w:cs="Arial"/>
        </w:rPr>
        <w:t xml:space="preserve">initial </w:t>
      </w:r>
      <w:r w:rsidR="00FD223B">
        <w:rPr>
          <w:rFonts w:ascii="Arial" w:hAnsi="Arial" w:cs="Arial"/>
        </w:rPr>
        <w:t xml:space="preserve">visual checks, and then we used the </w:t>
      </w:r>
      <w:proofErr w:type="spellStart"/>
      <w:r w:rsidR="00FD223B">
        <w:rPr>
          <w:rFonts w:ascii="Arial" w:hAnsi="Arial" w:cs="Arial"/>
        </w:rPr>
        <w:t>seewave</w:t>
      </w:r>
      <w:proofErr w:type="spellEnd"/>
      <w:r w:rsidR="00FD223B">
        <w:rPr>
          <w:rFonts w:ascii="Arial" w:hAnsi="Arial" w:cs="Arial"/>
        </w:rPr>
        <w:t xml:space="preserve"> package </w:t>
      </w:r>
      <w:r w:rsidR="00247069">
        <w:rPr>
          <w:rFonts w:ascii="Arial" w:hAnsi="Arial" w:cs="Arial"/>
        </w:rPr>
        <w:t xml:space="preserve">version </w:t>
      </w:r>
      <w:r w:rsidR="006814DF">
        <w:rPr>
          <w:rFonts w:ascii="Arial" w:hAnsi="Arial" w:cs="Arial"/>
        </w:rPr>
        <w:t>2.2.3</w:t>
      </w:r>
      <w:r w:rsidR="00247069">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{"citationID":"GNP7lqtg","properties":{"formattedCitation":"(28)","plainCitation":"(28)","noteIndex":0},"citationItems":[{"id":26075,"uris":["http://zotero.org/groups/5786507/items/SINYAVQQ"],"itemData":{"id":26075,"type":"article-journal","abstract":"We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1,1]]}}}],"schema":"https://github.com/citation-style-language/schema/raw/master/csl-citation.json"} </w:instrText>
      </w:r>
      <w:r w:rsidR="00D92A83">
        <w:rPr>
          <w:rFonts w:ascii="Arial" w:hAnsi="Arial" w:cs="Arial"/>
        </w:rPr>
        <w:fldChar w:fldCharType="separate"/>
      </w:r>
      <w:r w:rsidR="00FF3DC3" w:rsidRPr="00FF3DC3">
        <w:rPr>
          <w:rFonts w:ascii="Arial" w:hAnsi="Arial" w:cs="Arial"/>
        </w:rPr>
        <w:t>(28)</w:t>
      </w:r>
      <w:r w:rsidR="00D92A83">
        <w:rPr>
          <w:rFonts w:ascii="Arial" w:hAnsi="Arial" w:cs="Arial"/>
        </w:rPr>
        <w:fldChar w:fldCharType="end"/>
      </w:r>
      <w:r w:rsidR="00FD223B">
        <w:rPr>
          <w:rFonts w:ascii="Arial" w:hAnsi="Arial" w:cs="Arial"/>
        </w:rPr>
        <w:t xml:space="preserve"> to build final spectrograms </w:t>
      </w:r>
      <w:r w:rsidR="00CB47A4">
        <w:rPr>
          <w:rFonts w:ascii="Arial" w:hAnsi="Arial" w:cs="Arial"/>
        </w:rPr>
        <w:t xml:space="preserve">for visual interpretation </w:t>
      </w:r>
      <w:r w:rsidR="007C2CA3">
        <w:rPr>
          <w:rFonts w:ascii="Arial" w:hAnsi="Arial" w:cs="Arial"/>
        </w:rPr>
        <w:t xml:space="preserve">with a window length of 512 samples, </w:t>
      </w:r>
      <w:r w:rsidR="009454B2">
        <w:rPr>
          <w:rFonts w:ascii="Arial" w:hAnsi="Arial" w:cs="Arial"/>
        </w:rPr>
        <w:t xml:space="preserve">an </w:t>
      </w:r>
      <w:r w:rsidR="007C2CA3">
        <w:rPr>
          <w:rFonts w:ascii="Arial" w:hAnsi="Arial" w:cs="Arial"/>
        </w:rPr>
        <w:t>overlap</w:t>
      </w:r>
      <w:r w:rsidR="009454B2">
        <w:rPr>
          <w:rFonts w:ascii="Arial" w:hAnsi="Arial" w:cs="Arial"/>
        </w:rPr>
        <w:t xml:space="preserve"> between consecutive</w:t>
      </w:r>
      <w:r w:rsidR="007C2CA3">
        <w:rPr>
          <w:rFonts w:ascii="Arial" w:hAnsi="Arial" w:cs="Arial"/>
        </w:rPr>
        <w:t xml:space="preserve"> </w:t>
      </w:r>
      <w:r w:rsidR="009454B2">
        <w:rPr>
          <w:rFonts w:ascii="Arial" w:hAnsi="Arial" w:cs="Arial"/>
        </w:rPr>
        <w:t xml:space="preserve">windows </w:t>
      </w:r>
      <w:r w:rsidR="007C2CA3">
        <w:rPr>
          <w:rFonts w:ascii="Arial" w:hAnsi="Arial" w:cs="Arial"/>
        </w:rPr>
        <w:t>of 90%</w:t>
      </w:r>
      <w:r w:rsidR="009454B2">
        <w:rPr>
          <w:rFonts w:ascii="Arial" w:hAnsi="Arial" w:cs="Arial"/>
        </w:rPr>
        <w:t xml:space="preserve">, </w:t>
      </w:r>
      <w:r w:rsidR="00640EAB">
        <w:rPr>
          <w:rFonts w:ascii="Arial" w:hAnsi="Arial" w:cs="Arial"/>
        </w:rPr>
        <w:t>and a Hanning window.</w:t>
      </w:r>
      <w:r w:rsidR="005021AB">
        <w:rPr>
          <w:rFonts w:ascii="Arial" w:hAnsi="Arial" w:cs="Arial"/>
        </w:rPr>
        <w:t xml:space="preserve"> </w:t>
      </w:r>
      <w:r w:rsidR="00E56020">
        <w:rPr>
          <w:rFonts w:ascii="Arial" w:hAnsi="Arial" w:cs="Arial"/>
        </w:rPr>
        <w:t xml:space="preserve">We also used functions from the </w:t>
      </w:r>
      <w:proofErr w:type="spellStart"/>
      <w:r w:rsidR="00E56020">
        <w:rPr>
          <w:rFonts w:ascii="Arial" w:hAnsi="Arial" w:cs="Arial"/>
        </w:rPr>
        <w:t>tune</w:t>
      </w:r>
      <w:r w:rsidR="00252CF2">
        <w:rPr>
          <w:rFonts w:ascii="Arial" w:hAnsi="Arial" w:cs="Arial"/>
        </w:rPr>
        <w:t>R</w:t>
      </w:r>
      <w:proofErr w:type="spellEnd"/>
      <w:r w:rsidR="00E56020">
        <w:rPr>
          <w:rFonts w:ascii="Arial" w:hAnsi="Arial" w:cs="Arial"/>
        </w:rPr>
        <w:t xml:space="preserve"> package version 1.4.7</w:t>
      </w:r>
      <w:r w:rsidR="002F498B">
        <w:rPr>
          <w:rFonts w:ascii="Arial" w:hAnsi="Arial" w:cs="Arial"/>
        </w:rPr>
        <w:t xml:space="preserve"> (CITE)</w:t>
      </w:r>
      <w:r w:rsidR="00E56020">
        <w:rPr>
          <w:rFonts w:ascii="Arial" w:hAnsi="Arial" w:cs="Arial"/>
        </w:rPr>
        <w:t xml:space="preserve"> to facilitate creating spectrograms</w:t>
      </w:r>
      <w:r w:rsidR="003D1BBA">
        <w:rPr>
          <w:rFonts w:ascii="Arial" w:hAnsi="Arial" w:cs="Arial"/>
        </w:rPr>
        <w:t xml:space="preserve"> and extracting metadata from audio files</w:t>
      </w:r>
      <w:r w:rsidR="00E56020">
        <w:rPr>
          <w:rFonts w:ascii="Arial" w:hAnsi="Arial" w:cs="Arial"/>
        </w:rPr>
        <w:t>.</w:t>
      </w:r>
    </w:p>
    <w:p w14:paraId="6E9D7FF7" w14:textId="147FBE5A" w:rsidR="0090035A" w:rsidRDefault="00A629FB" w:rsidP="003909DC">
      <w:pPr>
        <w:spacing w:line="480" w:lineRule="auto"/>
        <w:ind w:firstLine="720"/>
        <w:rPr>
          <w:rFonts w:ascii="Arial" w:hAnsi="Arial" w:cs="Arial"/>
        </w:rPr>
      </w:pPr>
      <w:r>
        <w:rPr>
          <w:rFonts w:ascii="Arial" w:hAnsi="Arial" w:cs="Arial"/>
        </w:rPr>
        <w:t xml:space="preserve">We </w:t>
      </w:r>
      <w:r w:rsidR="00F434F1">
        <w:rPr>
          <w:rFonts w:ascii="Arial" w:hAnsi="Arial" w:cs="Arial"/>
        </w:rPr>
        <w:t xml:space="preserve">generated </w:t>
      </w:r>
      <w:r>
        <w:rPr>
          <w:rFonts w:ascii="Arial" w:hAnsi="Arial" w:cs="Arial"/>
        </w:rPr>
        <w:t>low-dimensional trait spaces</w:t>
      </w:r>
      <w:r w:rsidR="005D381D">
        <w:rPr>
          <w:rFonts w:ascii="Arial" w:hAnsi="Arial" w:cs="Arial"/>
        </w:rPr>
        <w:t>, or acoustic space plots,</w:t>
      </w:r>
      <w:r>
        <w:rPr>
          <w:rFonts w:ascii="Arial" w:hAnsi="Arial" w:cs="Arial"/>
        </w:rPr>
        <w:t xml:space="preserve"> </w:t>
      </w:r>
      <w:r w:rsidR="00610FC6">
        <w:rPr>
          <w:rFonts w:ascii="Arial" w:hAnsi="Arial" w:cs="Arial"/>
        </w:rPr>
        <w:t xml:space="preserve">to visualize </w:t>
      </w:r>
      <w:r w:rsidR="004D023A">
        <w:rPr>
          <w:rFonts w:ascii="Arial" w:hAnsi="Arial" w:cs="Arial"/>
        </w:rPr>
        <w:t xml:space="preserve">patterns of variation over </w:t>
      </w:r>
      <w:r w:rsidR="002E4860">
        <w:rPr>
          <w:rFonts w:ascii="Arial" w:hAnsi="Arial" w:cs="Arial"/>
        </w:rPr>
        <w:t xml:space="preserve">the group and individual </w:t>
      </w:r>
      <w:r w:rsidR="004D023A">
        <w:rPr>
          <w:rFonts w:ascii="Arial" w:hAnsi="Arial" w:cs="Arial"/>
        </w:rPr>
        <w:t>levels in each example dataset</w:t>
      </w:r>
      <w:r w:rsidR="007C0FCC">
        <w:rPr>
          <w:rFonts w:ascii="Arial" w:hAnsi="Arial" w:cs="Arial"/>
        </w:rPr>
        <w:t xml:space="preserve"> and each representation of the vocalizations</w:t>
      </w:r>
      <w:r w:rsidR="004D023A">
        <w:rPr>
          <w:rFonts w:ascii="Arial" w:hAnsi="Arial" w:cs="Arial"/>
        </w:rPr>
        <w:t>.</w:t>
      </w:r>
      <w:r w:rsidR="002F498B">
        <w:rPr>
          <w:rFonts w:ascii="Arial" w:hAnsi="Arial" w:cs="Arial"/>
        </w:rPr>
        <w:t xml:space="preserve"> We performed these analyses in R (CITE R Core Team 2024) and relied on tools from the </w:t>
      </w:r>
      <w:proofErr w:type="spellStart"/>
      <w:r w:rsidR="002F498B">
        <w:rPr>
          <w:rFonts w:ascii="Arial" w:hAnsi="Arial" w:cs="Arial"/>
        </w:rPr>
        <w:t>tidyverse</w:t>
      </w:r>
      <w:proofErr w:type="spellEnd"/>
      <w:r w:rsidR="002F498B">
        <w:rPr>
          <w:rFonts w:ascii="Arial" w:hAnsi="Arial" w:cs="Arial"/>
        </w:rPr>
        <w:t xml:space="preserve"> (CITE) for data manipulation and visualization. Unless otherwise specified, we used these same tools for all downstream data manipulation and visualization as well. </w:t>
      </w:r>
      <w:r w:rsidR="00201C3C">
        <w:rPr>
          <w:rFonts w:ascii="Arial" w:hAnsi="Arial" w:cs="Arial"/>
        </w:rPr>
        <w:t xml:space="preserve">We computed the </w:t>
      </w:r>
      <w:proofErr w:type="spellStart"/>
      <w:r w:rsidR="00201C3C">
        <w:rPr>
          <w:rFonts w:ascii="Arial" w:hAnsi="Arial" w:cs="Arial"/>
        </w:rPr>
        <w:t>Levens</w:t>
      </w:r>
      <w:r w:rsidR="0052644B">
        <w:rPr>
          <w:rFonts w:ascii="Arial" w:hAnsi="Arial" w:cs="Arial"/>
        </w:rPr>
        <w:t>h</w:t>
      </w:r>
      <w:r w:rsidR="00201C3C">
        <w:rPr>
          <w:rFonts w:ascii="Arial" w:hAnsi="Arial" w:cs="Arial"/>
        </w:rPr>
        <w:t>tein</w:t>
      </w:r>
      <w:proofErr w:type="spellEnd"/>
      <w:r w:rsidR="00201C3C">
        <w:rPr>
          <w:rFonts w:ascii="Arial" w:hAnsi="Arial" w:cs="Arial"/>
        </w:rPr>
        <w:t xml:space="preserve"> </w:t>
      </w:r>
      <w:r w:rsidR="00201C3C">
        <w:rPr>
          <w:rFonts w:ascii="Arial" w:hAnsi="Arial" w:cs="Arial"/>
        </w:rPr>
        <w:lastRenderedPageBreak/>
        <w:t>edit distance</w:t>
      </w:r>
      <w:r w:rsidR="00451BD9">
        <w:rPr>
          <w:rFonts w:ascii="Arial" w:hAnsi="Arial" w:cs="Arial"/>
        </w:rPr>
        <w:t xml:space="preserve"> (</w:t>
      </w:r>
      <w:r w:rsidR="003B3B06">
        <w:rPr>
          <w:rFonts w:ascii="Arial" w:hAnsi="Arial" w:cs="Arial"/>
        </w:rPr>
        <w:t xml:space="preserve">with a penalty of 1 each for deletion, insertion, and substitution, but </w:t>
      </w:r>
      <w:r w:rsidR="00451BD9">
        <w:rPr>
          <w:rFonts w:ascii="Arial" w:hAnsi="Arial" w:cs="Arial"/>
        </w:rPr>
        <w:t xml:space="preserve">ignoring </w:t>
      </w:r>
      <w:r w:rsidR="00C858EC">
        <w:rPr>
          <w:rFonts w:ascii="Arial" w:hAnsi="Arial" w:cs="Arial"/>
        </w:rPr>
        <w:t xml:space="preserve">penalties for </w:t>
      </w:r>
      <w:r w:rsidR="00451BD9">
        <w:rPr>
          <w:rFonts w:ascii="Arial" w:hAnsi="Arial" w:cs="Arial"/>
        </w:rPr>
        <w:t>transpositions)</w:t>
      </w:r>
      <w:r w:rsidR="00201C3C">
        <w:rPr>
          <w:rFonts w:ascii="Arial" w:hAnsi="Arial" w:cs="Arial"/>
        </w:rPr>
        <w:t xml:space="preserve"> amongst </w:t>
      </w:r>
      <w:r w:rsidR="009D300C">
        <w:rPr>
          <w:rFonts w:ascii="Arial" w:hAnsi="Arial" w:cs="Arial"/>
        </w:rPr>
        <w:t xml:space="preserve">all </w:t>
      </w:r>
      <w:r w:rsidR="00201C3C">
        <w:rPr>
          <w:rFonts w:ascii="Arial" w:hAnsi="Arial" w:cs="Arial"/>
        </w:rPr>
        <w:t xml:space="preserve">strings </w:t>
      </w:r>
      <w:r w:rsidR="00807528">
        <w:rPr>
          <w:rFonts w:ascii="Arial" w:hAnsi="Arial" w:cs="Arial"/>
        </w:rPr>
        <w:t xml:space="preserve">across datasets </w:t>
      </w:r>
      <w:r w:rsidR="00201C3C">
        <w:rPr>
          <w:rFonts w:ascii="Arial" w:hAnsi="Arial" w:cs="Arial"/>
        </w:rPr>
        <w:t xml:space="preserve">using the </w:t>
      </w:r>
      <w:proofErr w:type="spellStart"/>
      <w:r w:rsidR="00201C3C">
        <w:rPr>
          <w:rFonts w:ascii="Arial" w:hAnsi="Arial" w:cs="Arial"/>
        </w:rPr>
        <w:t>string</w:t>
      </w:r>
      <w:r w:rsidR="0052644B">
        <w:rPr>
          <w:rFonts w:ascii="Arial" w:hAnsi="Arial" w:cs="Arial"/>
        </w:rPr>
        <w:t>dist</w:t>
      </w:r>
      <w:proofErr w:type="spellEnd"/>
      <w:r w:rsidR="00201C3C">
        <w:rPr>
          <w:rFonts w:ascii="Arial" w:hAnsi="Arial" w:cs="Arial"/>
        </w:rPr>
        <w:t xml:space="preserve"> package version </w:t>
      </w:r>
      <w:r w:rsidR="0052644B">
        <w:rPr>
          <w:rFonts w:ascii="Arial" w:hAnsi="Arial" w:cs="Arial"/>
        </w:rPr>
        <w:t>0.9.12</w:t>
      </w:r>
      <w:r w:rsidR="002F498B">
        <w:rPr>
          <w:rFonts w:ascii="Arial" w:hAnsi="Arial" w:cs="Arial"/>
        </w:rPr>
        <w:t xml:space="preserve"> (CITE)</w:t>
      </w:r>
      <w:r w:rsidR="0083684D">
        <w:rPr>
          <w:rFonts w:ascii="Arial" w:hAnsi="Arial" w:cs="Arial"/>
        </w:rPr>
        <w:t xml:space="preserve">. We also </w:t>
      </w:r>
      <w:r w:rsidR="009F6BE8">
        <w:rPr>
          <w:rFonts w:ascii="Arial" w:hAnsi="Arial" w:cs="Arial"/>
        </w:rPr>
        <w:t>measured acoustic similarity with</w:t>
      </w:r>
      <w:r w:rsidR="00201C3C">
        <w:rPr>
          <w:rFonts w:ascii="Arial" w:hAnsi="Arial" w:cs="Arial"/>
        </w:rPr>
        <w:t xml:space="preserve"> </w:t>
      </w:r>
      <w:r w:rsidR="00C73560">
        <w:rPr>
          <w:rFonts w:ascii="Arial" w:hAnsi="Arial" w:cs="Arial"/>
        </w:rPr>
        <w:t>spectrographic cross-correlation (</w:t>
      </w:r>
      <w:r w:rsidR="00201C3C">
        <w:rPr>
          <w:rFonts w:ascii="Arial" w:hAnsi="Arial" w:cs="Arial"/>
        </w:rPr>
        <w:t>SPCC</w:t>
      </w:r>
      <w:r w:rsidR="00C73560">
        <w:rPr>
          <w:rFonts w:ascii="Arial" w:hAnsi="Arial" w:cs="Arial"/>
        </w:rPr>
        <w:t>)</w:t>
      </w:r>
      <w:r w:rsidR="00807528">
        <w:rPr>
          <w:rFonts w:ascii="Arial" w:hAnsi="Arial" w:cs="Arial"/>
        </w:rPr>
        <w:t xml:space="preserve"> amongst all </w:t>
      </w:r>
      <w:r w:rsidR="00AC28A7">
        <w:rPr>
          <w:rFonts w:ascii="Arial" w:hAnsi="Arial" w:cs="Arial"/>
        </w:rPr>
        <w:t xml:space="preserve">audio files </w:t>
      </w:r>
      <w:r w:rsidR="00807528">
        <w:rPr>
          <w:rFonts w:ascii="Arial" w:hAnsi="Arial" w:cs="Arial"/>
        </w:rPr>
        <w:t>across datasets</w:t>
      </w:r>
      <w:r w:rsidR="008968BF">
        <w:rPr>
          <w:rFonts w:ascii="Arial" w:hAnsi="Arial" w:cs="Arial"/>
        </w:rPr>
        <w:t xml:space="preserve"> with the </w:t>
      </w:r>
      <w:proofErr w:type="spellStart"/>
      <w:r w:rsidR="008968BF">
        <w:rPr>
          <w:rFonts w:ascii="Arial" w:hAnsi="Arial" w:cs="Arial"/>
        </w:rPr>
        <w:t>warble</w:t>
      </w:r>
      <w:r w:rsidR="00135E5A">
        <w:rPr>
          <w:rFonts w:ascii="Arial" w:hAnsi="Arial" w:cs="Arial"/>
        </w:rPr>
        <w:t>R</w:t>
      </w:r>
      <w:proofErr w:type="spellEnd"/>
      <w:r w:rsidR="008968BF">
        <w:rPr>
          <w:rFonts w:ascii="Arial" w:hAnsi="Arial" w:cs="Arial"/>
        </w:rPr>
        <w:t xml:space="preserve"> package</w:t>
      </w:r>
      <w:r w:rsidR="00C73560">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{"citationID":"8Nlr6ax0","properties":{"formattedCitation":"(29,33)","plainCitation":"(29,33)","noteIndex":0},"citationItems":[{"id":26076,"uris":["http://zotero.org/groups/5786507/items/KSAJINRD"],"itemData":{"id":26076,"type":"article-journal","abstract":"Animal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id":2599,"uris":["http://zotero.org/groups/5786507/items/GR5UUI5P"],"itemData":{"id":2599,"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D92A83">
        <w:rPr>
          <w:rFonts w:ascii="Arial" w:hAnsi="Arial" w:cs="Arial"/>
        </w:rPr>
        <w:fldChar w:fldCharType="separate"/>
      </w:r>
      <w:r w:rsidR="00F07E83">
        <w:rPr>
          <w:rFonts w:ascii="Arial" w:hAnsi="Arial" w:cs="Arial"/>
        </w:rPr>
        <w:t>(29,33)</w:t>
      </w:r>
      <w:r w:rsidR="00D92A83">
        <w:rPr>
          <w:rFonts w:ascii="Arial" w:hAnsi="Arial" w:cs="Arial"/>
        </w:rPr>
        <w:fldChar w:fldCharType="end"/>
      </w:r>
      <w:r w:rsidR="00D82AB2">
        <w:rPr>
          <w:rFonts w:ascii="Arial" w:hAnsi="Arial" w:cs="Arial"/>
        </w:rPr>
        <w:t>, using</w:t>
      </w:r>
      <w:r w:rsidR="00E37AFD">
        <w:rPr>
          <w:rFonts w:ascii="Arial" w:hAnsi="Arial" w:cs="Arial"/>
        </w:rPr>
        <w:t xml:space="preserve"> a window length of 512 samples, an overlap between consecutive windows of 90%, a Hanning window</w:t>
      </w:r>
      <w:r w:rsidR="00044456">
        <w:rPr>
          <w:rFonts w:ascii="Arial" w:hAnsi="Arial" w:cs="Arial"/>
        </w:rPr>
        <w:t xml:space="preserve">, a bandpass filter of </w:t>
      </w:r>
      <w:r w:rsidR="00B678C5">
        <w:rPr>
          <w:rFonts w:ascii="Arial" w:hAnsi="Arial" w:cs="Arial"/>
        </w:rPr>
        <w:t>0 to 7.5 kHz</w:t>
      </w:r>
      <w:r w:rsidR="00E03ABF">
        <w:rPr>
          <w:rFonts w:ascii="Arial" w:hAnsi="Arial" w:cs="Arial"/>
        </w:rPr>
        <w:t xml:space="preserve"> (0.5 kHz above the maximum frequency value across the frequency timeseries)</w:t>
      </w:r>
      <w:r w:rsidR="00044456">
        <w:rPr>
          <w:rFonts w:ascii="Arial" w:hAnsi="Arial" w:cs="Arial"/>
        </w:rPr>
        <w:t>, and</w:t>
      </w:r>
      <w:r w:rsidR="00E37AFD">
        <w:rPr>
          <w:rFonts w:ascii="Arial" w:hAnsi="Arial" w:cs="Arial"/>
        </w:rPr>
        <w:t xml:space="preserve"> </w:t>
      </w:r>
      <w:r w:rsidR="00DF4010">
        <w:rPr>
          <w:rFonts w:ascii="Arial" w:hAnsi="Arial" w:cs="Arial"/>
        </w:rPr>
        <w:t>Pearson’s correlatio</w:t>
      </w:r>
      <w:r w:rsidR="00044456">
        <w:rPr>
          <w:rFonts w:ascii="Arial" w:hAnsi="Arial" w:cs="Arial"/>
        </w:rPr>
        <w:t>n statistic</w:t>
      </w:r>
      <w:r w:rsidR="008968BF">
        <w:rPr>
          <w:rFonts w:ascii="Arial" w:hAnsi="Arial" w:cs="Arial"/>
        </w:rPr>
        <w:t>.</w:t>
      </w:r>
      <w:r w:rsidR="00DA1407">
        <w:rPr>
          <w:rFonts w:ascii="Arial" w:hAnsi="Arial" w:cs="Arial"/>
        </w:rPr>
        <w:t xml:space="preserve"> </w:t>
      </w:r>
      <w:r w:rsidR="006E3EBF">
        <w:rPr>
          <w:rFonts w:ascii="Arial" w:hAnsi="Arial" w:cs="Arial"/>
        </w:rPr>
        <w:t xml:space="preserve">We checked the similarity values produced by SPCC for negative values that can occur when </w:t>
      </w:r>
      <w:r w:rsidR="00DF4508">
        <w:rPr>
          <w:rFonts w:ascii="Arial" w:hAnsi="Arial" w:cs="Arial"/>
        </w:rPr>
        <w:t xml:space="preserve">comparing very structurally different or less stereotyped </w:t>
      </w:r>
      <w:r w:rsidR="006E3EBF">
        <w:rPr>
          <w:rFonts w:ascii="Arial" w:hAnsi="Arial" w:cs="Arial"/>
        </w:rPr>
        <w:t xml:space="preserve">vocalizations </w:t>
      </w:r>
      <w:r w:rsidR="00DF4508">
        <w:rPr>
          <w:rFonts w:ascii="Arial" w:hAnsi="Arial" w:cs="Arial"/>
        </w:rPr>
        <w:t>(as we found in preliminary work, see above), as well as values of 1 off of the diagonal</w:t>
      </w:r>
      <w:r w:rsidR="00EC76CF">
        <w:rPr>
          <w:rFonts w:ascii="Arial" w:hAnsi="Arial" w:cs="Arial"/>
        </w:rPr>
        <w:t xml:space="preserve"> that can arise when synthetic vocalizations represent the exact same acoustic structures (this can occur when turning off the </w:t>
      </w:r>
      <w:r w:rsidR="000D1879">
        <w:rPr>
          <w:rFonts w:ascii="Arial" w:hAnsi="Arial" w:cs="Arial"/>
        </w:rPr>
        <w:t xml:space="preserve">parameter controlling </w:t>
      </w:r>
      <w:r w:rsidR="00EC76CF">
        <w:rPr>
          <w:rFonts w:ascii="Arial" w:hAnsi="Arial" w:cs="Arial"/>
        </w:rPr>
        <w:t xml:space="preserve">stochasticity in sound generation </w:t>
      </w:r>
      <w:r w:rsidR="000D1879">
        <w:rPr>
          <w:rFonts w:ascii="Arial" w:hAnsi="Arial" w:cs="Arial"/>
        </w:rPr>
        <w:t>through</w:t>
      </w:r>
      <w:r w:rsidR="00EC76CF">
        <w:rPr>
          <w:rFonts w:ascii="Arial" w:hAnsi="Arial" w:cs="Arial"/>
        </w:rPr>
        <w:t xml:space="preserve"> </w:t>
      </w:r>
      <w:proofErr w:type="spellStart"/>
      <w:r w:rsidR="00EC76CF">
        <w:rPr>
          <w:rFonts w:ascii="Arial" w:hAnsi="Arial" w:cs="Arial"/>
        </w:rPr>
        <w:t>soundgen</w:t>
      </w:r>
      <w:proofErr w:type="spellEnd"/>
      <w:r w:rsidR="00EC76CF">
        <w:rPr>
          <w:rFonts w:ascii="Arial" w:hAnsi="Arial" w:cs="Arial"/>
        </w:rPr>
        <w:t>)</w:t>
      </w:r>
      <w:r w:rsidR="006E3EBF">
        <w:rPr>
          <w:rFonts w:ascii="Arial" w:hAnsi="Arial" w:cs="Arial"/>
        </w:rPr>
        <w:t>.</w:t>
      </w:r>
      <w:r w:rsidR="00EB6B96">
        <w:rPr>
          <w:rFonts w:ascii="Arial" w:hAnsi="Arial" w:cs="Arial"/>
        </w:rPr>
        <w:t xml:space="preserve"> </w:t>
      </w:r>
      <w:r w:rsidR="003C670A">
        <w:rPr>
          <w:rFonts w:ascii="Arial" w:hAnsi="Arial" w:cs="Arial"/>
        </w:rPr>
        <w:t xml:space="preserve">We did not identify negative SPCC values or values of 1 </w:t>
      </w:r>
      <w:proofErr w:type="gramStart"/>
      <w:r w:rsidR="003C670A">
        <w:rPr>
          <w:rFonts w:ascii="Arial" w:hAnsi="Arial" w:cs="Arial"/>
        </w:rPr>
        <w:t>off of</w:t>
      </w:r>
      <w:proofErr w:type="gramEnd"/>
      <w:r w:rsidR="003C670A">
        <w:rPr>
          <w:rFonts w:ascii="Arial" w:hAnsi="Arial" w:cs="Arial"/>
        </w:rPr>
        <w:t xml:space="preserve"> the diagonal for our example datasets. </w:t>
      </w:r>
      <w:r w:rsidR="00770D40">
        <w:rPr>
          <w:rFonts w:ascii="Arial" w:hAnsi="Arial" w:cs="Arial"/>
        </w:rPr>
        <w:t xml:space="preserve">However, the </w:t>
      </w:r>
      <w:r w:rsidR="00484C95">
        <w:rPr>
          <w:rFonts w:ascii="Arial" w:hAnsi="Arial" w:cs="Arial"/>
        </w:rPr>
        <w:t>e</w:t>
      </w:r>
      <w:r w:rsidR="00305461">
        <w:rPr>
          <w:rFonts w:ascii="Arial" w:hAnsi="Arial" w:cs="Arial"/>
        </w:rPr>
        <w:t xml:space="preserve">dit distance calculations sometimes yielded values of zero </w:t>
      </w:r>
      <w:proofErr w:type="gramStart"/>
      <w:r w:rsidR="00305461">
        <w:rPr>
          <w:rFonts w:ascii="Arial" w:hAnsi="Arial" w:cs="Arial"/>
        </w:rPr>
        <w:t xml:space="preserve">off </w:t>
      </w:r>
      <w:r w:rsidR="000E227F">
        <w:rPr>
          <w:rFonts w:ascii="Arial" w:hAnsi="Arial" w:cs="Arial"/>
        </w:rPr>
        <w:t>of</w:t>
      </w:r>
      <w:proofErr w:type="gramEnd"/>
      <w:r w:rsidR="000E227F">
        <w:rPr>
          <w:rFonts w:ascii="Arial" w:hAnsi="Arial" w:cs="Arial"/>
        </w:rPr>
        <w:t xml:space="preserve"> </w:t>
      </w:r>
      <w:r w:rsidR="00305461">
        <w:rPr>
          <w:rFonts w:ascii="Arial" w:hAnsi="Arial" w:cs="Arial"/>
        </w:rPr>
        <w:t xml:space="preserve">the </w:t>
      </w:r>
      <w:r w:rsidR="00525139">
        <w:rPr>
          <w:rFonts w:ascii="Arial" w:hAnsi="Arial" w:cs="Arial"/>
        </w:rPr>
        <w:t xml:space="preserve">diagonal, as </w:t>
      </w:r>
      <w:r w:rsidR="00484C95">
        <w:rPr>
          <w:rFonts w:ascii="Arial" w:hAnsi="Arial" w:cs="Arial"/>
        </w:rPr>
        <w:t>we expected, given the</w:t>
      </w:r>
      <w:r w:rsidR="00936496">
        <w:rPr>
          <w:rFonts w:ascii="Arial" w:hAnsi="Arial" w:cs="Arial"/>
        </w:rPr>
        <w:t xml:space="preserve"> string duplications that arose from our random generation process.</w:t>
      </w:r>
      <w:r w:rsidR="000B04C3">
        <w:rPr>
          <w:rFonts w:ascii="Arial" w:hAnsi="Arial" w:cs="Arial"/>
        </w:rPr>
        <w:t xml:space="preserve"> </w:t>
      </w:r>
      <w:r w:rsidR="00EC1298">
        <w:rPr>
          <w:rFonts w:ascii="Arial" w:hAnsi="Arial" w:cs="Arial"/>
        </w:rPr>
        <w:t>To</w:t>
      </w:r>
      <w:r w:rsidR="006E5218">
        <w:rPr>
          <w:rFonts w:ascii="Arial" w:hAnsi="Arial" w:cs="Arial"/>
        </w:rPr>
        <w:t xml:space="preserve"> treat duplicated strings produced within or amongst individuals as unique string structures for our downstream analyses, we replaced </w:t>
      </w:r>
      <w:r w:rsidR="00B76B70">
        <w:rPr>
          <w:rFonts w:ascii="Arial" w:hAnsi="Arial" w:cs="Arial"/>
        </w:rPr>
        <w:t xml:space="preserve">these values of zero with </w:t>
      </w:r>
      <w:r w:rsidR="000D22F0">
        <w:rPr>
          <w:rFonts w:ascii="Arial" w:hAnsi="Arial" w:cs="Arial"/>
        </w:rPr>
        <w:t>1/10th</w:t>
      </w:r>
      <w:r w:rsidR="00B76B70">
        <w:rPr>
          <w:rFonts w:ascii="Arial" w:hAnsi="Arial" w:cs="Arial"/>
        </w:rPr>
        <w:t xml:space="preserve"> </w:t>
      </w:r>
      <w:r w:rsidR="000D22F0">
        <w:rPr>
          <w:rFonts w:ascii="Arial" w:hAnsi="Arial" w:cs="Arial"/>
        </w:rPr>
        <w:t xml:space="preserve">of </w:t>
      </w:r>
      <w:r w:rsidR="00A02865">
        <w:rPr>
          <w:rFonts w:ascii="Arial" w:hAnsi="Arial" w:cs="Arial"/>
        </w:rPr>
        <w:t xml:space="preserve">the </w:t>
      </w:r>
      <w:r w:rsidR="00B76B70">
        <w:rPr>
          <w:rFonts w:ascii="Arial" w:hAnsi="Arial" w:cs="Arial"/>
        </w:rPr>
        <w:t xml:space="preserve">minimum </w:t>
      </w:r>
      <w:r w:rsidR="00006C26">
        <w:rPr>
          <w:rFonts w:ascii="Arial" w:hAnsi="Arial" w:cs="Arial"/>
        </w:rPr>
        <w:t>non-zero</w:t>
      </w:r>
      <w:r w:rsidR="00B76B70">
        <w:rPr>
          <w:rFonts w:ascii="Arial" w:hAnsi="Arial" w:cs="Arial"/>
        </w:rPr>
        <w:t xml:space="preserve"> value in the edit distance matrix</w:t>
      </w:r>
      <w:r w:rsidR="00115792">
        <w:rPr>
          <w:rFonts w:ascii="Arial" w:hAnsi="Arial" w:cs="Arial"/>
        </w:rPr>
        <w:t>, or 0.1</w:t>
      </w:r>
      <w:r w:rsidR="00575B42">
        <w:rPr>
          <w:rFonts w:ascii="Arial" w:hAnsi="Arial" w:cs="Arial"/>
        </w:rPr>
        <w:t>, as the minimum non</w:t>
      </w:r>
      <w:r w:rsidR="00056A86">
        <w:rPr>
          <w:rFonts w:ascii="Arial" w:hAnsi="Arial" w:cs="Arial"/>
        </w:rPr>
        <w:t>-zero value produced by the edit distance was always 1</w:t>
      </w:r>
      <w:r w:rsidR="00827CD9">
        <w:rPr>
          <w:rFonts w:ascii="Arial" w:hAnsi="Arial" w:cs="Arial"/>
        </w:rPr>
        <w:t xml:space="preserve"> (see information on validation below)</w:t>
      </w:r>
      <w:r w:rsidR="00B76B70">
        <w:rPr>
          <w:rFonts w:ascii="Arial" w:hAnsi="Arial" w:cs="Arial"/>
        </w:rPr>
        <w:t>.</w:t>
      </w:r>
      <w:r w:rsidR="006C66EF">
        <w:rPr>
          <w:rFonts w:ascii="Arial" w:hAnsi="Arial" w:cs="Arial"/>
        </w:rPr>
        <w:t xml:space="preserve"> </w:t>
      </w:r>
    </w:p>
    <w:p w14:paraId="34A752C5" w14:textId="76AD7482" w:rsidR="00D76C6C" w:rsidRDefault="00C72A20" w:rsidP="0090035A">
      <w:pPr>
        <w:spacing w:line="480" w:lineRule="auto"/>
        <w:ind w:firstLine="720"/>
        <w:rPr>
          <w:rFonts w:ascii="Arial" w:hAnsi="Arial" w:cs="Arial"/>
        </w:rPr>
      </w:pPr>
      <w:r>
        <w:rPr>
          <w:rFonts w:ascii="Arial" w:hAnsi="Arial" w:cs="Arial"/>
        </w:rPr>
        <w:t xml:space="preserve">By </w:t>
      </w:r>
      <w:r w:rsidR="006B5C8E">
        <w:rPr>
          <w:rFonts w:ascii="Arial" w:hAnsi="Arial" w:cs="Arial"/>
        </w:rPr>
        <w:t xml:space="preserve">calculating the </w:t>
      </w:r>
      <w:r>
        <w:rPr>
          <w:rFonts w:ascii="Arial" w:hAnsi="Arial" w:cs="Arial"/>
        </w:rPr>
        <w:t xml:space="preserve">edit distance and SPCC </w:t>
      </w:r>
      <w:r w:rsidR="006B5C8E">
        <w:rPr>
          <w:rFonts w:ascii="Arial" w:hAnsi="Arial" w:cs="Arial"/>
        </w:rPr>
        <w:t>similarit</w:t>
      </w:r>
      <w:r w:rsidR="004627A4">
        <w:rPr>
          <w:rFonts w:ascii="Arial" w:hAnsi="Arial" w:cs="Arial"/>
        </w:rPr>
        <w:t>y</w:t>
      </w:r>
      <w:r w:rsidR="006B5C8E">
        <w:rPr>
          <w:rFonts w:ascii="Arial" w:hAnsi="Arial" w:cs="Arial"/>
        </w:rPr>
        <w:t xml:space="preserve"> </w:t>
      </w:r>
      <w:r>
        <w:rPr>
          <w:rFonts w:ascii="Arial" w:hAnsi="Arial" w:cs="Arial"/>
        </w:rPr>
        <w:t xml:space="preserve">on all vocalizations across our two example datasets, </w:t>
      </w:r>
      <w:r w:rsidR="00916937">
        <w:rPr>
          <w:rFonts w:ascii="Arial" w:hAnsi="Arial" w:cs="Arial"/>
        </w:rPr>
        <w:t xml:space="preserve">we could interpret </w:t>
      </w:r>
      <w:r w:rsidR="0030202D">
        <w:rPr>
          <w:rFonts w:ascii="Arial" w:hAnsi="Arial" w:cs="Arial"/>
        </w:rPr>
        <w:t xml:space="preserve">our subsequent analyses </w:t>
      </w:r>
      <w:r w:rsidR="00D016F7">
        <w:rPr>
          <w:rFonts w:ascii="Arial" w:hAnsi="Arial" w:cs="Arial"/>
        </w:rPr>
        <w:t xml:space="preserve">and </w:t>
      </w:r>
      <w:r w:rsidR="00D016F7">
        <w:rPr>
          <w:rFonts w:ascii="Arial" w:hAnsi="Arial" w:cs="Arial"/>
        </w:rPr>
        <w:lastRenderedPageBreak/>
        <w:t xml:space="preserve">visualizations </w:t>
      </w:r>
      <w:r w:rsidR="0030202D">
        <w:rPr>
          <w:rFonts w:ascii="Arial" w:hAnsi="Arial" w:cs="Arial"/>
        </w:rPr>
        <w:t xml:space="preserve">of variation </w:t>
      </w:r>
      <w:r w:rsidR="00D016F7">
        <w:rPr>
          <w:rFonts w:ascii="Arial" w:hAnsi="Arial" w:cs="Arial"/>
        </w:rPr>
        <w:t xml:space="preserve">in </w:t>
      </w:r>
      <w:r w:rsidR="003273C3">
        <w:rPr>
          <w:rFonts w:ascii="Arial" w:hAnsi="Arial" w:cs="Arial"/>
        </w:rPr>
        <w:t xml:space="preserve">a </w:t>
      </w:r>
      <w:r w:rsidR="00D016F7">
        <w:rPr>
          <w:rFonts w:ascii="Arial" w:hAnsi="Arial" w:cs="Arial"/>
        </w:rPr>
        <w:t>universal trait space per measurement method</w:t>
      </w:r>
      <w:r w:rsidR="00916937">
        <w:rPr>
          <w:rFonts w:ascii="Arial" w:hAnsi="Arial" w:cs="Arial"/>
        </w:rPr>
        <w:t xml:space="preserve"> (one universal space for character strings</w:t>
      </w:r>
      <w:r w:rsidR="008A08C7">
        <w:rPr>
          <w:rFonts w:ascii="Arial" w:hAnsi="Arial" w:cs="Arial"/>
        </w:rPr>
        <w:t xml:space="preserve"> with the edit distance</w:t>
      </w:r>
      <w:r w:rsidR="00916937">
        <w:rPr>
          <w:rFonts w:ascii="Arial" w:hAnsi="Arial" w:cs="Arial"/>
        </w:rPr>
        <w:t>, and another</w:t>
      </w:r>
      <w:r w:rsidR="00BB017A">
        <w:rPr>
          <w:rFonts w:ascii="Arial" w:hAnsi="Arial" w:cs="Arial"/>
        </w:rPr>
        <w:t xml:space="preserve"> universal space</w:t>
      </w:r>
      <w:r w:rsidR="00916937">
        <w:rPr>
          <w:rFonts w:ascii="Arial" w:hAnsi="Arial" w:cs="Arial"/>
        </w:rPr>
        <w:t xml:space="preserve"> for synthetic vocalizations with SPCC).</w:t>
      </w:r>
      <w:r w:rsidR="0090035A">
        <w:rPr>
          <w:rFonts w:ascii="Arial" w:hAnsi="Arial" w:cs="Arial"/>
        </w:rPr>
        <w:t xml:space="preserve"> </w:t>
      </w:r>
      <w:r w:rsidR="000961B2">
        <w:rPr>
          <w:rFonts w:ascii="Arial" w:hAnsi="Arial" w:cs="Arial"/>
        </w:rPr>
        <w:t xml:space="preserve">We </w:t>
      </w:r>
      <w:r w:rsidR="0090035A">
        <w:rPr>
          <w:rFonts w:ascii="Arial" w:hAnsi="Arial" w:cs="Arial"/>
        </w:rPr>
        <w:t xml:space="preserve">produced </w:t>
      </w:r>
      <w:r w:rsidR="009046A2">
        <w:rPr>
          <w:rFonts w:ascii="Arial" w:hAnsi="Arial" w:cs="Arial"/>
        </w:rPr>
        <w:t xml:space="preserve">acoustic </w:t>
      </w:r>
      <w:r w:rsidR="0090035A">
        <w:rPr>
          <w:rFonts w:ascii="Arial" w:hAnsi="Arial" w:cs="Arial"/>
        </w:rPr>
        <w:t>space</w:t>
      </w:r>
      <w:r w:rsidR="005B1E1D">
        <w:rPr>
          <w:rFonts w:ascii="Arial" w:hAnsi="Arial" w:cs="Arial"/>
        </w:rPr>
        <w:t>s</w:t>
      </w:r>
      <w:r w:rsidR="0090035A">
        <w:rPr>
          <w:rFonts w:ascii="Arial" w:hAnsi="Arial" w:cs="Arial"/>
        </w:rPr>
        <w:t xml:space="preserve"> from the edit distance and SPCC matrices by </w:t>
      </w:r>
      <w:r w:rsidR="000961B2">
        <w:rPr>
          <w:rFonts w:ascii="Arial" w:hAnsi="Arial" w:cs="Arial"/>
        </w:rPr>
        <w:t>perform</w:t>
      </w:r>
      <w:r w:rsidR="0090035A">
        <w:rPr>
          <w:rFonts w:ascii="Arial" w:hAnsi="Arial" w:cs="Arial"/>
        </w:rPr>
        <w:t>ing</w:t>
      </w:r>
      <w:r w:rsidR="000961B2">
        <w:rPr>
          <w:rFonts w:ascii="Arial" w:hAnsi="Arial" w:cs="Arial"/>
        </w:rPr>
        <w:t xml:space="preserve"> multidimensional scaling </w:t>
      </w:r>
      <w:r w:rsidR="00B852DA">
        <w:rPr>
          <w:rFonts w:ascii="Arial" w:hAnsi="Arial" w:cs="Arial"/>
        </w:rPr>
        <w:t xml:space="preserve">with the MASS package version </w:t>
      </w:r>
      <w:r w:rsidR="007054B9">
        <w:rPr>
          <w:rFonts w:ascii="Arial" w:hAnsi="Arial" w:cs="Arial"/>
        </w:rPr>
        <w:t>7.3 -58.4</w:t>
      </w:r>
      <w:r w:rsidR="00036C66">
        <w:rPr>
          <w:rFonts w:ascii="Arial" w:hAnsi="Arial" w:cs="Arial"/>
        </w:rPr>
        <w:t xml:space="preserve"> with 1000 maximum iterations to yield an optimal </w:t>
      </w:r>
      <w:r w:rsidR="00744627">
        <w:rPr>
          <w:rFonts w:ascii="Arial" w:hAnsi="Arial" w:cs="Arial"/>
        </w:rPr>
        <w:t>low-dimensional solution</w:t>
      </w:r>
      <w:r w:rsidR="00402499">
        <w:rPr>
          <w:rFonts w:ascii="Arial" w:hAnsi="Arial" w:cs="Arial"/>
        </w:rPr>
        <w:t xml:space="preserve"> with </w:t>
      </w:r>
      <w:r w:rsidR="0061458C">
        <w:rPr>
          <w:rFonts w:ascii="Arial" w:hAnsi="Arial" w:cs="Arial"/>
        </w:rPr>
        <w:t>15</w:t>
      </w:r>
      <w:r w:rsidR="00402499">
        <w:rPr>
          <w:rFonts w:ascii="Arial" w:hAnsi="Arial" w:cs="Arial"/>
        </w:rPr>
        <w:t xml:space="preserve"> dimensions. </w:t>
      </w:r>
      <w:r w:rsidR="0061458C">
        <w:rPr>
          <w:rFonts w:ascii="Arial" w:hAnsi="Arial" w:cs="Arial"/>
        </w:rPr>
        <w:t>We used 15 dimensions to reduce the stress of the resulting optimal solution to 5% or less (</w:t>
      </w:r>
      <w:r w:rsidR="0061458C" w:rsidRPr="009D550F">
        <w:rPr>
          <w:rFonts w:ascii="Arial" w:hAnsi="Arial" w:cs="Arial"/>
          <w:highlight w:val="yellow"/>
        </w:rPr>
        <w:t>CITE</w:t>
      </w:r>
      <w:r w:rsidR="000B4A95">
        <w:rPr>
          <w:rFonts w:ascii="Arial" w:hAnsi="Arial" w:cs="Arial"/>
        </w:rPr>
        <w:t xml:space="preserve"> </w:t>
      </w:r>
      <w:r w:rsidR="0064078F">
        <w:rPr>
          <w:rFonts w:ascii="Arial" w:hAnsi="Arial" w:cs="Arial"/>
        </w:rPr>
        <w:t>Kruskal 19</w:t>
      </w:r>
      <w:r w:rsidR="002F498B">
        <w:rPr>
          <w:rFonts w:ascii="Arial" w:hAnsi="Arial" w:cs="Arial"/>
        </w:rPr>
        <w:t>6</w:t>
      </w:r>
      <w:r w:rsidR="0064078F">
        <w:rPr>
          <w:rFonts w:ascii="Arial" w:hAnsi="Arial" w:cs="Arial"/>
        </w:rPr>
        <w:t>4</w:t>
      </w:r>
      <w:r w:rsidR="0061458C">
        <w:rPr>
          <w:rFonts w:ascii="Arial" w:hAnsi="Arial" w:cs="Arial"/>
        </w:rPr>
        <w:t xml:space="preserve">). </w:t>
      </w:r>
      <w:r w:rsidR="00402499">
        <w:rPr>
          <w:rFonts w:ascii="Arial" w:hAnsi="Arial" w:cs="Arial"/>
        </w:rPr>
        <w:t>We performed multidimensional scaling on both the edit distance and SPCC matrices</w:t>
      </w:r>
      <w:r w:rsidR="002736F9">
        <w:rPr>
          <w:rFonts w:ascii="Arial" w:hAnsi="Arial" w:cs="Arial"/>
        </w:rPr>
        <w:t xml:space="preserve"> </w:t>
      </w:r>
      <w:r w:rsidR="007407CA">
        <w:rPr>
          <w:rFonts w:ascii="Arial" w:hAnsi="Arial" w:cs="Arial"/>
        </w:rPr>
        <w:t xml:space="preserve">to visualize patterns of variation for each representation of the synthetic </w:t>
      </w:r>
      <w:r w:rsidR="004708F2">
        <w:rPr>
          <w:rFonts w:ascii="Arial" w:hAnsi="Arial" w:cs="Arial"/>
        </w:rPr>
        <w:t>vocalizations</w:t>
      </w:r>
      <w:r w:rsidR="007407CA">
        <w:rPr>
          <w:rFonts w:ascii="Arial" w:hAnsi="Arial" w:cs="Arial"/>
        </w:rPr>
        <w:t xml:space="preserve"> (character strings and vocalizations, respectively).</w:t>
      </w:r>
      <w:r w:rsidR="00A76A96">
        <w:rPr>
          <w:rFonts w:ascii="Arial" w:hAnsi="Arial" w:cs="Arial"/>
        </w:rPr>
        <w:t xml:space="preserve"> </w:t>
      </w:r>
      <w:r w:rsidR="002164D9">
        <w:rPr>
          <w:rFonts w:ascii="Arial" w:hAnsi="Arial" w:cs="Arial"/>
        </w:rPr>
        <w:t xml:space="preserve">To perform multidimensional scaling with the SPCC matrix, we </w:t>
      </w:r>
      <w:r w:rsidR="00622920">
        <w:rPr>
          <w:rFonts w:ascii="Arial" w:hAnsi="Arial" w:cs="Arial"/>
        </w:rPr>
        <w:t xml:space="preserve">first </w:t>
      </w:r>
      <w:r w:rsidR="002164D9">
        <w:rPr>
          <w:rFonts w:ascii="Arial" w:hAnsi="Arial" w:cs="Arial"/>
        </w:rPr>
        <w:t xml:space="preserve">subtracted this matrix from 1 to yield distance values. </w:t>
      </w:r>
      <w:r w:rsidR="00CD3859">
        <w:rPr>
          <w:rFonts w:ascii="Arial" w:hAnsi="Arial" w:cs="Arial"/>
        </w:rPr>
        <w:t xml:space="preserve">We used the first two dimensions of each </w:t>
      </w:r>
      <w:r w:rsidR="00ED2A79">
        <w:rPr>
          <w:rFonts w:ascii="Arial" w:hAnsi="Arial" w:cs="Arial"/>
        </w:rPr>
        <w:t xml:space="preserve">optimal </w:t>
      </w:r>
      <w:r w:rsidR="009C5383">
        <w:rPr>
          <w:rFonts w:ascii="Arial" w:hAnsi="Arial" w:cs="Arial"/>
        </w:rPr>
        <w:t xml:space="preserve">multidimensional scaling </w:t>
      </w:r>
      <w:r w:rsidR="00ED2A79">
        <w:rPr>
          <w:rFonts w:ascii="Arial" w:hAnsi="Arial" w:cs="Arial"/>
        </w:rPr>
        <w:t xml:space="preserve">solution to generate </w:t>
      </w:r>
      <w:r w:rsidR="00024FC8">
        <w:rPr>
          <w:rFonts w:ascii="Arial" w:hAnsi="Arial" w:cs="Arial"/>
        </w:rPr>
        <w:t xml:space="preserve">acoustic </w:t>
      </w:r>
      <w:r w:rsidR="00ED2A79">
        <w:rPr>
          <w:rFonts w:ascii="Arial" w:hAnsi="Arial" w:cs="Arial"/>
        </w:rPr>
        <w:t>space visualizations. In each of these</w:t>
      </w:r>
      <w:r w:rsidR="008F3B81">
        <w:rPr>
          <w:rFonts w:ascii="Arial" w:hAnsi="Arial" w:cs="Arial"/>
        </w:rPr>
        <w:t xml:space="preserve"> acoustic</w:t>
      </w:r>
      <w:r w:rsidR="00ED2A79">
        <w:rPr>
          <w:rFonts w:ascii="Arial" w:hAnsi="Arial" w:cs="Arial"/>
        </w:rPr>
        <w:t xml:space="preserve"> space</w:t>
      </w:r>
      <w:r w:rsidR="008F3B81">
        <w:rPr>
          <w:rFonts w:ascii="Arial" w:hAnsi="Arial" w:cs="Arial"/>
        </w:rPr>
        <w:t xml:space="preserve"> plot</w:t>
      </w:r>
      <w:r w:rsidR="00ED2A79">
        <w:rPr>
          <w:rFonts w:ascii="Arial" w:hAnsi="Arial" w:cs="Arial"/>
        </w:rPr>
        <w:t xml:space="preserve">s, </w:t>
      </w:r>
      <w:r w:rsidR="00956BBF">
        <w:rPr>
          <w:rFonts w:ascii="Arial" w:hAnsi="Arial" w:cs="Arial"/>
        </w:rPr>
        <w:t>vocalizations that are structurally similar are closer together</w:t>
      </w:r>
      <w:r w:rsidR="00DD7330">
        <w:rPr>
          <w:rFonts w:ascii="Arial" w:hAnsi="Arial" w:cs="Arial"/>
        </w:rPr>
        <w:t xml:space="preserve"> or concentrated</w:t>
      </w:r>
      <w:r w:rsidR="00956BBF">
        <w:rPr>
          <w:rFonts w:ascii="Arial" w:hAnsi="Arial" w:cs="Arial"/>
        </w:rPr>
        <w:t xml:space="preserve"> in space, whi</w:t>
      </w:r>
      <w:r w:rsidR="004D155A">
        <w:rPr>
          <w:rFonts w:ascii="Arial" w:hAnsi="Arial" w:cs="Arial"/>
        </w:rPr>
        <w:t>le</w:t>
      </w:r>
      <w:r w:rsidR="00956BBF">
        <w:rPr>
          <w:rFonts w:ascii="Arial" w:hAnsi="Arial" w:cs="Arial"/>
        </w:rPr>
        <w:t xml:space="preserve"> those that are structurally different are farther apart</w:t>
      </w:r>
      <w:r w:rsidR="0040486C">
        <w:rPr>
          <w:rFonts w:ascii="Arial" w:hAnsi="Arial" w:cs="Arial"/>
        </w:rPr>
        <w:t xml:space="preserve">, or </w:t>
      </w:r>
      <w:proofErr w:type="spellStart"/>
      <w:r w:rsidR="00DD6DF5">
        <w:rPr>
          <w:rFonts w:ascii="Arial" w:hAnsi="Arial" w:cs="Arial"/>
        </w:rPr>
        <w:t>overdispers</w:t>
      </w:r>
      <w:r w:rsidR="0040486C">
        <w:rPr>
          <w:rFonts w:ascii="Arial" w:hAnsi="Arial" w:cs="Arial"/>
        </w:rPr>
        <w:t>ed</w:t>
      </w:r>
      <w:proofErr w:type="spellEnd"/>
      <w:r w:rsidR="00956BBF">
        <w:rPr>
          <w:rFonts w:ascii="Arial" w:hAnsi="Arial" w:cs="Arial"/>
        </w:rPr>
        <w:t xml:space="preserve">. </w:t>
      </w:r>
      <w:r w:rsidR="005B4335">
        <w:rPr>
          <w:rFonts w:ascii="Arial" w:hAnsi="Arial" w:cs="Arial"/>
        </w:rPr>
        <w:t xml:space="preserve">Finally, we generated </w:t>
      </w:r>
      <w:r w:rsidR="0076095D">
        <w:rPr>
          <w:rFonts w:ascii="Arial" w:hAnsi="Arial" w:cs="Arial"/>
        </w:rPr>
        <w:t>acoustic</w:t>
      </w:r>
      <w:r w:rsidR="005B4335">
        <w:rPr>
          <w:rFonts w:ascii="Arial" w:hAnsi="Arial" w:cs="Arial"/>
        </w:rPr>
        <w:t xml:space="preserve"> space plots for character strings and vocalizations with convex hull polygons outlining the area encompassed in acoustic space by the social level at which we had originally encoded the most information (Figures 2 and 3), as well as both social levels (Supplementary Figures 1 and 2), to facilitate ease of comparisons of patterns of concentration </w:t>
      </w:r>
      <w:r w:rsidR="00DD1DBA">
        <w:rPr>
          <w:rFonts w:ascii="Arial" w:hAnsi="Arial" w:cs="Arial"/>
        </w:rPr>
        <w:t>of points (</w:t>
      </w:r>
      <w:r w:rsidR="005B4335">
        <w:rPr>
          <w:rFonts w:ascii="Arial" w:hAnsi="Arial" w:cs="Arial"/>
        </w:rPr>
        <w:t>or overlap</w:t>
      </w:r>
      <w:r w:rsidR="00DD1DBA">
        <w:rPr>
          <w:rFonts w:ascii="Arial" w:hAnsi="Arial" w:cs="Arial"/>
        </w:rPr>
        <w:t xml:space="preserve"> amongst polygons)</w:t>
      </w:r>
      <w:r w:rsidR="005B4335">
        <w:rPr>
          <w:rFonts w:ascii="Arial" w:hAnsi="Arial" w:cs="Arial"/>
        </w:rPr>
        <w:t xml:space="preserve">, as well as overdispersion given our original expectations. </w:t>
      </w:r>
      <w:r w:rsidR="004D155A">
        <w:rPr>
          <w:rFonts w:ascii="Arial" w:hAnsi="Arial" w:cs="Arial"/>
        </w:rPr>
        <w:t>W</w:t>
      </w:r>
      <w:r w:rsidR="00854923">
        <w:rPr>
          <w:rFonts w:ascii="Arial" w:hAnsi="Arial" w:cs="Arial"/>
        </w:rPr>
        <w:t xml:space="preserve">e expected to identify </w:t>
      </w:r>
      <w:r w:rsidR="00DD1641">
        <w:rPr>
          <w:rFonts w:ascii="Arial" w:hAnsi="Arial" w:cs="Arial"/>
        </w:rPr>
        <w:t xml:space="preserve">patterns of </w:t>
      </w:r>
      <w:r w:rsidR="004320AF">
        <w:rPr>
          <w:rFonts w:ascii="Arial" w:hAnsi="Arial" w:cs="Arial"/>
        </w:rPr>
        <w:t>concentrat</w:t>
      </w:r>
      <w:r w:rsidR="00DD1641">
        <w:rPr>
          <w:rFonts w:ascii="Arial" w:hAnsi="Arial" w:cs="Arial"/>
        </w:rPr>
        <w:t>ed points</w:t>
      </w:r>
      <w:r w:rsidR="004320AF">
        <w:rPr>
          <w:rFonts w:ascii="Arial" w:hAnsi="Arial" w:cs="Arial"/>
        </w:rPr>
        <w:t xml:space="preserve"> within groups and </w:t>
      </w:r>
      <w:r w:rsidR="00854923">
        <w:rPr>
          <w:rFonts w:ascii="Arial" w:hAnsi="Arial" w:cs="Arial"/>
        </w:rPr>
        <w:t>overdispersion amongst groups</w:t>
      </w:r>
      <w:r w:rsidR="00967922">
        <w:rPr>
          <w:rFonts w:ascii="Arial" w:hAnsi="Arial" w:cs="Arial"/>
        </w:rPr>
        <w:t xml:space="preserve"> for the group-specific dataset</w:t>
      </w:r>
      <w:r w:rsidR="00FB0BCE">
        <w:rPr>
          <w:rFonts w:ascii="Arial" w:hAnsi="Arial" w:cs="Arial"/>
        </w:rPr>
        <w:t xml:space="preserve">. For the </w:t>
      </w:r>
      <w:r w:rsidR="00FB0BCE">
        <w:rPr>
          <w:rFonts w:ascii="Arial" w:hAnsi="Arial" w:cs="Arial"/>
        </w:rPr>
        <w:lastRenderedPageBreak/>
        <w:t>individually distinctive dataset,</w:t>
      </w:r>
      <w:r w:rsidR="00854923">
        <w:rPr>
          <w:rFonts w:ascii="Arial" w:hAnsi="Arial" w:cs="Arial"/>
        </w:rPr>
        <w:t xml:space="preserve"> </w:t>
      </w:r>
      <w:r w:rsidR="00FB0BCE">
        <w:rPr>
          <w:rFonts w:ascii="Arial" w:hAnsi="Arial" w:cs="Arial"/>
        </w:rPr>
        <w:t>we expected to find</w:t>
      </w:r>
      <w:r w:rsidR="00854923">
        <w:rPr>
          <w:rFonts w:ascii="Arial" w:hAnsi="Arial" w:cs="Arial"/>
        </w:rPr>
        <w:t xml:space="preserve"> overdispersion </w:t>
      </w:r>
      <w:r w:rsidR="00BF1F12">
        <w:rPr>
          <w:rFonts w:ascii="Arial" w:hAnsi="Arial" w:cs="Arial"/>
        </w:rPr>
        <w:t>within groups</w:t>
      </w:r>
      <w:r w:rsidR="002D13E0">
        <w:rPr>
          <w:rFonts w:ascii="Arial" w:hAnsi="Arial" w:cs="Arial"/>
        </w:rPr>
        <w:t>, but not amongst groups,</w:t>
      </w:r>
      <w:r w:rsidR="00854923">
        <w:rPr>
          <w:rFonts w:ascii="Arial" w:hAnsi="Arial" w:cs="Arial"/>
        </w:rPr>
        <w:t xml:space="preserve"> when individuals displayed </w:t>
      </w:r>
      <w:r w:rsidR="00886108">
        <w:rPr>
          <w:rFonts w:ascii="Arial" w:hAnsi="Arial" w:cs="Arial"/>
        </w:rPr>
        <w:t xml:space="preserve">more </w:t>
      </w:r>
      <w:r w:rsidR="00854923">
        <w:rPr>
          <w:rFonts w:ascii="Arial" w:hAnsi="Arial" w:cs="Arial"/>
        </w:rPr>
        <w:t>distinctive information.</w:t>
      </w:r>
    </w:p>
    <w:p w14:paraId="32AA4C46" w14:textId="77777777" w:rsidR="00493337" w:rsidRDefault="00493337" w:rsidP="00493337">
      <w:pPr>
        <w:spacing w:line="480" w:lineRule="auto"/>
        <w:rPr>
          <w:rFonts w:ascii="Arial" w:hAnsi="Arial" w:cs="Arial"/>
          <w:i/>
          <w:iCs/>
        </w:rPr>
      </w:pPr>
    </w:p>
    <w:p w14:paraId="4A3CF7B0" w14:textId="51DC7516" w:rsidR="00493337" w:rsidRDefault="00AA1375" w:rsidP="00493337">
      <w:pPr>
        <w:spacing w:line="480" w:lineRule="auto"/>
        <w:rPr>
          <w:rFonts w:ascii="Arial" w:hAnsi="Arial" w:cs="Arial"/>
          <w:i/>
          <w:iCs/>
        </w:rPr>
      </w:pPr>
      <w:r>
        <w:rPr>
          <w:rFonts w:ascii="Arial" w:hAnsi="Arial" w:cs="Arial"/>
          <w:i/>
          <w:iCs/>
        </w:rPr>
        <w:t xml:space="preserve">Simulation </w:t>
      </w:r>
      <w:r w:rsidR="00493337">
        <w:rPr>
          <w:rFonts w:ascii="Arial" w:hAnsi="Arial" w:cs="Arial"/>
          <w:i/>
          <w:iCs/>
        </w:rPr>
        <w:t xml:space="preserve">Experiments to Assess Accuracy of Information </w:t>
      </w:r>
      <w:r w:rsidR="006E70CA">
        <w:rPr>
          <w:rFonts w:ascii="Arial" w:hAnsi="Arial" w:cs="Arial"/>
          <w:i/>
          <w:iCs/>
        </w:rPr>
        <w:t>Detection</w:t>
      </w:r>
    </w:p>
    <w:p w14:paraId="1651B7A6" w14:textId="7FFE84B8" w:rsidR="008F4FBD" w:rsidRDefault="00493337" w:rsidP="00493337">
      <w:pPr>
        <w:pStyle w:val="NoSpacing"/>
        <w:spacing w:line="480" w:lineRule="auto"/>
        <w:rPr>
          <w:rFonts w:ascii="Arial" w:hAnsi="Arial" w:cs="Arial"/>
        </w:rPr>
      </w:pPr>
      <w:r w:rsidRPr="00B7433C">
        <w:rPr>
          <w:rFonts w:ascii="Arial" w:hAnsi="Arial" w:cs="Arial"/>
        </w:rPr>
        <w:tab/>
      </w:r>
      <w:r>
        <w:rPr>
          <w:rFonts w:ascii="Arial" w:hAnsi="Arial" w:cs="Arial"/>
        </w:rPr>
        <w:t xml:space="preserve"> </w:t>
      </w:r>
      <w:r w:rsidRPr="00B7433C">
        <w:rPr>
          <w:rFonts w:ascii="Arial" w:hAnsi="Arial" w:cs="Arial"/>
        </w:rPr>
        <w:t xml:space="preserve">To </w:t>
      </w:r>
      <w:r>
        <w:rPr>
          <w:rFonts w:ascii="Arial" w:hAnsi="Arial" w:cs="Arial"/>
        </w:rPr>
        <w:t>assess</w:t>
      </w:r>
      <w:r w:rsidRPr="00B7433C">
        <w:rPr>
          <w:rFonts w:ascii="Arial" w:hAnsi="Arial" w:cs="Arial"/>
        </w:rPr>
        <w:t xml:space="preserve"> how </w:t>
      </w:r>
      <w:r w:rsidR="00712C95">
        <w:rPr>
          <w:rFonts w:ascii="Arial" w:hAnsi="Arial" w:cs="Arial"/>
        </w:rPr>
        <w:t xml:space="preserve">well we could detect identity information in the synthetic vocal identity signals, we </w:t>
      </w:r>
      <w:r w:rsidR="00A36189">
        <w:rPr>
          <w:rFonts w:ascii="Arial" w:hAnsi="Arial" w:cs="Arial"/>
        </w:rPr>
        <w:t>performed</w:t>
      </w:r>
      <w:r w:rsidR="00D9404D">
        <w:rPr>
          <w:rFonts w:ascii="Arial" w:hAnsi="Arial" w:cs="Arial"/>
        </w:rPr>
        <w:t xml:space="preserve"> </w:t>
      </w:r>
      <w:r w:rsidR="00712C95">
        <w:rPr>
          <w:rFonts w:ascii="Arial" w:hAnsi="Arial" w:cs="Arial"/>
        </w:rPr>
        <w:t xml:space="preserve">simulation experiments over </w:t>
      </w:r>
      <w:r w:rsidR="00D9404D">
        <w:rPr>
          <w:rFonts w:ascii="Arial" w:hAnsi="Arial" w:cs="Arial"/>
        </w:rPr>
        <w:t xml:space="preserve">varying </w:t>
      </w:r>
      <w:r w:rsidR="005D0FE1">
        <w:rPr>
          <w:rFonts w:ascii="Arial" w:hAnsi="Arial" w:cs="Arial"/>
        </w:rPr>
        <w:t xml:space="preserve">proportions of identity </w:t>
      </w:r>
      <w:r w:rsidR="00D9404D">
        <w:rPr>
          <w:rFonts w:ascii="Arial" w:hAnsi="Arial" w:cs="Arial"/>
        </w:rPr>
        <w:t>information encod</w:t>
      </w:r>
      <w:r w:rsidR="005D0FE1">
        <w:rPr>
          <w:rFonts w:ascii="Arial" w:hAnsi="Arial" w:cs="Arial"/>
        </w:rPr>
        <w:t>ed at the individual and group levels, as well as over varying sizes of</w:t>
      </w:r>
      <w:r w:rsidR="00D9404D">
        <w:rPr>
          <w:rFonts w:ascii="Arial" w:hAnsi="Arial" w:cs="Arial"/>
        </w:rPr>
        <w:t xml:space="preserve"> signal </w:t>
      </w:r>
      <w:r w:rsidR="005D0FE1">
        <w:rPr>
          <w:rFonts w:ascii="Arial" w:hAnsi="Arial" w:cs="Arial"/>
        </w:rPr>
        <w:t>datasets</w:t>
      </w:r>
      <w:r w:rsidR="00C523D2">
        <w:rPr>
          <w:rFonts w:ascii="Arial" w:hAnsi="Arial" w:cs="Arial"/>
        </w:rPr>
        <w:t>, or the number of classes at each social level</w:t>
      </w:r>
      <w:r w:rsidR="00D9404D">
        <w:rPr>
          <w:rFonts w:ascii="Arial" w:hAnsi="Arial" w:cs="Arial"/>
        </w:rPr>
        <w:t>.</w:t>
      </w:r>
      <w:r w:rsidR="00644431">
        <w:rPr>
          <w:rFonts w:ascii="Arial" w:hAnsi="Arial" w:cs="Arial"/>
        </w:rPr>
        <w:t xml:space="preserve"> We designed </w:t>
      </w:r>
      <w:r w:rsidR="00772C4D">
        <w:rPr>
          <w:rFonts w:ascii="Arial" w:hAnsi="Arial" w:cs="Arial"/>
        </w:rPr>
        <w:t>our</w:t>
      </w:r>
      <w:r w:rsidR="00644431">
        <w:rPr>
          <w:rFonts w:ascii="Arial" w:hAnsi="Arial" w:cs="Arial"/>
        </w:rPr>
        <w:t xml:space="preserve"> simulation experiments to manipulate the relative proportions of information encoding and signal dataset sizes because we expected both</w:t>
      </w:r>
      <w:r w:rsidR="00A55531">
        <w:rPr>
          <w:rFonts w:ascii="Arial" w:hAnsi="Arial" w:cs="Arial"/>
        </w:rPr>
        <w:t xml:space="preserve"> </w:t>
      </w:r>
      <w:r w:rsidR="00644431">
        <w:rPr>
          <w:rFonts w:ascii="Arial" w:hAnsi="Arial" w:cs="Arial"/>
        </w:rPr>
        <w:t xml:space="preserve">parameters to impact </w:t>
      </w:r>
      <w:r w:rsidR="001A6671">
        <w:rPr>
          <w:rFonts w:ascii="Arial" w:hAnsi="Arial" w:cs="Arial"/>
        </w:rPr>
        <w:t xml:space="preserve">our detection of identity information in the synthetic vocalizations using traditional bioacoustics analyses. </w:t>
      </w:r>
      <w:r w:rsidR="00BB5A5D">
        <w:rPr>
          <w:rFonts w:ascii="Arial" w:hAnsi="Arial" w:cs="Arial"/>
        </w:rPr>
        <w:t xml:space="preserve">We expected </w:t>
      </w:r>
      <w:r w:rsidR="007A09B7">
        <w:rPr>
          <w:rFonts w:ascii="Arial" w:hAnsi="Arial" w:cs="Arial"/>
        </w:rPr>
        <w:t>the highest accuracies of information detection at the social level</w:t>
      </w:r>
      <w:r w:rsidR="001914FD">
        <w:rPr>
          <w:rFonts w:ascii="Arial" w:hAnsi="Arial" w:cs="Arial"/>
        </w:rPr>
        <w:t xml:space="preserve"> at which we had originally encoded more information, and we also expected </w:t>
      </w:r>
      <w:r w:rsidR="00E32C32">
        <w:rPr>
          <w:rFonts w:ascii="Arial" w:hAnsi="Arial" w:cs="Arial"/>
        </w:rPr>
        <w:t xml:space="preserve">it would be more difficult to detect </w:t>
      </w:r>
      <w:r w:rsidR="00DB0602">
        <w:rPr>
          <w:rFonts w:ascii="Arial" w:hAnsi="Arial" w:cs="Arial"/>
        </w:rPr>
        <w:t xml:space="preserve">information with high accuracy when </w:t>
      </w:r>
      <w:r w:rsidR="00DD4B15">
        <w:rPr>
          <w:rFonts w:ascii="Arial" w:hAnsi="Arial" w:cs="Arial"/>
        </w:rPr>
        <w:t>we had originally encoded information at both the group and individual levels.</w:t>
      </w:r>
      <w:r w:rsidR="00961856">
        <w:rPr>
          <w:rFonts w:ascii="Arial" w:hAnsi="Arial" w:cs="Arial"/>
        </w:rPr>
        <w:t xml:space="preserve"> </w:t>
      </w:r>
      <w:r w:rsidR="00264720">
        <w:rPr>
          <w:rFonts w:ascii="Arial" w:hAnsi="Arial" w:cs="Arial"/>
        </w:rPr>
        <w:t xml:space="preserve">In our experiments, we varied the relative proportions of group to individual information encoded in each string over four treatments: (1) 0 (representing all individual information and no group information), </w:t>
      </w:r>
      <w:r w:rsidR="00643F33">
        <w:rPr>
          <w:rFonts w:ascii="Arial" w:hAnsi="Arial" w:cs="Arial"/>
        </w:rPr>
        <w:t xml:space="preserve">(2) </w:t>
      </w:r>
      <w:r w:rsidR="00264720">
        <w:rPr>
          <w:rFonts w:ascii="Arial" w:hAnsi="Arial" w:cs="Arial"/>
        </w:rPr>
        <w:t>1/3</w:t>
      </w:r>
      <w:r w:rsidR="001F16A5">
        <w:rPr>
          <w:rFonts w:ascii="Arial" w:hAnsi="Arial" w:cs="Arial"/>
        </w:rPr>
        <w:t xml:space="preserve"> (more individual than group information)</w:t>
      </w:r>
      <w:r w:rsidR="00264720">
        <w:rPr>
          <w:rFonts w:ascii="Arial" w:hAnsi="Arial" w:cs="Arial"/>
        </w:rPr>
        <w:t xml:space="preserve">, </w:t>
      </w:r>
      <w:r w:rsidR="00643F33">
        <w:rPr>
          <w:rFonts w:ascii="Arial" w:hAnsi="Arial" w:cs="Arial"/>
        </w:rPr>
        <w:t xml:space="preserve">(3) </w:t>
      </w:r>
      <w:r w:rsidR="00264720">
        <w:rPr>
          <w:rFonts w:ascii="Arial" w:hAnsi="Arial" w:cs="Arial"/>
        </w:rPr>
        <w:t>2/3</w:t>
      </w:r>
      <w:r w:rsidR="001F16A5">
        <w:rPr>
          <w:rFonts w:ascii="Arial" w:hAnsi="Arial" w:cs="Arial"/>
        </w:rPr>
        <w:t xml:space="preserve"> (</w:t>
      </w:r>
      <w:r w:rsidR="00AA768E">
        <w:rPr>
          <w:rFonts w:ascii="Arial" w:hAnsi="Arial" w:cs="Arial"/>
        </w:rPr>
        <w:t>more group than individual information</w:t>
      </w:r>
      <w:r w:rsidR="001F16A5">
        <w:rPr>
          <w:rFonts w:ascii="Arial" w:hAnsi="Arial" w:cs="Arial"/>
        </w:rPr>
        <w:t>)</w:t>
      </w:r>
      <w:r w:rsidR="00264720">
        <w:rPr>
          <w:rFonts w:ascii="Arial" w:hAnsi="Arial" w:cs="Arial"/>
        </w:rPr>
        <w:t xml:space="preserve">, and </w:t>
      </w:r>
      <w:r w:rsidR="00643F33">
        <w:rPr>
          <w:rFonts w:ascii="Arial" w:hAnsi="Arial" w:cs="Arial"/>
        </w:rPr>
        <w:t xml:space="preserve">(4) </w:t>
      </w:r>
      <w:r w:rsidR="00264720">
        <w:rPr>
          <w:rFonts w:ascii="Arial" w:hAnsi="Arial" w:cs="Arial"/>
        </w:rPr>
        <w:t>1 (all group and no individual information</w:t>
      </w:r>
      <w:r w:rsidR="00AA768E">
        <w:rPr>
          <w:rFonts w:ascii="Arial" w:hAnsi="Arial" w:cs="Arial"/>
        </w:rPr>
        <w:t>)</w:t>
      </w:r>
      <w:r w:rsidR="00264720">
        <w:rPr>
          <w:rFonts w:ascii="Arial" w:hAnsi="Arial" w:cs="Arial"/>
        </w:rPr>
        <w:t>.</w:t>
      </w:r>
      <w:r w:rsidR="00335CE6">
        <w:rPr>
          <w:rFonts w:ascii="Arial" w:hAnsi="Arial" w:cs="Arial"/>
        </w:rPr>
        <w:t xml:space="preserve"> We </w:t>
      </w:r>
      <w:r w:rsidR="00D61D2E">
        <w:rPr>
          <w:rFonts w:ascii="Arial" w:hAnsi="Arial" w:cs="Arial"/>
        </w:rPr>
        <w:t xml:space="preserve">used a total length of 6 characters in the overall character string for encoding information at one or both social levels, </w:t>
      </w:r>
      <w:r w:rsidR="00CA206B">
        <w:rPr>
          <w:rFonts w:ascii="Arial" w:hAnsi="Arial" w:cs="Arial"/>
        </w:rPr>
        <w:t>for the following 4</w:t>
      </w:r>
      <w:r w:rsidR="00D61D2E">
        <w:rPr>
          <w:rFonts w:ascii="Arial" w:hAnsi="Arial" w:cs="Arial"/>
        </w:rPr>
        <w:t xml:space="preserve"> treatments</w:t>
      </w:r>
      <w:r w:rsidR="00B6759F">
        <w:rPr>
          <w:rFonts w:ascii="Arial" w:hAnsi="Arial" w:cs="Arial"/>
        </w:rPr>
        <w:t>: (1)</w:t>
      </w:r>
      <w:r w:rsidR="00845200">
        <w:rPr>
          <w:rFonts w:ascii="Arial" w:hAnsi="Arial" w:cs="Arial"/>
        </w:rPr>
        <w:t xml:space="preserve"> 6 characters devoted to individual information, </w:t>
      </w:r>
      <w:r w:rsidR="00B6759F">
        <w:rPr>
          <w:rFonts w:ascii="Arial" w:hAnsi="Arial" w:cs="Arial"/>
        </w:rPr>
        <w:t xml:space="preserve">(2) </w:t>
      </w:r>
      <w:r w:rsidR="00845200">
        <w:rPr>
          <w:rFonts w:ascii="Arial" w:hAnsi="Arial" w:cs="Arial"/>
        </w:rPr>
        <w:t xml:space="preserve">4 characters for individual and 2 characters for group </w:t>
      </w:r>
      <w:r w:rsidR="00845200">
        <w:rPr>
          <w:rFonts w:ascii="Arial" w:hAnsi="Arial" w:cs="Arial"/>
        </w:rPr>
        <w:lastRenderedPageBreak/>
        <w:t>information,</w:t>
      </w:r>
      <w:r w:rsidR="00B6759F">
        <w:rPr>
          <w:rFonts w:ascii="Arial" w:hAnsi="Arial" w:cs="Arial"/>
        </w:rPr>
        <w:t xml:space="preserve"> (3)</w:t>
      </w:r>
      <w:r w:rsidR="00845200">
        <w:rPr>
          <w:rFonts w:ascii="Arial" w:hAnsi="Arial" w:cs="Arial"/>
        </w:rPr>
        <w:t xml:space="preserve"> </w:t>
      </w:r>
      <w:r w:rsidR="00532A72">
        <w:rPr>
          <w:rFonts w:ascii="Arial" w:hAnsi="Arial" w:cs="Arial"/>
        </w:rPr>
        <w:t>2</w:t>
      </w:r>
      <w:r w:rsidR="00845200">
        <w:rPr>
          <w:rFonts w:ascii="Arial" w:hAnsi="Arial" w:cs="Arial"/>
        </w:rPr>
        <w:t xml:space="preserve"> characters for individual and </w:t>
      </w:r>
      <w:r w:rsidR="00532A72">
        <w:rPr>
          <w:rFonts w:ascii="Arial" w:hAnsi="Arial" w:cs="Arial"/>
        </w:rPr>
        <w:t>4</w:t>
      </w:r>
      <w:r w:rsidR="00845200">
        <w:rPr>
          <w:rFonts w:ascii="Arial" w:hAnsi="Arial" w:cs="Arial"/>
        </w:rPr>
        <w:t xml:space="preserve"> characters for group information, </w:t>
      </w:r>
      <w:r w:rsidR="00532A72">
        <w:rPr>
          <w:rFonts w:ascii="Arial" w:hAnsi="Arial" w:cs="Arial"/>
        </w:rPr>
        <w:t>or</w:t>
      </w:r>
      <w:r w:rsidR="00B6759F">
        <w:rPr>
          <w:rFonts w:ascii="Arial" w:hAnsi="Arial" w:cs="Arial"/>
        </w:rPr>
        <w:t xml:space="preserve"> (4)</w:t>
      </w:r>
      <w:r w:rsidR="00532A72">
        <w:rPr>
          <w:rFonts w:ascii="Arial" w:hAnsi="Arial" w:cs="Arial"/>
        </w:rPr>
        <w:t xml:space="preserve"> </w:t>
      </w:r>
      <w:r w:rsidR="00845200">
        <w:rPr>
          <w:rFonts w:ascii="Arial" w:hAnsi="Arial" w:cs="Arial"/>
        </w:rPr>
        <w:t>6 characters devoted to group information</w:t>
      </w:r>
      <w:r w:rsidR="00532A72">
        <w:rPr>
          <w:rFonts w:ascii="Arial" w:hAnsi="Arial" w:cs="Arial"/>
        </w:rPr>
        <w:t>.</w:t>
      </w:r>
    </w:p>
    <w:p w14:paraId="3C36172E" w14:textId="078D0FEA" w:rsidR="00EF4D13" w:rsidRDefault="00172A53" w:rsidP="00842BAC">
      <w:pPr>
        <w:pStyle w:val="NoSpacing"/>
        <w:spacing w:line="480" w:lineRule="auto"/>
        <w:ind w:firstLine="720"/>
        <w:rPr>
          <w:rFonts w:ascii="Arial" w:hAnsi="Arial" w:cs="Arial"/>
        </w:rPr>
      </w:pPr>
      <w:r>
        <w:rPr>
          <w:rFonts w:ascii="Arial" w:hAnsi="Arial" w:cs="Arial"/>
        </w:rPr>
        <w:t>We also expected that the size</w:t>
      </w:r>
      <w:r w:rsidR="0033275F">
        <w:rPr>
          <w:rFonts w:ascii="Arial" w:hAnsi="Arial" w:cs="Arial"/>
        </w:rPr>
        <w:t>s</w:t>
      </w:r>
      <w:r>
        <w:rPr>
          <w:rFonts w:ascii="Arial" w:hAnsi="Arial" w:cs="Arial"/>
        </w:rPr>
        <w:t xml:space="preserve"> of the signal datasets that we generated would impact our information detection accuracy, </w:t>
      </w:r>
      <w:r w:rsidR="00E858A5">
        <w:rPr>
          <w:rFonts w:ascii="Arial" w:hAnsi="Arial" w:cs="Arial"/>
        </w:rPr>
        <w:t>as the likelihood of generating stochastically similar vocalizations should increase with the size of a given dataset</w:t>
      </w:r>
      <w:r w:rsidR="00D1633C">
        <w:rPr>
          <w:rFonts w:ascii="Arial" w:hAnsi="Arial" w:cs="Arial"/>
        </w:rPr>
        <w:t>.</w:t>
      </w:r>
      <w:r w:rsidR="008F7DE9">
        <w:rPr>
          <w:rFonts w:ascii="Arial" w:hAnsi="Arial" w:cs="Arial"/>
        </w:rPr>
        <w:t xml:space="preserve"> In other words, we anticipated that it would be more difficult to randomly generate completely unique group-level or individual-level vocal signatu</w:t>
      </w:r>
      <w:r w:rsidR="008E6685">
        <w:rPr>
          <w:rFonts w:ascii="Arial" w:hAnsi="Arial" w:cs="Arial"/>
        </w:rPr>
        <w:t xml:space="preserve">res </w:t>
      </w:r>
      <w:r w:rsidR="00AA653A">
        <w:rPr>
          <w:rFonts w:ascii="Arial" w:hAnsi="Arial" w:cs="Arial"/>
        </w:rPr>
        <w:t xml:space="preserve">with increasing numbers of </w:t>
      </w:r>
      <w:r w:rsidR="00F41C05">
        <w:rPr>
          <w:rFonts w:ascii="Arial" w:hAnsi="Arial" w:cs="Arial"/>
        </w:rPr>
        <w:t>classes at each social level</w:t>
      </w:r>
      <w:r w:rsidR="00693936">
        <w:rPr>
          <w:rFonts w:ascii="Arial" w:hAnsi="Arial" w:cs="Arial"/>
        </w:rPr>
        <w:t xml:space="preserve">. Indeed, </w:t>
      </w:r>
      <w:r w:rsidR="00CF6657">
        <w:rPr>
          <w:rFonts w:ascii="Arial" w:hAnsi="Arial" w:cs="Arial"/>
        </w:rPr>
        <w:t>given</w:t>
      </w:r>
      <w:r w:rsidR="000F7292">
        <w:rPr>
          <w:rFonts w:ascii="Arial" w:hAnsi="Arial" w:cs="Arial"/>
        </w:rPr>
        <w:t xml:space="preserve"> our information encoding approach with </w:t>
      </w:r>
      <w:r w:rsidR="00E54FC4">
        <w:rPr>
          <w:rFonts w:ascii="Arial" w:hAnsi="Arial" w:cs="Arial"/>
        </w:rPr>
        <w:t xml:space="preserve">information </w:t>
      </w:r>
      <w:proofErr w:type="spellStart"/>
      <w:r w:rsidR="00E54FC4">
        <w:rPr>
          <w:rFonts w:ascii="Arial" w:hAnsi="Arial" w:cs="Arial"/>
        </w:rPr>
        <w:t>trits</w:t>
      </w:r>
      <w:proofErr w:type="spellEnd"/>
      <w:r w:rsidR="00E54FC4">
        <w:rPr>
          <w:rFonts w:ascii="Arial" w:hAnsi="Arial" w:cs="Arial"/>
        </w:rPr>
        <w:t xml:space="preserve"> in </w:t>
      </w:r>
      <w:r w:rsidR="000F7292">
        <w:rPr>
          <w:rFonts w:ascii="Arial" w:hAnsi="Arial" w:cs="Arial"/>
        </w:rPr>
        <w:t xml:space="preserve">character strings, the </w:t>
      </w:r>
      <w:r w:rsidR="002D0313">
        <w:rPr>
          <w:rFonts w:ascii="Arial" w:hAnsi="Arial" w:cs="Arial"/>
        </w:rPr>
        <w:t>greatest number of unique signatures</w:t>
      </w:r>
      <w:r w:rsidR="000F7292">
        <w:rPr>
          <w:rFonts w:ascii="Arial" w:hAnsi="Arial" w:cs="Arial"/>
        </w:rPr>
        <w:t xml:space="preserve"> we could </w:t>
      </w:r>
      <w:r w:rsidR="002D0313">
        <w:rPr>
          <w:rFonts w:ascii="Arial" w:hAnsi="Arial" w:cs="Arial"/>
        </w:rPr>
        <w:t>create at either social level with only 1 type of information encoding was 3</w:t>
      </w:r>
      <w:r w:rsidR="002D0313" w:rsidRPr="00842BAC">
        <w:rPr>
          <w:rFonts w:ascii="Arial" w:hAnsi="Arial" w:cs="Arial"/>
          <w:vertAlign w:val="superscript"/>
        </w:rPr>
        <w:t>6</w:t>
      </w:r>
      <w:r w:rsidR="002D0313">
        <w:rPr>
          <w:rFonts w:ascii="Arial" w:hAnsi="Arial" w:cs="Arial"/>
        </w:rPr>
        <w:t xml:space="preserve"> </w:t>
      </w:r>
      <w:r w:rsidR="00867510">
        <w:rPr>
          <w:rFonts w:ascii="Arial" w:hAnsi="Arial" w:cs="Arial"/>
        </w:rPr>
        <w:t>or</w:t>
      </w:r>
      <w:r w:rsidR="006834BE">
        <w:rPr>
          <w:rFonts w:ascii="Arial" w:hAnsi="Arial" w:cs="Arial"/>
        </w:rPr>
        <w:t xml:space="preserve"> </w:t>
      </w:r>
      <w:r w:rsidR="00867510">
        <w:rPr>
          <w:rFonts w:ascii="Arial" w:hAnsi="Arial" w:cs="Arial"/>
        </w:rPr>
        <w:t xml:space="preserve">729 unique signatures, </w:t>
      </w:r>
      <w:r w:rsidR="001B65ED">
        <w:rPr>
          <w:rFonts w:ascii="Arial" w:hAnsi="Arial" w:cs="Arial"/>
        </w:rPr>
        <w:t>and</w:t>
      </w:r>
      <w:r w:rsidR="00867510">
        <w:rPr>
          <w:rFonts w:ascii="Arial" w:hAnsi="Arial" w:cs="Arial"/>
        </w:rPr>
        <w:t xml:space="preserve"> 3</w:t>
      </w:r>
      <w:r w:rsidR="00867510" w:rsidRPr="00842BAC">
        <w:rPr>
          <w:rFonts w:ascii="Arial" w:hAnsi="Arial" w:cs="Arial"/>
          <w:vertAlign w:val="superscript"/>
        </w:rPr>
        <w:t>4</w:t>
      </w:r>
      <w:r w:rsidR="00867510">
        <w:rPr>
          <w:rFonts w:ascii="Arial" w:hAnsi="Arial" w:cs="Arial"/>
        </w:rPr>
        <w:t xml:space="preserve"> or </w:t>
      </w:r>
      <w:r w:rsidR="00594280">
        <w:rPr>
          <w:rFonts w:ascii="Arial" w:hAnsi="Arial" w:cs="Arial"/>
        </w:rPr>
        <w:t>81 unique signatures</w:t>
      </w:r>
      <w:r w:rsidR="00386330">
        <w:rPr>
          <w:rFonts w:ascii="Arial" w:hAnsi="Arial" w:cs="Arial"/>
        </w:rPr>
        <w:t xml:space="preserve"> when encoding both group and individual-level information</w:t>
      </w:r>
      <w:r w:rsidR="00F85F57">
        <w:rPr>
          <w:rFonts w:ascii="Arial" w:hAnsi="Arial" w:cs="Arial"/>
        </w:rPr>
        <w:t xml:space="preserve"> </w:t>
      </w:r>
      <w:r w:rsidR="00121D80">
        <w:rPr>
          <w:rFonts w:ascii="Arial" w:hAnsi="Arial" w:cs="Arial"/>
        </w:rPr>
        <w:fldChar w:fldCharType="begin"/>
      </w:r>
      <w:r w:rsidR="00F07E83">
        <w:rPr>
          <w:rFonts w:ascii="Arial" w:hAnsi="Arial" w:cs="Arial"/>
        </w:rPr>
        <w:instrText xml:space="preserve"> ADDIN ZOTERO_ITEM CSL_CITATION {"citationID":"cI0cFR2e","properties":{"formattedCitation":"(34)","plainCitation":"(34)","noteIndex":0},"citationItems":[{"id":2598,"uris":["http://zotero.org/groups/5786507/items/NRMZ8YYS"],"itemData":{"id":2598,"type":"article-journal","abstract":"This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121D80">
        <w:rPr>
          <w:rFonts w:ascii="Arial" w:hAnsi="Arial" w:cs="Arial"/>
        </w:rPr>
        <w:fldChar w:fldCharType="separate"/>
      </w:r>
      <w:r w:rsidR="00F07E83">
        <w:rPr>
          <w:rFonts w:ascii="Arial" w:hAnsi="Arial" w:cs="Arial"/>
        </w:rPr>
        <w:t>(34)</w:t>
      </w:r>
      <w:r w:rsidR="00121D80">
        <w:rPr>
          <w:rFonts w:ascii="Arial" w:hAnsi="Arial" w:cs="Arial"/>
        </w:rPr>
        <w:fldChar w:fldCharType="end"/>
      </w:r>
      <w:r w:rsidR="00386330">
        <w:rPr>
          <w:rFonts w:ascii="Arial" w:hAnsi="Arial" w:cs="Arial"/>
        </w:rPr>
        <w:t>.</w:t>
      </w:r>
      <w:r w:rsidR="009E17D8">
        <w:rPr>
          <w:rFonts w:ascii="Arial" w:hAnsi="Arial" w:cs="Arial"/>
        </w:rPr>
        <w:t xml:space="preserve"> Our manipulation</w:t>
      </w:r>
      <w:r w:rsidR="006E5CF6">
        <w:rPr>
          <w:rFonts w:ascii="Arial" w:hAnsi="Arial" w:cs="Arial"/>
        </w:rPr>
        <w:t xml:space="preserve"> </w:t>
      </w:r>
      <w:r w:rsidR="00DF5A41">
        <w:rPr>
          <w:rFonts w:ascii="Arial" w:hAnsi="Arial" w:cs="Arial"/>
        </w:rPr>
        <w:t xml:space="preserve">of </w:t>
      </w:r>
      <w:r w:rsidR="002A41BF">
        <w:rPr>
          <w:rFonts w:ascii="Arial" w:hAnsi="Arial" w:cs="Arial"/>
        </w:rPr>
        <w:t xml:space="preserve">the number of classes at either social level, or the size of the resulting signal datasets, was therefore a proxy for the crowdedness of </w:t>
      </w:r>
      <w:r w:rsidR="00E867F4">
        <w:rPr>
          <w:rFonts w:ascii="Arial" w:hAnsi="Arial" w:cs="Arial"/>
        </w:rPr>
        <w:t>the signaling environment</w:t>
      </w:r>
      <w:r w:rsidR="00376958">
        <w:rPr>
          <w:rFonts w:ascii="Arial" w:hAnsi="Arial" w:cs="Arial"/>
        </w:rPr>
        <w:t>, such that it should be harder to create distinctive identity signatures</w:t>
      </w:r>
      <w:r w:rsidR="00897F20">
        <w:rPr>
          <w:rFonts w:ascii="Arial" w:hAnsi="Arial" w:cs="Arial"/>
        </w:rPr>
        <w:t xml:space="preserve"> when interacting with increasing numbers of individuals</w:t>
      </w:r>
      <w:r w:rsidR="00AB6177">
        <w:rPr>
          <w:rFonts w:ascii="Arial" w:hAnsi="Arial" w:cs="Arial"/>
        </w:rPr>
        <w:t xml:space="preserve"> </w:t>
      </w:r>
      <w:r w:rsidR="00121D80">
        <w:rPr>
          <w:rFonts w:ascii="Arial" w:hAnsi="Arial" w:cs="Arial"/>
        </w:rPr>
        <w:fldChar w:fldCharType="begin"/>
      </w:r>
      <w:r w:rsidR="00F07E83">
        <w:rPr>
          <w:rFonts w:ascii="Arial" w:hAnsi="Arial" w:cs="Arial"/>
        </w:rPr>
        <w:instrText xml:space="preserve"> ADDIN ZOTERO_ITEM CSL_CITATION {"citationID":"NaOzUzZA","properties":{"formattedCitation":"(34)","plainCitation":"(34)","noteIndex":0},"citationItems":[{"id":2598,"uris":["http://zotero.org/groups/5786507/items/NRMZ8YYS"],"itemData":{"id":2598,"type":"article-journal","abstract":"This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121D80">
        <w:rPr>
          <w:rFonts w:ascii="Arial" w:hAnsi="Arial" w:cs="Arial"/>
        </w:rPr>
        <w:fldChar w:fldCharType="separate"/>
      </w:r>
      <w:r w:rsidR="00F07E83">
        <w:rPr>
          <w:rFonts w:ascii="Arial" w:hAnsi="Arial" w:cs="Arial"/>
        </w:rPr>
        <w:t>(34)</w:t>
      </w:r>
      <w:r w:rsidR="00121D80">
        <w:rPr>
          <w:rFonts w:ascii="Arial" w:hAnsi="Arial" w:cs="Arial"/>
        </w:rPr>
        <w:fldChar w:fldCharType="end"/>
      </w:r>
      <w:commentRangeStart w:id="63"/>
      <w:commentRangeEnd w:id="63"/>
      <w:r w:rsidR="00C41466">
        <w:rPr>
          <w:rStyle w:val="CommentReference"/>
        </w:rPr>
        <w:commentReference w:id="63"/>
      </w:r>
      <w:r w:rsidR="00AB6177">
        <w:rPr>
          <w:rFonts w:ascii="Arial" w:hAnsi="Arial" w:cs="Arial"/>
        </w:rPr>
        <w:t>.</w:t>
      </w:r>
      <w:r w:rsidR="00264720">
        <w:rPr>
          <w:rFonts w:ascii="Arial" w:hAnsi="Arial" w:cs="Arial"/>
        </w:rPr>
        <w:t xml:space="preserve"> </w:t>
      </w:r>
      <w:r w:rsidR="007C1266">
        <w:rPr>
          <w:rFonts w:ascii="Arial" w:hAnsi="Arial" w:cs="Arial"/>
        </w:rPr>
        <w:t>W</w:t>
      </w:r>
      <w:r w:rsidR="009D36C3">
        <w:rPr>
          <w:rFonts w:ascii="Arial" w:hAnsi="Arial" w:cs="Arial"/>
        </w:rPr>
        <w:t xml:space="preserve">e varied </w:t>
      </w:r>
      <w:r w:rsidR="007C1266">
        <w:rPr>
          <w:rFonts w:ascii="Arial" w:hAnsi="Arial" w:cs="Arial"/>
        </w:rPr>
        <w:t>the number of classes and vocalizations produced per class at each social level over four experimental treatments</w:t>
      </w:r>
      <w:r w:rsidR="00C4198A">
        <w:rPr>
          <w:rFonts w:ascii="Arial" w:hAnsi="Arial" w:cs="Arial"/>
        </w:rPr>
        <w:t xml:space="preserve">: </w:t>
      </w:r>
      <w:r w:rsidR="000F4A73">
        <w:rPr>
          <w:rFonts w:ascii="Arial" w:hAnsi="Arial" w:cs="Arial"/>
        </w:rPr>
        <w:t>2, 4, 6 or 8 classes</w:t>
      </w:r>
      <w:r w:rsidR="007C1266">
        <w:rPr>
          <w:rFonts w:ascii="Arial" w:hAnsi="Arial" w:cs="Arial"/>
        </w:rPr>
        <w:t xml:space="preserve">. </w:t>
      </w:r>
      <w:r w:rsidR="000F4A73">
        <w:rPr>
          <w:rFonts w:ascii="Arial" w:hAnsi="Arial" w:cs="Arial"/>
        </w:rPr>
        <w:t>W</w:t>
      </w:r>
      <w:r w:rsidR="007C1266">
        <w:rPr>
          <w:rFonts w:ascii="Arial" w:hAnsi="Arial" w:cs="Arial"/>
        </w:rPr>
        <w:t xml:space="preserve">ithin </w:t>
      </w:r>
      <w:r w:rsidR="00121D80">
        <w:rPr>
          <w:rFonts w:ascii="Arial" w:hAnsi="Arial" w:cs="Arial"/>
        </w:rPr>
        <w:t>a treatment</w:t>
      </w:r>
      <w:r w:rsidR="007C1266">
        <w:rPr>
          <w:rFonts w:ascii="Arial" w:hAnsi="Arial" w:cs="Arial"/>
        </w:rPr>
        <w:t xml:space="preserve">, we used a constant number of classes </w:t>
      </w:r>
      <w:r w:rsidR="00E93946">
        <w:rPr>
          <w:rFonts w:ascii="Arial" w:hAnsi="Arial" w:cs="Arial"/>
        </w:rPr>
        <w:t xml:space="preserve">and vocalizations </w:t>
      </w:r>
      <w:r w:rsidR="007C1266">
        <w:rPr>
          <w:rFonts w:ascii="Arial" w:hAnsi="Arial" w:cs="Arial"/>
        </w:rPr>
        <w:t>assigned to each social level.</w:t>
      </w:r>
      <w:r w:rsidR="00433C10">
        <w:rPr>
          <w:rFonts w:ascii="Arial" w:hAnsi="Arial" w:cs="Arial"/>
        </w:rPr>
        <w:t xml:space="preserve"> </w:t>
      </w:r>
      <w:r w:rsidR="000148E3">
        <w:rPr>
          <w:rFonts w:ascii="Arial" w:hAnsi="Arial" w:cs="Arial"/>
        </w:rPr>
        <w:t>For instance, in the 2</w:t>
      </w:r>
      <w:r w:rsidR="00824249">
        <w:rPr>
          <w:rFonts w:ascii="Arial" w:hAnsi="Arial" w:cs="Arial"/>
        </w:rPr>
        <w:t>-</w:t>
      </w:r>
      <w:r w:rsidR="000148E3">
        <w:rPr>
          <w:rFonts w:ascii="Arial" w:hAnsi="Arial" w:cs="Arial"/>
        </w:rPr>
        <w:t xml:space="preserve">class treatment, the resulting signal datasets were composed of </w:t>
      </w:r>
      <w:r w:rsidR="00AF4B78">
        <w:rPr>
          <w:rFonts w:ascii="Arial" w:hAnsi="Arial" w:cs="Arial"/>
        </w:rPr>
        <w:t>2 groups</w:t>
      </w:r>
      <w:r w:rsidR="00E93946">
        <w:rPr>
          <w:rFonts w:ascii="Arial" w:hAnsi="Arial" w:cs="Arial"/>
        </w:rPr>
        <w:t xml:space="preserve">, </w:t>
      </w:r>
      <w:r w:rsidR="00AF4B78">
        <w:rPr>
          <w:rFonts w:ascii="Arial" w:hAnsi="Arial" w:cs="Arial"/>
        </w:rPr>
        <w:t>2 individuals per group</w:t>
      </w:r>
      <w:r w:rsidR="00E93946">
        <w:rPr>
          <w:rFonts w:ascii="Arial" w:hAnsi="Arial" w:cs="Arial"/>
        </w:rPr>
        <w:t xml:space="preserve">, and 2 vocalizations per individual. In downstream analyses, we used </w:t>
      </w:r>
      <w:r w:rsidR="004E5C60">
        <w:rPr>
          <w:rFonts w:ascii="Arial" w:hAnsi="Arial" w:cs="Arial"/>
        </w:rPr>
        <w:t xml:space="preserve">all </w:t>
      </w:r>
      <w:r w:rsidR="00E93946">
        <w:rPr>
          <w:rFonts w:ascii="Arial" w:hAnsi="Arial" w:cs="Arial"/>
        </w:rPr>
        <w:t>exemplars of vocalizations per individual</w:t>
      </w:r>
      <w:r w:rsidR="00C818BF">
        <w:rPr>
          <w:rFonts w:ascii="Arial" w:hAnsi="Arial" w:cs="Arial"/>
        </w:rPr>
        <w:t>, but for group-level analyses,</w:t>
      </w:r>
      <w:r w:rsidR="00E93946">
        <w:rPr>
          <w:rFonts w:ascii="Arial" w:hAnsi="Arial" w:cs="Arial"/>
        </w:rPr>
        <w:t xml:space="preserve"> </w:t>
      </w:r>
      <w:r w:rsidR="00C818BF">
        <w:rPr>
          <w:rFonts w:ascii="Arial" w:hAnsi="Arial" w:cs="Arial"/>
        </w:rPr>
        <w:t xml:space="preserve">we </w:t>
      </w:r>
      <w:r w:rsidR="004E2586">
        <w:rPr>
          <w:rFonts w:ascii="Arial" w:hAnsi="Arial" w:cs="Arial"/>
        </w:rPr>
        <w:t xml:space="preserve">randomly selected 1 vocalization per individual in each group to use the same number of vocalizations </w:t>
      </w:r>
      <w:r w:rsidR="00C818BF">
        <w:rPr>
          <w:rFonts w:ascii="Arial" w:hAnsi="Arial" w:cs="Arial"/>
        </w:rPr>
        <w:t>across analyses at each social level</w:t>
      </w:r>
      <w:r w:rsidR="004E2586">
        <w:rPr>
          <w:rFonts w:ascii="Arial" w:hAnsi="Arial" w:cs="Arial"/>
        </w:rPr>
        <w:t>.</w:t>
      </w:r>
    </w:p>
    <w:p w14:paraId="5ADA5DA2" w14:textId="37A23291" w:rsidR="001914FD" w:rsidRDefault="002F119C" w:rsidP="00493337">
      <w:pPr>
        <w:pStyle w:val="NoSpacing"/>
        <w:spacing w:line="480" w:lineRule="auto"/>
        <w:rPr>
          <w:rFonts w:ascii="Arial" w:hAnsi="Arial" w:cs="Arial"/>
        </w:rPr>
      </w:pPr>
      <w:r>
        <w:rPr>
          <w:rFonts w:ascii="Arial" w:hAnsi="Arial" w:cs="Arial"/>
        </w:rPr>
        <w:lastRenderedPageBreak/>
        <w:tab/>
      </w:r>
      <w:r w:rsidR="00C02B67">
        <w:rPr>
          <w:rFonts w:ascii="Arial" w:hAnsi="Arial" w:cs="Arial"/>
        </w:rPr>
        <w:t>We ran our</w:t>
      </w:r>
      <w:r w:rsidR="00CC0D6F">
        <w:rPr>
          <w:rFonts w:ascii="Arial" w:hAnsi="Arial" w:cs="Arial"/>
        </w:rPr>
        <w:t xml:space="preserve"> simulatio</w:t>
      </w:r>
      <w:r w:rsidR="00D35AA9">
        <w:rPr>
          <w:rFonts w:ascii="Arial" w:hAnsi="Arial" w:cs="Arial"/>
        </w:rPr>
        <w:t>n experiments</w:t>
      </w:r>
      <w:r w:rsidR="00C02B67">
        <w:rPr>
          <w:rFonts w:ascii="Arial" w:hAnsi="Arial" w:cs="Arial"/>
        </w:rPr>
        <w:t xml:space="preserve"> over 16 total treatment combinations and 10 iterations per treatment.</w:t>
      </w:r>
      <w:r w:rsidR="00D15B5A">
        <w:rPr>
          <w:rFonts w:ascii="Arial" w:hAnsi="Arial" w:cs="Arial"/>
        </w:rPr>
        <w:t xml:space="preserve"> </w:t>
      </w:r>
      <w:r w:rsidR="00BA3377">
        <w:rPr>
          <w:rFonts w:ascii="Arial" w:hAnsi="Arial" w:cs="Arial"/>
        </w:rPr>
        <w:t xml:space="preserve">We </w:t>
      </w:r>
      <w:r w:rsidR="005829B6">
        <w:rPr>
          <w:rFonts w:ascii="Arial" w:hAnsi="Arial" w:cs="Arial"/>
        </w:rPr>
        <w:t>analyzed</w:t>
      </w:r>
      <w:r w:rsidR="00D15B5A">
        <w:rPr>
          <w:rFonts w:ascii="Arial" w:hAnsi="Arial" w:cs="Arial"/>
        </w:rPr>
        <w:t xml:space="preserve"> </w:t>
      </w:r>
      <w:r w:rsidR="005829B6">
        <w:rPr>
          <w:rFonts w:ascii="Arial" w:hAnsi="Arial" w:cs="Arial"/>
        </w:rPr>
        <w:t>each of</w:t>
      </w:r>
      <w:r w:rsidR="0091780A">
        <w:rPr>
          <w:rFonts w:ascii="Arial" w:hAnsi="Arial" w:cs="Arial"/>
        </w:rPr>
        <w:t xml:space="preserve"> the resulting 160 datasets</w:t>
      </w:r>
      <w:r w:rsidR="00CB5302">
        <w:rPr>
          <w:rFonts w:ascii="Arial" w:hAnsi="Arial" w:cs="Arial"/>
        </w:rPr>
        <w:t xml:space="preserve"> of synthetic vocalizations</w:t>
      </w:r>
      <w:r w:rsidR="008C7322">
        <w:rPr>
          <w:rFonts w:ascii="Arial" w:hAnsi="Arial" w:cs="Arial"/>
        </w:rPr>
        <w:t xml:space="preserve"> to test how well we could detect the information</w:t>
      </w:r>
      <w:r w:rsidR="003A218C">
        <w:rPr>
          <w:rFonts w:ascii="Arial" w:hAnsi="Arial" w:cs="Arial"/>
        </w:rPr>
        <w:t xml:space="preserve"> </w:t>
      </w:r>
      <w:r w:rsidR="00743970">
        <w:rPr>
          <w:rFonts w:ascii="Arial" w:hAnsi="Arial" w:cs="Arial"/>
        </w:rPr>
        <w:t xml:space="preserve">that we had originally </w:t>
      </w:r>
      <w:r w:rsidR="007055A0">
        <w:rPr>
          <w:rFonts w:ascii="Arial" w:hAnsi="Arial" w:cs="Arial"/>
        </w:rPr>
        <w:t xml:space="preserve">encoded </w:t>
      </w:r>
      <w:r w:rsidR="00743970">
        <w:rPr>
          <w:rFonts w:ascii="Arial" w:hAnsi="Arial" w:cs="Arial"/>
        </w:rPr>
        <w:t>in character strings at one or both social levels.</w:t>
      </w:r>
      <w:r w:rsidR="002E32A9">
        <w:rPr>
          <w:rFonts w:ascii="Arial" w:hAnsi="Arial" w:cs="Arial"/>
        </w:rPr>
        <w:t xml:space="preserve"> </w:t>
      </w:r>
      <w:r w:rsidR="00777043">
        <w:rPr>
          <w:rFonts w:ascii="Arial" w:hAnsi="Arial" w:cs="Arial"/>
        </w:rPr>
        <w:t xml:space="preserve">We used the same </w:t>
      </w:r>
      <w:r w:rsidR="00060F8E">
        <w:rPr>
          <w:rFonts w:ascii="Arial" w:hAnsi="Arial" w:cs="Arial"/>
        </w:rPr>
        <w:t xml:space="preserve">pipeline </w:t>
      </w:r>
      <w:r w:rsidR="00777043">
        <w:rPr>
          <w:rFonts w:ascii="Arial" w:hAnsi="Arial" w:cs="Arial"/>
        </w:rPr>
        <w:t>described above to generate datasets of synthetic vocal</w:t>
      </w:r>
      <w:r w:rsidR="00243A64">
        <w:rPr>
          <w:rFonts w:ascii="Arial" w:hAnsi="Arial" w:cs="Arial"/>
        </w:rPr>
        <w:t xml:space="preserve">izations </w:t>
      </w:r>
      <w:r w:rsidR="00777043">
        <w:rPr>
          <w:rFonts w:ascii="Arial" w:hAnsi="Arial" w:cs="Arial"/>
        </w:rPr>
        <w:t xml:space="preserve">under each treatment combination. </w:t>
      </w:r>
      <w:r w:rsidR="003B70BF">
        <w:rPr>
          <w:rFonts w:ascii="Arial" w:hAnsi="Arial" w:cs="Arial"/>
        </w:rPr>
        <w:t xml:space="preserve">Then we analyzed both the character string and audio representations of the </w:t>
      </w:r>
      <w:r w:rsidR="00D4688B">
        <w:rPr>
          <w:rFonts w:ascii="Arial" w:hAnsi="Arial" w:cs="Arial"/>
        </w:rPr>
        <w:t>vocalizations</w:t>
      </w:r>
      <w:r w:rsidR="00F7569E">
        <w:rPr>
          <w:rFonts w:ascii="Arial" w:hAnsi="Arial" w:cs="Arial"/>
        </w:rPr>
        <w:t xml:space="preserve"> per treatment combination</w:t>
      </w:r>
      <w:r w:rsidR="00A52CB3">
        <w:rPr>
          <w:rFonts w:ascii="Arial" w:hAnsi="Arial" w:cs="Arial"/>
        </w:rPr>
        <w:t>. O</w:t>
      </w:r>
      <w:r w:rsidR="00466BEE">
        <w:rPr>
          <w:rFonts w:ascii="Arial" w:hAnsi="Arial" w:cs="Arial"/>
        </w:rPr>
        <w:t>ur results generated using the character strings</w:t>
      </w:r>
      <w:r w:rsidR="00CB4196">
        <w:rPr>
          <w:rFonts w:ascii="Arial" w:hAnsi="Arial" w:cs="Arial"/>
        </w:rPr>
        <w:t xml:space="preserve"> served as a b</w:t>
      </w:r>
      <w:r w:rsidR="00177929">
        <w:rPr>
          <w:rFonts w:ascii="Arial" w:hAnsi="Arial" w:cs="Arial"/>
        </w:rPr>
        <w:t>aseline or internal validation</w:t>
      </w:r>
      <w:r w:rsidR="00CB4196">
        <w:rPr>
          <w:rFonts w:ascii="Arial" w:hAnsi="Arial" w:cs="Arial"/>
        </w:rPr>
        <w:t xml:space="preserve"> for our ability to detect identity information</w:t>
      </w:r>
      <w:r w:rsidR="00D117C6">
        <w:rPr>
          <w:rFonts w:ascii="Arial" w:hAnsi="Arial" w:cs="Arial"/>
        </w:rPr>
        <w:t xml:space="preserve"> </w:t>
      </w:r>
      <w:r w:rsidR="00CB4196">
        <w:rPr>
          <w:rFonts w:ascii="Arial" w:hAnsi="Arial" w:cs="Arial"/>
        </w:rPr>
        <w:t xml:space="preserve">in the </w:t>
      </w:r>
      <w:r w:rsidR="009B13CF">
        <w:rPr>
          <w:rFonts w:ascii="Arial" w:hAnsi="Arial" w:cs="Arial"/>
        </w:rPr>
        <w:t xml:space="preserve">audio files of the </w:t>
      </w:r>
      <w:r w:rsidR="00CB4196">
        <w:rPr>
          <w:rFonts w:ascii="Arial" w:hAnsi="Arial" w:cs="Arial"/>
        </w:rPr>
        <w:t>synthetic vocalizations using traditional bioacoustics too</w:t>
      </w:r>
      <w:r w:rsidR="008D67C6">
        <w:rPr>
          <w:rFonts w:ascii="Arial" w:hAnsi="Arial" w:cs="Arial"/>
        </w:rPr>
        <w:t>l</w:t>
      </w:r>
      <w:r w:rsidR="00CB4196">
        <w:rPr>
          <w:rFonts w:ascii="Arial" w:hAnsi="Arial" w:cs="Arial"/>
        </w:rPr>
        <w:t>s.</w:t>
      </w:r>
    </w:p>
    <w:p w14:paraId="3A1BB58A" w14:textId="7A01B7E2" w:rsidR="00B639A6" w:rsidRDefault="00B639A6" w:rsidP="002212B1">
      <w:pPr>
        <w:pStyle w:val="NoSpacing"/>
        <w:spacing w:line="480" w:lineRule="auto"/>
        <w:ind w:firstLine="720"/>
        <w:rPr>
          <w:rFonts w:ascii="Arial" w:hAnsi="Arial" w:cs="Arial"/>
        </w:rPr>
      </w:pPr>
      <w:r>
        <w:rPr>
          <w:rFonts w:ascii="Arial" w:hAnsi="Arial" w:cs="Arial"/>
        </w:rPr>
        <w:t xml:space="preserve">We used a similar approach for analyzing synthetic datasets produced during our simulation experiments as for the example datasets described above. </w:t>
      </w:r>
      <w:r w:rsidR="00366407">
        <w:rPr>
          <w:rFonts w:ascii="Arial" w:hAnsi="Arial" w:cs="Arial"/>
        </w:rPr>
        <w:t>We measured distance</w:t>
      </w:r>
      <w:r w:rsidR="00AD345F">
        <w:rPr>
          <w:rFonts w:ascii="Arial" w:hAnsi="Arial" w:cs="Arial"/>
        </w:rPr>
        <w:t>s amongst the datasets of strings and audio files</w:t>
      </w:r>
      <w:r w:rsidR="00366407">
        <w:rPr>
          <w:rFonts w:ascii="Arial" w:hAnsi="Arial" w:cs="Arial"/>
        </w:rPr>
        <w:t xml:space="preserve"> with the edit distance or SPCC, respectively, and then performed multidimensional scaling to generate features. </w:t>
      </w:r>
      <w:r w:rsidR="002C0F5E">
        <w:rPr>
          <w:rFonts w:ascii="Arial" w:hAnsi="Arial" w:cs="Arial"/>
        </w:rPr>
        <w:t>We</w:t>
      </w:r>
      <w:r>
        <w:rPr>
          <w:rFonts w:ascii="Arial" w:hAnsi="Arial" w:cs="Arial"/>
        </w:rPr>
        <w:t xml:space="preserve"> </w:t>
      </w:r>
      <w:r w:rsidR="00366407">
        <w:rPr>
          <w:rFonts w:ascii="Arial" w:hAnsi="Arial" w:cs="Arial"/>
        </w:rPr>
        <w:t>checked values of the SPCC matrices for negative values</w:t>
      </w:r>
      <w:r w:rsidR="00B33EA1">
        <w:rPr>
          <w:rFonts w:ascii="Arial" w:hAnsi="Arial" w:cs="Arial"/>
        </w:rPr>
        <w:t xml:space="preserve"> or values of 1 </w:t>
      </w:r>
      <w:proofErr w:type="gramStart"/>
      <w:r w:rsidR="00B33EA1">
        <w:rPr>
          <w:rFonts w:ascii="Arial" w:hAnsi="Arial" w:cs="Arial"/>
        </w:rPr>
        <w:t>off of</w:t>
      </w:r>
      <w:proofErr w:type="gramEnd"/>
      <w:r w:rsidR="00B33EA1">
        <w:rPr>
          <w:rFonts w:ascii="Arial" w:hAnsi="Arial" w:cs="Arial"/>
        </w:rPr>
        <w:t xml:space="preserve"> the diagonal</w:t>
      </w:r>
      <w:r w:rsidR="000C647E">
        <w:rPr>
          <w:rFonts w:ascii="Arial" w:hAnsi="Arial" w:cs="Arial"/>
        </w:rPr>
        <w:t>.</w:t>
      </w:r>
      <w:r w:rsidR="00B33EA1">
        <w:rPr>
          <w:rFonts w:ascii="Arial" w:hAnsi="Arial" w:cs="Arial"/>
        </w:rPr>
        <w:t xml:space="preserve"> </w:t>
      </w:r>
      <w:r w:rsidR="000C647E">
        <w:rPr>
          <w:rFonts w:ascii="Arial" w:hAnsi="Arial" w:cs="Arial"/>
        </w:rPr>
        <w:t>We</w:t>
      </w:r>
      <w:r w:rsidR="00B33EA1">
        <w:rPr>
          <w:rFonts w:ascii="Arial" w:hAnsi="Arial" w:cs="Arial"/>
        </w:rPr>
        <w:t xml:space="preserve"> did not find either issue in any of the SPCC matrices across </w:t>
      </w:r>
      <w:r w:rsidR="003D3459">
        <w:rPr>
          <w:rFonts w:ascii="Arial" w:hAnsi="Arial" w:cs="Arial"/>
        </w:rPr>
        <w:t xml:space="preserve">iterations of </w:t>
      </w:r>
      <w:r w:rsidR="00B33EA1">
        <w:rPr>
          <w:rFonts w:ascii="Arial" w:hAnsi="Arial" w:cs="Arial"/>
        </w:rPr>
        <w:t>our treatment combinations</w:t>
      </w:r>
      <w:r w:rsidR="003E4D82">
        <w:rPr>
          <w:rFonts w:ascii="Arial" w:hAnsi="Arial" w:cs="Arial"/>
        </w:rPr>
        <w:t>. W</w:t>
      </w:r>
      <w:r>
        <w:rPr>
          <w:rFonts w:ascii="Arial" w:hAnsi="Arial" w:cs="Arial"/>
        </w:rPr>
        <w:t xml:space="preserve">e did not generate </w:t>
      </w:r>
      <w:r w:rsidR="001F2EBF">
        <w:rPr>
          <w:rFonts w:ascii="Arial" w:hAnsi="Arial" w:cs="Arial"/>
        </w:rPr>
        <w:t xml:space="preserve">acoustic space </w:t>
      </w:r>
      <w:r>
        <w:rPr>
          <w:rFonts w:ascii="Arial" w:hAnsi="Arial" w:cs="Arial"/>
        </w:rPr>
        <w:t>visualizations after performing multidimensional scaling</w:t>
      </w:r>
      <w:r w:rsidR="00DB4045">
        <w:rPr>
          <w:rFonts w:ascii="Arial" w:hAnsi="Arial" w:cs="Arial"/>
        </w:rPr>
        <w:t xml:space="preserve"> </w:t>
      </w:r>
      <w:r w:rsidR="003E4D82">
        <w:rPr>
          <w:rFonts w:ascii="Arial" w:hAnsi="Arial" w:cs="Arial"/>
        </w:rPr>
        <w:t>but rather used</w:t>
      </w:r>
      <w:r w:rsidR="00C27875">
        <w:rPr>
          <w:rFonts w:ascii="Arial" w:hAnsi="Arial" w:cs="Arial"/>
        </w:rPr>
        <w:t xml:space="preserve"> </w:t>
      </w:r>
      <w:r w:rsidR="003E4D82">
        <w:rPr>
          <w:rFonts w:ascii="Arial" w:hAnsi="Arial" w:cs="Arial"/>
        </w:rPr>
        <w:t xml:space="preserve">unsupervised clustering </w:t>
      </w:r>
      <w:r w:rsidR="00C27875">
        <w:rPr>
          <w:rFonts w:ascii="Arial" w:hAnsi="Arial" w:cs="Arial"/>
        </w:rPr>
        <w:t>and inferential statistic</w:t>
      </w:r>
      <w:r w:rsidR="00912C3F">
        <w:rPr>
          <w:rFonts w:ascii="Arial" w:hAnsi="Arial" w:cs="Arial"/>
        </w:rPr>
        <w:t>s</w:t>
      </w:r>
      <w:r w:rsidR="00C27875">
        <w:rPr>
          <w:rFonts w:ascii="Arial" w:hAnsi="Arial" w:cs="Arial"/>
        </w:rPr>
        <w:t xml:space="preserve"> </w:t>
      </w:r>
      <w:r w:rsidR="003E4D82">
        <w:rPr>
          <w:rFonts w:ascii="Arial" w:hAnsi="Arial" w:cs="Arial"/>
        </w:rPr>
        <w:t>tool</w:t>
      </w:r>
      <w:r w:rsidR="00C27875">
        <w:rPr>
          <w:rFonts w:ascii="Arial" w:hAnsi="Arial" w:cs="Arial"/>
        </w:rPr>
        <w:t xml:space="preserve">s to </w:t>
      </w:r>
      <w:r w:rsidR="003E4D82">
        <w:rPr>
          <w:rFonts w:ascii="Arial" w:hAnsi="Arial" w:cs="Arial"/>
        </w:rPr>
        <w:t>test our accuracy of information detection</w:t>
      </w:r>
      <w:r>
        <w:rPr>
          <w:rFonts w:ascii="Arial" w:hAnsi="Arial" w:cs="Arial"/>
        </w:rPr>
        <w:t>.</w:t>
      </w:r>
    </w:p>
    <w:p w14:paraId="6C9B5369" w14:textId="1E678512" w:rsidR="0018162F" w:rsidRDefault="00A925E3" w:rsidP="00493337">
      <w:pPr>
        <w:pStyle w:val="NoSpacing"/>
        <w:spacing w:line="480" w:lineRule="auto"/>
        <w:rPr>
          <w:rFonts w:ascii="Arial" w:hAnsi="Arial" w:cs="Arial"/>
        </w:rPr>
      </w:pPr>
      <w:r>
        <w:rPr>
          <w:rFonts w:ascii="Arial" w:hAnsi="Arial" w:cs="Arial"/>
        </w:rPr>
        <w:tab/>
        <w:t>As described above for our analysis of the example datasets, e</w:t>
      </w:r>
      <w:r w:rsidR="0018162F">
        <w:rPr>
          <w:rFonts w:ascii="Arial" w:hAnsi="Arial" w:cs="Arial"/>
        </w:rPr>
        <w:t xml:space="preserve">dit distance calculations sometimes yielded values of zero </w:t>
      </w:r>
      <w:proofErr w:type="gramStart"/>
      <w:r w:rsidR="0018162F">
        <w:rPr>
          <w:rFonts w:ascii="Arial" w:hAnsi="Arial" w:cs="Arial"/>
        </w:rPr>
        <w:t>off of</w:t>
      </w:r>
      <w:proofErr w:type="gramEnd"/>
      <w:r w:rsidR="0018162F">
        <w:rPr>
          <w:rFonts w:ascii="Arial" w:hAnsi="Arial" w:cs="Arial"/>
        </w:rPr>
        <w:t xml:space="preserve"> the diagonal, as </w:t>
      </w:r>
      <w:r>
        <w:rPr>
          <w:rFonts w:ascii="Arial" w:hAnsi="Arial" w:cs="Arial"/>
        </w:rPr>
        <w:t xml:space="preserve">we had </w:t>
      </w:r>
      <w:r w:rsidR="0018162F">
        <w:rPr>
          <w:rFonts w:ascii="Arial" w:hAnsi="Arial" w:cs="Arial"/>
        </w:rPr>
        <w:t>anticipated</w:t>
      </w:r>
      <w:r>
        <w:rPr>
          <w:rFonts w:ascii="Arial" w:hAnsi="Arial" w:cs="Arial"/>
        </w:rPr>
        <w:t xml:space="preserve">. </w:t>
      </w:r>
      <w:r w:rsidR="002D7CE7">
        <w:rPr>
          <w:rFonts w:ascii="Arial" w:hAnsi="Arial" w:cs="Arial"/>
        </w:rPr>
        <w:t>We replaced these values of zero with 0.1</w:t>
      </w:r>
      <w:r w:rsidR="00726B07">
        <w:rPr>
          <w:rFonts w:ascii="Arial" w:hAnsi="Arial" w:cs="Arial"/>
        </w:rPr>
        <w:t xml:space="preserve"> and performed validation of </w:t>
      </w:r>
      <w:r w:rsidR="00F577FD">
        <w:rPr>
          <w:rFonts w:ascii="Arial" w:hAnsi="Arial" w:cs="Arial"/>
        </w:rPr>
        <w:t xml:space="preserve">this decision against </w:t>
      </w:r>
      <w:r w:rsidR="00394960">
        <w:rPr>
          <w:rFonts w:ascii="Arial" w:hAnsi="Arial" w:cs="Arial"/>
        </w:rPr>
        <w:t>replacement with a value of 1</w:t>
      </w:r>
      <w:r w:rsidR="00356837">
        <w:rPr>
          <w:rFonts w:ascii="Arial" w:hAnsi="Arial" w:cs="Arial"/>
        </w:rPr>
        <w:t xml:space="preserve"> using the same analytical pipeline </w:t>
      </w:r>
      <w:r w:rsidR="00356837">
        <w:rPr>
          <w:rFonts w:ascii="Arial" w:hAnsi="Arial" w:cs="Arial"/>
        </w:rPr>
        <w:lastRenderedPageBreak/>
        <w:t>described below</w:t>
      </w:r>
      <w:r w:rsidR="00394960">
        <w:rPr>
          <w:rFonts w:ascii="Arial" w:hAnsi="Arial" w:cs="Arial"/>
        </w:rPr>
        <w:t xml:space="preserve">. Overall, we found that using a value of 0.1 to replace values of </w:t>
      </w:r>
      <w:r w:rsidR="00781EEA">
        <w:rPr>
          <w:rFonts w:ascii="Arial" w:hAnsi="Arial" w:cs="Arial"/>
        </w:rPr>
        <w:t>zero</w:t>
      </w:r>
      <w:r w:rsidR="00394960">
        <w:rPr>
          <w:rFonts w:ascii="Arial" w:hAnsi="Arial" w:cs="Arial"/>
        </w:rPr>
        <w:t xml:space="preserve"> </w:t>
      </w:r>
      <w:proofErr w:type="gramStart"/>
      <w:r w:rsidR="00394960">
        <w:rPr>
          <w:rFonts w:ascii="Arial" w:hAnsi="Arial" w:cs="Arial"/>
        </w:rPr>
        <w:t>off of</w:t>
      </w:r>
      <w:proofErr w:type="gramEnd"/>
      <w:r w:rsidR="00394960">
        <w:rPr>
          <w:rFonts w:ascii="Arial" w:hAnsi="Arial" w:cs="Arial"/>
        </w:rPr>
        <w:t xml:space="preserve"> the diagonal </w:t>
      </w:r>
      <w:r w:rsidR="00463CB2">
        <w:rPr>
          <w:rFonts w:ascii="Arial" w:hAnsi="Arial" w:cs="Arial"/>
        </w:rPr>
        <w:t xml:space="preserve">of the edit distance matrix </w:t>
      </w:r>
      <w:r w:rsidR="00394960">
        <w:rPr>
          <w:rFonts w:ascii="Arial" w:hAnsi="Arial" w:cs="Arial"/>
        </w:rPr>
        <w:t>led to higher accuracy of identity information detection compared to replacement with a value of 1.</w:t>
      </w:r>
      <w:r w:rsidR="00A16497">
        <w:rPr>
          <w:rFonts w:ascii="Arial" w:hAnsi="Arial" w:cs="Arial"/>
        </w:rPr>
        <w:t xml:space="preserve"> Also, </w:t>
      </w:r>
      <w:r w:rsidR="00D035C3">
        <w:rPr>
          <w:rFonts w:ascii="Arial" w:hAnsi="Arial" w:cs="Arial"/>
        </w:rPr>
        <w:t xml:space="preserve">in preliminary analyses </w:t>
      </w:r>
      <w:r w:rsidR="003902C4">
        <w:rPr>
          <w:rFonts w:ascii="Arial" w:hAnsi="Arial" w:cs="Arial"/>
        </w:rPr>
        <w:t xml:space="preserve">we </w:t>
      </w:r>
      <w:r w:rsidR="004F4C2C">
        <w:rPr>
          <w:rFonts w:ascii="Arial" w:hAnsi="Arial" w:cs="Arial"/>
        </w:rPr>
        <w:t xml:space="preserve">sometimes </w:t>
      </w:r>
      <w:r w:rsidR="00D1511B">
        <w:rPr>
          <w:rFonts w:ascii="Arial" w:hAnsi="Arial" w:cs="Arial"/>
        </w:rPr>
        <w:t>produced SPCC matrices with negative values that represented comparisons of vocalizations that were very structurally different.</w:t>
      </w:r>
      <w:r w:rsidR="0018162F">
        <w:rPr>
          <w:rFonts w:ascii="Arial" w:hAnsi="Arial" w:cs="Arial"/>
        </w:rPr>
        <w:t xml:space="preserve"> We</w:t>
      </w:r>
      <w:r w:rsidR="00D035C3">
        <w:rPr>
          <w:rFonts w:ascii="Arial" w:hAnsi="Arial" w:cs="Arial"/>
        </w:rPr>
        <w:t xml:space="preserve"> included code in our simulation experiments</w:t>
      </w:r>
      <w:r w:rsidR="0018162F">
        <w:rPr>
          <w:rFonts w:ascii="Arial" w:hAnsi="Arial" w:cs="Arial"/>
        </w:rPr>
        <w:t xml:space="preserve"> </w:t>
      </w:r>
      <w:r w:rsidR="00D035C3">
        <w:rPr>
          <w:rFonts w:ascii="Arial" w:hAnsi="Arial" w:cs="Arial"/>
        </w:rPr>
        <w:t xml:space="preserve">to </w:t>
      </w:r>
      <w:r w:rsidR="0018162F">
        <w:rPr>
          <w:rFonts w:ascii="Arial" w:hAnsi="Arial" w:cs="Arial"/>
        </w:rPr>
        <w:t xml:space="preserve">replace these negative values with the minimum positive non-zero value in the SPCC matrix, as </w:t>
      </w:r>
      <w:r w:rsidR="00A467A7">
        <w:rPr>
          <w:rFonts w:ascii="Arial" w:hAnsi="Arial" w:cs="Arial"/>
        </w:rPr>
        <w:t>multidimensional scaling</w:t>
      </w:r>
      <w:r w:rsidR="0018162F">
        <w:rPr>
          <w:rFonts w:ascii="Arial" w:hAnsi="Arial" w:cs="Arial"/>
        </w:rPr>
        <w:t xml:space="preserve"> require</w:t>
      </w:r>
      <w:r w:rsidR="00A467A7">
        <w:rPr>
          <w:rFonts w:ascii="Arial" w:hAnsi="Arial" w:cs="Arial"/>
        </w:rPr>
        <w:t>s</w:t>
      </w:r>
      <w:r w:rsidR="0018162F">
        <w:rPr>
          <w:rFonts w:ascii="Arial" w:hAnsi="Arial" w:cs="Arial"/>
        </w:rPr>
        <w:t xml:space="preserve"> positive sign values.</w:t>
      </w:r>
      <w:r w:rsidR="008240FF">
        <w:rPr>
          <w:rFonts w:ascii="Arial" w:hAnsi="Arial" w:cs="Arial"/>
        </w:rPr>
        <w:t xml:space="preserve"> </w:t>
      </w:r>
      <w:r w:rsidR="00D035C3">
        <w:rPr>
          <w:rFonts w:ascii="Arial" w:hAnsi="Arial" w:cs="Arial"/>
        </w:rPr>
        <w:t>W</w:t>
      </w:r>
      <w:r w:rsidR="009F7F1B">
        <w:rPr>
          <w:rFonts w:ascii="Arial" w:hAnsi="Arial" w:cs="Arial"/>
        </w:rPr>
        <w:t xml:space="preserve">e </w:t>
      </w:r>
      <w:r w:rsidR="00D035C3">
        <w:rPr>
          <w:rFonts w:ascii="Arial" w:hAnsi="Arial" w:cs="Arial"/>
        </w:rPr>
        <w:t xml:space="preserve">also </w:t>
      </w:r>
      <w:r w:rsidR="009F7F1B">
        <w:rPr>
          <w:rFonts w:ascii="Arial" w:hAnsi="Arial" w:cs="Arial"/>
        </w:rPr>
        <w:t xml:space="preserve">added code to </w:t>
      </w:r>
      <w:r w:rsidR="00B65ABD">
        <w:rPr>
          <w:rFonts w:ascii="Arial" w:hAnsi="Arial" w:cs="Arial"/>
        </w:rPr>
        <w:t xml:space="preserve">change values of 1 </w:t>
      </w:r>
      <w:proofErr w:type="gramStart"/>
      <w:r w:rsidR="00B65ABD">
        <w:rPr>
          <w:rFonts w:ascii="Arial" w:hAnsi="Arial" w:cs="Arial"/>
        </w:rPr>
        <w:t>off of</w:t>
      </w:r>
      <w:proofErr w:type="gramEnd"/>
      <w:r w:rsidR="00B65ABD">
        <w:rPr>
          <w:rFonts w:ascii="Arial" w:hAnsi="Arial" w:cs="Arial"/>
        </w:rPr>
        <w:t xml:space="preserve"> the diagonal to the second largest similarity value in the given SPCC matrix</w:t>
      </w:r>
      <w:r w:rsidR="001B4281">
        <w:rPr>
          <w:rFonts w:ascii="Arial" w:hAnsi="Arial" w:cs="Arial"/>
        </w:rPr>
        <w:t xml:space="preserve">, although later we found that changing the hyperparameter for stochasticity in </w:t>
      </w:r>
      <w:proofErr w:type="spellStart"/>
      <w:r w:rsidR="001B4281">
        <w:rPr>
          <w:rFonts w:ascii="Arial" w:hAnsi="Arial" w:cs="Arial"/>
        </w:rPr>
        <w:t>soundgen</w:t>
      </w:r>
      <w:proofErr w:type="spellEnd"/>
      <w:r w:rsidR="001B4281">
        <w:rPr>
          <w:rFonts w:ascii="Arial" w:hAnsi="Arial" w:cs="Arial"/>
        </w:rPr>
        <w:t xml:space="preserve"> audio file generation fixed these issues</w:t>
      </w:r>
      <w:r w:rsidR="00B65ABD">
        <w:rPr>
          <w:rFonts w:ascii="Arial" w:hAnsi="Arial" w:cs="Arial"/>
        </w:rPr>
        <w:t>.</w:t>
      </w:r>
      <w:r w:rsidR="00A75260">
        <w:rPr>
          <w:rFonts w:ascii="Arial" w:hAnsi="Arial" w:cs="Arial"/>
        </w:rPr>
        <w:t xml:space="preserve"> </w:t>
      </w:r>
      <w:r w:rsidR="00DD09F7">
        <w:rPr>
          <w:rFonts w:ascii="Arial" w:hAnsi="Arial" w:cs="Arial"/>
        </w:rPr>
        <w:t xml:space="preserve">The final version of our simulation experiment code </w:t>
      </w:r>
      <w:r w:rsidR="00A75260">
        <w:rPr>
          <w:rFonts w:ascii="Arial" w:hAnsi="Arial" w:cs="Arial"/>
        </w:rPr>
        <w:t>track</w:t>
      </w:r>
      <w:r w:rsidR="00DD09F7">
        <w:rPr>
          <w:rFonts w:ascii="Arial" w:hAnsi="Arial" w:cs="Arial"/>
        </w:rPr>
        <w:t>s</w:t>
      </w:r>
      <w:r w:rsidR="00A75260">
        <w:rPr>
          <w:rFonts w:ascii="Arial" w:hAnsi="Arial" w:cs="Arial"/>
        </w:rPr>
        <w:t xml:space="preserve"> </w:t>
      </w:r>
      <w:proofErr w:type="gramStart"/>
      <w:r w:rsidR="00A75260">
        <w:rPr>
          <w:rFonts w:ascii="Arial" w:hAnsi="Arial" w:cs="Arial"/>
        </w:rPr>
        <w:t>all of</w:t>
      </w:r>
      <w:proofErr w:type="gramEnd"/>
      <w:r w:rsidR="00A75260">
        <w:rPr>
          <w:rFonts w:ascii="Arial" w:hAnsi="Arial" w:cs="Arial"/>
        </w:rPr>
        <w:t xml:space="preserve"> these modifications in the results of our simulation experiments</w:t>
      </w:r>
      <w:r w:rsidR="00F87EA2">
        <w:rPr>
          <w:rFonts w:ascii="Arial" w:hAnsi="Arial" w:cs="Arial"/>
        </w:rPr>
        <w:t>, so there is a record of the number of cells in each matrix that were found to be problematic, and the values we used to modify these cells</w:t>
      </w:r>
      <w:r w:rsidR="002C1B22">
        <w:rPr>
          <w:rFonts w:ascii="Arial" w:hAnsi="Arial" w:cs="Arial"/>
        </w:rPr>
        <w:t>.</w:t>
      </w:r>
      <w:r w:rsidR="00DD09F7">
        <w:rPr>
          <w:rFonts w:ascii="Arial" w:hAnsi="Arial" w:cs="Arial"/>
        </w:rPr>
        <w:t xml:space="preserve"> However, in our final experimental results, we did not find any of the issues listed above across our SPCC matrices.</w:t>
      </w:r>
    </w:p>
    <w:p w14:paraId="1B6C215D" w14:textId="61882F2C" w:rsidR="002E32A9" w:rsidRDefault="00FF0F7F" w:rsidP="00493337">
      <w:pPr>
        <w:pStyle w:val="NoSpacing"/>
        <w:spacing w:line="480" w:lineRule="auto"/>
        <w:rPr>
          <w:rFonts w:ascii="Arial" w:hAnsi="Arial" w:cs="Arial"/>
        </w:rPr>
      </w:pPr>
      <w:r>
        <w:rPr>
          <w:rFonts w:ascii="Arial" w:hAnsi="Arial" w:cs="Arial"/>
        </w:rPr>
        <w:tab/>
      </w:r>
      <w:r w:rsidR="005A365C">
        <w:rPr>
          <w:rFonts w:ascii="Arial" w:hAnsi="Arial" w:cs="Arial"/>
        </w:rPr>
        <w:t xml:space="preserve">In each iteration of our experiment, we applied </w:t>
      </w:r>
      <w:r w:rsidR="00E75E75">
        <w:rPr>
          <w:rFonts w:ascii="Arial" w:hAnsi="Arial" w:cs="Arial"/>
        </w:rPr>
        <w:t>multidimensional scaling</w:t>
      </w:r>
      <w:r w:rsidR="00946F99">
        <w:rPr>
          <w:rFonts w:ascii="Arial" w:hAnsi="Arial" w:cs="Arial"/>
        </w:rPr>
        <w:t xml:space="preserve"> the edit and SPCC distance matrices as described above for the example datasets, although with minor changes. </w:t>
      </w:r>
      <w:r w:rsidR="00D118B6">
        <w:rPr>
          <w:rFonts w:ascii="Arial" w:hAnsi="Arial" w:cs="Arial"/>
        </w:rPr>
        <w:t>We used 2 total dimensions when the number of classes was 2, and 10 dimensions for all other classes (4, 6, 8).</w:t>
      </w:r>
      <w:r w:rsidR="001C15FC">
        <w:rPr>
          <w:rFonts w:ascii="Arial" w:hAnsi="Arial" w:cs="Arial"/>
        </w:rPr>
        <w:t xml:space="preserve"> </w:t>
      </w:r>
      <w:r w:rsidR="00F320B9">
        <w:rPr>
          <w:rFonts w:ascii="Arial" w:hAnsi="Arial" w:cs="Arial"/>
        </w:rPr>
        <w:t>We chose this number of dimensions given constraints posed by the size of the dataset, but also to increase computational efficiency with increasing numbers of classes.</w:t>
      </w:r>
      <w:r w:rsidR="00F353CB">
        <w:rPr>
          <w:rFonts w:ascii="Arial" w:hAnsi="Arial" w:cs="Arial"/>
        </w:rPr>
        <w:t xml:space="preserve"> Following multidimensional scaling, </w:t>
      </w:r>
      <w:r w:rsidR="001A1602">
        <w:rPr>
          <w:rFonts w:ascii="Arial" w:hAnsi="Arial" w:cs="Arial"/>
        </w:rPr>
        <w:t>we</w:t>
      </w:r>
      <w:r w:rsidR="00DB00FD">
        <w:rPr>
          <w:rFonts w:ascii="Arial" w:hAnsi="Arial" w:cs="Arial"/>
        </w:rPr>
        <w:t xml:space="preserve"> performed k-means clustering on the edit distance or SPCC features</w:t>
      </w:r>
      <w:r w:rsidR="001F479D">
        <w:rPr>
          <w:rFonts w:ascii="Arial" w:hAnsi="Arial" w:cs="Arial"/>
        </w:rPr>
        <w:t>. We</w:t>
      </w:r>
      <w:r w:rsidR="00BD23C5">
        <w:rPr>
          <w:rFonts w:ascii="Arial" w:hAnsi="Arial" w:cs="Arial"/>
        </w:rPr>
        <w:t xml:space="preserve"> us</w:t>
      </w:r>
      <w:r w:rsidR="001F479D">
        <w:rPr>
          <w:rFonts w:ascii="Arial" w:hAnsi="Arial" w:cs="Arial"/>
        </w:rPr>
        <w:t>ed</w:t>
      </w:r>
      <w:r w:rsidR="00BD23C5">
        <w:rPr>
          <w:rFonts w:ascii="Arial" w:hAnsi="Arial" w:cs="Arial"/>
        </w:rPr>
        <w:t xml:space="preserve"> </w:t>
      </w:r>
      <w:r w:rsidR="00305E66">
        <w:rPr>
          <w:rFonts w:ascii="Arial" w:hAnsi="Arial" w:cs="Arial"/>
        </w:rPr>
        <w:t xml:space="preserve">the </w:t>
      </w:r>
      <w:r w:rsidR="001F479D">
        <w:rPr>
          <w:rFonts w:ascii="Arial" w:hAnsi="Arial" w:cs="Arial"/>
        </w:rPr>
        <w:t xml:space="preserve">k-means implementation from the </w:t>
      </w:r>
      <w:r w:rsidR="00305E66">
        <w:rPr>
          <w:rFonts w:ascii="Arial" w:hAnsi="Arial" w:cs="Arial"/>
        </w:rPr>
        <w:t xml:space="preserve">stats package version </w:t>
      </w:r>
      <w:r w:rsidR="00403C76">
        <w:rPr>
          <w:rFonts w:ascii="Arial" w:hAnsi="Arial" w:cs="Arial"/>
        </w:rPr>
        <w:t>4.3.0</w:t>
      </w:r>
      <w:r w:rsidR="00626923">
        <w:rPr>
          <w:rFonts w:ascii="Arial" w:hAnsi="Arial" w:cs="Arial"/>
        </w:rPr>
        <w:t xml:space="preserve"> (CITE R Core Team)</w:t>
      </w:r>
      <w:r w:rsidR="00305E66">
        <w:rPr>
          <w:rFonts w:ascii="Arial" w:hAnsi="Arial" w:cs="Arial"/>
        </w:rPr>
        <w:t xml:space="preserve"> with </w:t>
      </w:r>
      <w:r w:rsidR="00305E66">
        <w:rPr>
          <w:rFonts w:ascii="Arial" w:hAnsi="Arial" w:cs="Arial"/>
        </w:rPr>
        <w:lastRenderedPageBreak/>
        <w:t>the Hartigan and Wong algorithm</w:t>
      </w:r>
      <w:r w:rsidR="00121D80">
        <w:rPr>
          <w:rFonts w:ascii="Arial" w:hAnsi="Arial" w:cs="Arial"/>
        </w:rPr>
        <w:t xml:space="preserve"> </w:t>
      </w:r>
      <w:r w:rsidR="00121D80">
        <w:rPr>
          <w:rFonts w:ascii="Arial" w:hAnsi="Arial" w:cs="Arial"/>
        </w:rPr>
        <w:fldChar w:fldCharType="begin"/>
      </w:r>
      <w:r w:rsidR="00F07E83">
        <w:rPr>
          <w:rFonts w:ascii="Arial" w:hAnsi="Arial" w:cs="Arial"/>
        </w:rPr>
        <w:instrText xml:space="preserve"> ADDIN ZOTERO_ITEM CSL_CITATION {"citationID":"bBMIqMKV","properties":{"formattedCitation":"(35)","plainCitation":"(35)","noteIndex":0},"citationItems":[{"id":26079,"uris":["http://zotero.org/groups/5786507/items/Z98YGRR9"],"itemData":{"id":26079,"type":"article-journal","container-title":"Journal of the Royal Statistical Society. Series C (Applied Statistics)","DOI":"10.2307/2346830","ISSN":"0035-9254","issue":"1","note":"publisher: [Royal Statistical Society, Oxford University Press]","page":"100-108","source":"JSTOR","title":"Algorithm AS 136: A K-Means Clustering Algorithm","title-short":"Algorithm AS 136","volume":"28","author":[{"family":"Hartigan","given":"J. A."},{"family":"Wong","given":"M. A."}],"issued":{"date-parts":[["1979"]]}}}],"schema":"https://github.com/citation-style-language/schema/raw/master/csl-citation.json"} </w:instrText>
      </w:r>
      <w:r w:rsidR="00121D80">
        <w:rPr>
          <w:rFonts w:ascii="Arial" w:hAnsi="Arial" w:cs="Arial"/>
        </w:rPr>
        <w:fldChar w:fldCharType="separate"/>
      </w:r>
      <w:r w:rsidR="00F07E83">
        <w:rPr>
          <w:rFonts w:ascii="Arial" w:hAnsi="Arial" w:cs="Arial"/>
        </w:rPr>
        <w:t>(35)</w:t>
      </w:r>
      <w:r w:rsidR="00121D80">
        <w:rPr>
          <w:rFonts w:ascii="Arial" w:hAnsi="Arial" w:cs="Arial"/>
        </w:rPr>
        <w:fldChar w:fldCharType="end"/>
      </w:r>
      <w:r w:rsidR="001F479D">
        <w:rPr>
          <w:rFonts w:ascii="Arial" w:hAnsi="Arial" w:cs="Arial"/>
        </w:rPr>
        <w:t xml:space="preserve"> </w:t>
      </w:r>
      <w:r w:rsidR="00E538C0">
        <w:rPr>
          <w:rFonts w:ascii="Arial" w:hAnsi="Arial" w:cs="Arial"/>
        </w:rPr>
        <w:t>with 10 iterations maximum, and</w:t>
      </w:r>
      <w:r w:rsidR="00174B15">
        <w:rPr>
          <w:rFonts w:ascii="Arial" w:hAnsi="Arial" w:cs="Arial"/>
        </w:rPr>
        <w:t xml:space="preserve"> we set</w:t>
      </w:r>
      <w:r w:rsidR="00E538C0">
        <w:rPr>
          <w:rFonts w:ascii="Arial" w:hAnsi="Arial" w:cs="Arial"/>
        </w:rPr>
        <w:t xml:space="preserve"> the number of centers to the number of </w:t>
      </w:r>
      <w:r w:rsidR="00AB478F">
        <w:rPr>
          <w:rFonts w:ascii="Arial" w:hAnsi="Arial" w:cs="Arial"/>
        </w:rPr>
        <w:t xml:space="preserve">true </w:t>
      </w:r>
      <w:r w:rsidR="00E538C0">
        <w:rPr>
          <w:rFonts w:ascii="Arial" w:hAnsi="Arial" w:cs="Arial"/>
        </w:rPr>
        <w:t>classes</w:t>
      </w:r>
      <w:r w:rsidR="0096461C">
        <w:rPr>
          <w:rFonts w:ascii="Arial" w:hAnsi="Arial" w:cs="Arial"/>
        </w:rPr>
        <w:t>.</w:t>
      </w:r>
      <w:r w:rsidR="00647FF5">
        <w:rPr>
          <w:rFonts w:ascii="Arial" w:hAnsi="Arial" w:cs="Arial"/>
        </w:rPr>
        <w:t xml:space="preserve"> We performed k-means clustering at each social level to </w:t>
      </w:r>
      <w:r w:rsidR="00407BA1">
        <w:rPr>
          <w:rFonts w:ascii="Arial" w:hAnsi="Arial" w:cs="Arial"/>
        </w:rPr>
        <w:t xml:space="preserve">yield predicted cluster labels that we could compare to original class labels </w:t>
      </w:r>
      <w:r w:rsidR="005008B9">
        <w:rPr>
          <w:rFonts w:ascii="Arial" w:hAnsi="Arial" w:cs="Arial"/>
        </w:rPr>
        <w:t>and</w:t>
      </w:r>
      <w:r w:rsidR="00407BA1">
        <w:rPr>
          <w:rFonts w:ascii="Arial" w:hAnsi="Arial" w:cs="Arial"/>
        </w:rPr>
        <w:t xml:space="preserve"> compute</w:t>
      </w:r>
      <w:r w:rsidR="00647FF5">
        <w:rPr>
          <w:rFonts w:ascii="Arial" w:hAnsi="Arial" w:cs="Arial"/>
        </w:rPr>
        <w:t xml:space="preserve"> </w:t>
      </w:r>
      <w:r w:rsidR="005008B9">
        <w:rPr>
          <w:rFonts w:ascii="Arial" w:hAnsi="Arial" w:cs="Arial"/>
        </w:rPr>
        <w:t>the</w:t>
      </w:r>
      <w:r w:rsidR="00407BA1">
        <w:rPr>
          <w:rFonts w:ascii="Arial" w:hAnsi="Arial" w:cs="Arial"/>
        </w:rPr>
        <w:t xml:space="preserve"> </w:t>
      </w:r>
      <w:r w:rsidR="00647FF5">
        <w:rPr>
          <w:rFonts w:ascii="Arial" w:hAnsi="Arial" w:cs="Arial"/>
        </w:rPr>
        <w:t xml:space="preserve">accuracy of information detection </w:t>
      </w:r>
      <w:r w:rsidR="00407BA1">
        <w:rPr>
          <w:rFonts w:ascii="Arial" w:hAnsi="Arial" w:cs="Arial"/>
        </w:rPr>
        <w:t>at each social level. At the group level, we randomly selected 1 vocalization per individual within a group to maintain symmetry in sample size between social levels. At the individual level, we performed clustering of individuals’ vocalizations within a group for each group in the given dataset</w:t>
      </w:r>
      <w:r w:rsidR="00024029">
        <w:rPr>
          <w:rFonts w:ascii="Arial" w:hAnsi="Arial" w:cs="Arial"/>
        </w:rPr>
        <w:t>.</w:t>
      </w:r>
      <w:r w:rsidR="00AB04AC">
        <w:rPr>
          <w:rFonts w:ascii="Arial" w:hAnsi="Arial" w:cs="Arial"/>
        </w:rPr>
        <w:t xml:space="preserve"> We then used a bipartite mapping approach to calculate the accuracy with which predicted labels matched original class labels</w:t>
      </w:r>
      <w:r w:rsidR="0009744C">
        <w:rPr>
          <w:rFonts w:ascii="Arial" w:hAnsi="Arial" w:cs="Arial"/>
        </w:rPr>
        <w:t xml:space="preserve">. </w:t>
      </w:r>
      <w:r w:rsidR="00BA1D10">
        <w:rPr>
          <w:rFonts w:ascii="Arial" w:hAnsi="Arial" w:cs="Arial"/>
        </w:rPr>
        <w:t>This bipartite mapping approach entailed computing all possible accuracy values by using each possible mapping between unique cluster and class labels. We calculated the maximum accuracy score across all possible accuracy values at each social level. For individual-level calculations, we averaged these accuracy calculations across groups.</w:t>
      </w:r>
      <w:r w:rsidR="0009744C">
        <w:rPr>
          <w:rFonts w:ascii="Arial" w:hAnsi="Arial" w:cs="Arial"/>
        </w:rPr>
        <w:t xml:space="preserve"> </w:t>
      </w:r>
      <w:r w:rsidR="00475501">
        <w:rPr>
          <w:rFonts w:ascii="Arial" w:hAnsi="Arial" w:cs="Arial"/>
        </w:rPr>
        <w:t xml:space="preserve">We generally expected to find higher clustering accuracy back to original class labels at the social level that we used to originally encode the most identity information in the synthetic vocalizations. </w:t>
      </w:r>
      <w:commentRangeStart w:id="64"/>
      <w:commentRangeStart w:id="65"/>
      <w:commentRangeStart w:id="66"/>
      <w:r w:rsidR="00475501">
        <w:rPr>
          <w:rFonts w:ascii="Arial" w:hAnsi="Arial" w:cs="Arial"/>
        </w:rPr>
        <w:t>We also expected to identify clustering accuracies that were generally lower for spectrographic cross-correlation than the edit distance, since spectrographic cross-correlation was performed on strings transformed into synthetic audio files, which may have led to losses of the original information or added noise</w:t>
      </w:r>
      <w:commentRangeEnd w:id="64"/>
      <w:r w:rsidR="00475501">
        <w:rPr>
          <w:rStyle w:val="CommentReference"/>
        </w:rPr>
        <w:commentReference w:id="64"/>
      </w:r>
      <w:commentRangeEnd w:id="65"/>
      <w:r w:rsidR="00475501">
        <w:rPr>
          <w:rStyle w:val="CommentReference"/>
        </w:rPr>
        <w:commentReference w:id="65"/>
      </w:r>
      <w:commentRangeEnd w:id="66"/>
      <w:r w:rsidR="00475501">
        <w:rPr>
          <w:rStyle w:val="CommentReference"/>
        </w:rPr>
        <w:commentReference w:id="66"/>
      </w:r>
      <w:r w:rsidR="00475501">
        <w:rPr>
          <w:rFonts w:ascii="Arial" w:hAnsi="Arial" w:cs="Arial"/>
        </w:rPr>
        <w:t>.</w:t>
      </w:r>
    </w:p>
    <w:p w14:paraId="1F79CBBD" w14:textId="2A16BA2D" w:rsidR="00FD1E50" w:rsidRDefault="00F817E7" w:rsidP="00493337">
      <w:pPr>
        <w:pStyle w:val="NoSpacing"/>
        <w:spacing w:line="480" w:lineRule="auto"/>
        <w:rPr>
          <w:rFonts w:ascii="Arial" w:hAnsi="Arial" w:cs="Arial"/>
        </w:rPr>
      </w:pPr>
      <w:r>
        <w:rPr>
          <w:rFonts w:ascii="Arial" w:hAnsi="Arial" w:cs="Arial"/>
        </w:rPr>
        <w:tab/>
        <w:t xml:space="preserve">Finally, we </w:t>
      </w:r>
      <w:r w:rsidR="00B3436C">
        <w:rPr>
          <w:rFonts w:ascii="Arial" w:hAnsi="Arial" w:cs="Arial"/>
        </w:rPr>
        <w:t xml:space="preserve">calculated </w:t>
      </w:r>
      <w:r w:rsidR="00FD1E50">
        <w:rPr>
          <w:rFonts w:ascii="Arial" w:hAnsi="Arial" w:cs="Arial"/>
        </w:rPr>
        <w:t xml:space="preserve">the </w:t>
      </w:r>
      <w:r w:rsidR="00B3436C">
        <w:rPr>
          <w:rFonts w:ascii="Arial" w:hAnsi="Arial" w:cs="Arial"/>
        </w:rPr>
        <w:t>effect size</w:t>
      </w:r>
      <w:r w:rsidR="00FD1E50">
        <w:rPr>
          <w:rFonts w:ascii="Arial" w:hAnsi="Arial" w:cs="Arial"/>
        </w:rPr>
        <w:t xml:space="preserve"> of clustering accuracies between social levels for each measurement method (edit distance or SPCC) and experimental treatment combination (information encoding and </w:t>
      </w:r>
      <w:r w:rsidR="00AC4E5D">
        <w:rPr>
          <w:rFonts w:ascii="Arial" w:hAnsi="Arial" w:cs="Arial"/>
        </w:rPr>
        <w:t>the number of classes at each social level</w:t>
      </w:r>
      <w:r w:rsidR="00FD1E50">
        <w:rPr>
          <w:rFonts w:ascii="Arial" w:hAnsi="Arial" w:cs="Arial"/>
        </w:rPr>
        <w:t>).</w:t>
      </w:r>
      <w:r w:rsidR="00AC4E5D">
        <w:rPr>
          <w:rFonts w:ascii="Arial" w:hAnsi="Arial" w:cs="Arial"/>
        </w:rPr>
        <w:t xml:space="preserve"> </w:t>
      </w:r>
      <w:r w:rsidR="00055519">
        <w:rPr>
          <w:rFonts w:ascii="Arial" w:hAnsi="Arial" w:cs="Arial"/>
        </w:rPr>
        <w:t xml:space="preserve">We used effect sizes as an approach to quantify the statistical significance of our </w:t>
      </w:r>
      <w:r w:rsidR="00055519">
        <w:rPr>
          <w:rFonts w:ascii="Arial" w:hAnsi="Arial" w:cs="Arial"/>
        </w:rPr>
        <w:lastRenderedPageBreak/>
        <w:t xml:space="preserve">accuracy of information detection for the social level at which we had encoded the most information. Effect size calculations </w:t>
      </w:r>
      <w:r w:rsidR="002A62CC">
        <w:rPr>
          <w:rFonts w:ascii="Arial" w:hAnsi="Arial" w:cs="Arial"/>
        </w:rPr>
        <w:t>were a more direct way of addressing our ability to accurately detect</w:t>
      </w:r>
      <w:r w:rsidR="002720F5">
        <w:rPr>
          <w:rFonts w:ascii="Arial" w:hAnsi="Arial" w:cs="Arial"/>
        </w:rPr>
        <w:t xml:space="preserve"> the social level</w:t>
      </w:r>
      <w:r w:rsidR="00596509">
        <w:rPr>
          <w:rFonts w:ascii="Arial" w:hAnsi="Arial" w:cs="Arial"/>
        </w:rPr>
        <w:t xml:space="preserve"> for which</w:t>
      </w:r>
      <w:r w:rsidR="002720F5">
        <w:rPr>
          <w:rFonts w:ascii="Arial" w:hAnsi="Arial" w:cs="Arial"/>
        </w:rPr>
        <w:t xml:space="preserve"> we had originally encoded more </w:t>
      </w:r>
      <w:r w:rsidR="002A62CC">
        <w:rPr>
          <w:rFonts w:ascii="Arial" w:hAnsi="Arial" w:cs="Arial"/>
        </w:rPr>
        <w:t>identity information</w:t>
      </w:r>
      <w:r w:rsidR="002720F5">
        <w:rPr>
          <w:rFonts w:ascii="Arial" w:hAnsi="Arial" w:cs="Arial"/>
        </w:rPr>
        <w:t>.</w:t>
      </w:r>
      <w:r w:rsidR="00D4345B">
        <w:rPr>
          <w:rFonts w:ascii="Arial" w:hAnsi="Arial" w:cs="Arial"/>
        </w:rPr>
        <w:t xml:space="preserve"> Direct comparisons of accuracy values between social levels, amongst experimental treatments, and between </w:t>
      </w:r>
      <w:r w:rsidR="00A435E1">
        <w:rPr>
          <w:rFonts w:ascii="Arial" w:hAnsi="Arial" w:cs="Arial"/>
        </w:rPr>
        <w:t>measurement methods were useful for qualitative interpretations of our ability to accurately detect identity information</w:t>
      </w:r>
      <w:r w:rsidR="00817A41">
        <w:rPr>
          <w:rFonts w:ascii="Arial" w:hAnsi="Arial" w:cs="Arial"/>
        </w:rPr>
        <w:t>.</w:t>
      </w:r>
      <w:r w:rsidR="00BF3D55">
        <w:rPr>
          <w:rFonts w:ascii="Arial" w:hAnsi="Arial" w:cs="Arial"/>
        </w:rPr>
        <w:t xml:space="preserve"> However, </w:t>
      </w:r>
      <w:r w:rsidR="00DC6617">
        <w:rPr>
          <w:rFonts w:ascii="Arial" w:hAnsi="Arial" w:cs="Arial"/>
        </w:rPr>
        <w:t xml:space="preserve">direct comparisons of </w:t>
      </w:r>
      <w:r w:rsidR="00BF3D55">
        <w:rPr>
          <w:rFonts w:ascii="Arial" w:hAnsi="Arial" w:cs="Arial"/>
        </w:rPr>
        <w:t>the accuracy values</w:t>
      </w:r>
      <w:r w:rsidR="00DC6617">
        <w:rPr>
          <w:rFonts w:ascii="Arial" w:hAnsi="Arial" w:cs="Arial"/>
        </w:rPr>
        <w:t xml:space="preserve"> for statistical inference</w:t>
      </w:r>
      <w:r w:rsidR="00BF3D55">
        <w:rPr>
          <w:rFonts w:ascii="Arial" w:hAnsi="Arial" w:cs="Arial"/>
        </w:rPr>
        <w:t xml:space="preserve"> </w:t>
      </w:r>
      <w:r w:rsidR="00DC6617">
        <w:rPr>
          <w:rFonts w:ascii="Arial" w:hAnsi="Arial" w:cs="Arial"/>
        </w:rPr>
        <w:t>can be misleading, because they</w:t>
      </w:r>
      <w:r w:rsidR="00BF3D55">
        <w:rPr>
          <w:rFonts w:ascii="Arial" w:hAnsi="Arial" w:cs="Arial"/>
        </w:rPr>
        <w:t xml:space="preserve"> only hold meaning with respect to </w:t>
      </w:r>
      <w:r w:rsidR="003623DC">
        <w:rPr>
          <w:rFonts w:ascii="Arial" w:hAnsi="Arial" w:cs="Arial"/>
        </w:rPr>
        <w:t xml:space="preserve">random chance levels given </w:t>
      </w:r>
      <w:r w:rsidR="00BF3D55">
        <w:rPr>
          <w:rFonts w:ascii="Arial" w:hAnsi="Arial" w:cs="Arial"/>
        </w:rPr>
        <w:t>the size of each dataset</w:t>
      </w:r>
      <w:r w:rsidR="003623DC">
        <w:rPr>
          <w:rFonts w:ascii="Arial" w:hAnsi="Arial" w:cs="Arial"/>
        </w:rPr>
        <w:t>.</w:t>
      </w:r>
      <w:r w:rsidR="003329A0">
        <w:rPr>
          <w:rFonts w:ascii="Arial" w:hAnsi="Arial" w:cs="Arial"/>
        </w:rPr>
        <w:t xml:space="preserve"> </w:t>
      </w:r>
      <w:r w:rsidR="00AC4E5D">
        <w:rPr>
          <w:rFonts w:ascii="Arial" w:hAnsi="Arial" w:cs="Arial"/>
        </w:rPr>
        <w:t>We used Cliff’s delta for our effect size calculations</w:t>
      </w:r>
      <w:r w:rsidR="00B43562">
        <w:rPr>
          <w:rFonts w:ascii="Arial" w:hAnsi="Arial" w:cs="Arial"/>
        </w:rPr>
        <w:t xml:space="preserve"> </w:t>
      </w:r>
      <w:r w:rsidR="003755FF">
        <w:rPr>
          <w:rFonts w:ascii="Arial" w:hAnsi="Arial" w:cs="Arial"/>
        </w:rPr>
        <w:t xml:space="preserve">with the </w:t>
      </w:r>
      <w:commentRangeStart w:id="67"/>
      <w:proofErr w:type="spellStart"/>
      <w:r w:rsidR="003755FF">
        <w:rPr>
          <w:rFonts w:ascii="Arial" w:hAnsi="Arial" w:cs="Arial"/>
        </w:rPr>
        <w:t>effsize</w:t>
      </w:r>
      <w:proofErr w:type="spellEnd"/>
      <w:r w:rsidR="003755FF">
        <w:rPr>
          <w:rFonts w:ascii="Arial" w:hAnsi="Arial" w:cs="Arial"/>
        </w:rPr>
        <w:t xml:space="preserve"> package version 0.8.1 </w:t>
      </w:r>
      <w:commentRangeEnd w:id="67"/>
      <w:r w:rsidR="006B2E2F">
        <w:rPr>
          <w:rStyle w:val="CommentReference"/>
        </w:rPr>
        <w:commentReference w:id="67"/>
      </w:r>
      <w:r w:rsidR="002F498B">
        <w:rPr>
          <w:rFonts w:ascii="Arial" w:hAnsi="Arial" w:cs="Arial"/>
        </w:rPr>
        <w:t xml:space="preserve"> (CITE) </w:t>
      </w:r>
      <w:r w:rsidR="00B43562">
        <w:rPr>
          <w:rFonts w:ascii="Arial" w:hAnsi="Arial" w:cs="Arial"/>
        </w:rPr>
        <w:t>because our accuracy values were not normally distributed.</w:t>
      </w:r>
      <w:r w:rsidR="000243BE">
        <w:rPr>
          <w:rFonts w:ascii="Arial" w:hAnsi="Arial" w:cs="Arial"/>
        </w:rPr>
        <w:t xml:space="preserve"> For each measurement method and treatment combination, we </w:t>
      </w:r>
      <w:r w:rsidR="00FF4AF2">
        <w:rPr>
          <w:rFonts w:ascii="Arial" w:hAnsi="Arial" w:cs="Arial"/>
        </w:rPr>
        <w:t>calculated Cliff’s delta and a 95% CI across experimental iterations.</w:t>
      </w:r>
      <w:r w:rsidR="00F85746">
        <w:rPr>
          <w:rFonts w:ascii="Arial" w:hAnsi="Arial" w:cs="Arial"/>
        </w:rPr>
        <w:t xml:space="preserve"> </w:t>
      </w:r>
      <w:r w:rsidR="00FD1E50">
        <w:rPr>
          <w:rFonts w:ascii="Arial" w:hAnsi="Arial" w:cs="Arial"/>
        </w:rPr>
        <w:t xml:space="preserve">We used the group level accuracy scores as our </w:t>
      </w:r>
      <w:r w:rsidR="00D75868">
        <w:rPr>
          <w:rFonts w:ascii="Arial" w:hAnsi="Arial" w:cs="Arial"/>
        </w:rPr>
        <w:t>baseline</w:t>
      </w:r>
      <w:r w:rsidR="00FD1E50">
        <w:rPr>
          <w:rFonts w:ascii="Arial" w:hAnsi="Arial" w:cs="Arial"/>
        </w:rPr>
        <w:t xml:space="preserve"> group</w:t>
      </w:r>
      <w:r w:rsidR="00AA00B9">
        <w:rPr>
          <w:rFonts w:ascii="Arial" w:hAnsi="Arial" w:cs="Arial"/>
        </w:rPr>
        <w:t xml:space="preserve">. Positive </w:t>
      </w:r>
      <w:r w:rsidR="00FD1E50">
        <w:rPr>
          <w:rFonts w:ascii="Arial" w:hAnsi="Arial" w:cs="Arial"/>
        </w:rPr>
        <w:t>effect size</w:t>
      </w:r>
      <w:r w:rsidR="00AA00B9">
        <w:rPr>
          <w:rFonts w:ascii="Arial" w:hAnsi="Arial" w:cs="Arial"/>
        </w:rPr>
        <w:t>s</w:t>
      </w:r>
      <w:r w:rsidR="00FD1E50">
        <w:rPr>
          <w:rFonts w:ascii="Arial" w:hAnsi="Arial" w:cs="Arial"/>
        </w:rPr>
        <w:t xml:space="preserve"> </w:t>
      </w:r>
      <w:r w:rsidR="00AA00B9">
        <w:rPr>
          <w:rFonts w:ascii="Arial" w:hAnsi="Arial" w:cs="Arial"/>
        </w:rPr>
        <w:t>indicated that</w:t>
      </w:r>
      <w:r w:rsidR="00D92D6E">
        <w:rPr>
          <w:rFonts w:ascii="Arial" w:hAnsi="Arial" w:cs="Arial"/>
        </w:rPr>
        <w:t xml:space="preserve"> we detected</w:t>
      </w:r>
      <w:r w:rsidR="00FD1E50">
        <w:rPr>
          <w:rFonts w:ascii="Arial" w:hAnsi="Arial" w:cs="Arial"/>
        </w:rPr>
        <w:t xml:space="preserve"> group level information with more accuracy than individual level information.</w:t>
      </w:r>
      <w:r w:rsidR="00C10B35">
        <w:rPr>
          <w:rFonts w:ascii="Arial" w:hAnsi="Arial" w:cs="Arial"/>
        </w:rPr>
        <w:t xml:space="preserve"> Some</w:t>
      </w:r>
      <w:r w:rsidR="00441D62">
        <w:rPr>
          <w:rFonts w:ascii="Arial" w:hAnsi="Arial" w:cs="Arial"/>
        </w:rPr>
        <w:t xml:space="preserve"> Cliff’s delta calculations have 95% CIs that </w:t>
      </w:r>
      <w:r w:rsidR="00EB0A07">
        <w:rPr>
          <w:rFonts w:ascii="Arial" w:hAnsi="Arial" w:cs="Arial"/>
        </w:rPr>
        <w:t xml:space="preserve">were </w:t>
      </w:r>
      <w:r w:rsidR="00441D62">
        <w:rPr>
          <w:rFonts w:ascii="Arial" w:hAnsi="Arial" w:cs="Arial"/>
        </w:rPr>
        <w:t>very small</w:t>
      </w:r>
      <w:r w:rsidR="00EB0A07">
        <w:rPr>
          <w:rFonts w:ascii="Arial" w:hAnsi="Arial" w:cs="Arial"/>
        </w:rPr>
        <w:t xml:space="preserve"> because the distributions of the accuracy scores were highly or fully disjointed (little or no overlap) between social levels. </w:t>
      </w:r>
      <w:r w:rsidR="00A77994">
        <w:rPr>
          <w:rFonts w:ascii="Arial" w:hAnsi="Arial" w:cs="Arial"/>
        </w:rPr>
        <w:t xml:space="preserve">We labeled effect size values as large, medium, or small using established rules of thumb </w:t>
      </w:r>
      <w:r w:rsidR="00355D52">
        <w:rPr>
          <w:rFonts w:ascii="Arial" w:hAnsi="Arial" w:cs="Arial"/>
        </w:rPr>
        <w:t xml:space="preserve">for effect size interpretations </w:t>
      </w:r>
      <w:r w:rsidR="00A77994">
        <w:rPr>
          <w:rFonts w:ascii="Arial" w:hAnsi="Arial" w:cs="Arial"/>
        </w:rPr>
        <w:t>(</w:t>
      </w:r>
      <w:commentRangeStart w:id="68"/>
      <w:r w:rsidR="00A77994" w:rsidRPr="009D550F">
        <w:rPr>
          <w:rFonts w:ascii="Arial" w:hAnsi="Arial" w:cs="Arial"/>
          <w:highlight w:val="yellow"/>
        </w:rPr>
        <w:t>CITE</w:t>
      </w:r>
      <w:commentRangeEnd w:id="68"/>
      <w:r w:rsidR="00CB1BFE" w:rsidRPr="009D550F">
        <w:rPr>
          <w:rStyle w:val="CommentReference"/>
          <w:highlight w:val="yellow"/>
        </w:rPr>
        <w:commentReference w:id="68"/>
      </w:r>
      <w:r w:rsidR="0064078F">
        <w:rPr>
          <w:rFonts w:ascii="Arial" w:hAnsi="Arial" w:cs="Arial"/>
        </w:rPr>
        <w:t xml:space="preserve"> Romano et al 2006</w:t>
      </w:r>
      <w:r w:rsidR="00A77994">
        <w:rPr>
          <w:rFonts w:ascii="Arial" w:hAnsi="Arial" w:cs="Arial"/>
        </w:rPr>
        <w:t>)</w:t>
      </w:r>
      <w:commentRangeStart w:id="69"/>
      <w:commentRangeStart w:id="70"/>
      <w:commentRangeStart w:id="71"/>
      <w:r w:rsidR="00A77994">
        <w:rPr>
          <w:rFonts w:ascii="Arial" w:hAnsi="Arial" w:cs="Arial"/>
        </w:rPr>
        <w:t>.</w:t>
      </w:r>
      <w:commentRangeEnd w:id="69"/>
      <w:r w:rsidR="009165BF">
        <w:rPr>
          <w:rStyle w:val="CommentReference"/>
        </w:rPr>
        <w:commentReference w:id="69"/>
      </w:r>
      <w:commentRangeEnd w:id="70"/>
      <w:r w:rsidR="009165BF">
        <w:rPr>
          <w:rStyle w:val="CommentReference"/>
        </w:rPr>
        <w:commentReference w:id="70"/>
      </w:r>
      <w:commentRangeEnd w:id="71"/>
      <w:r w:rsidR="009031F4">
        <w:rPr>
          <w:rStyle w:val="CommentReference"/>
        </w:rPr>
        <w:commentReference w:id="71"/>
      </w:r>
    </w:p>
    <w:p w14:paraId="3C1F4788" w14:textId="77777777" w:rsidR="00493337" w:rsidRDefault="00493337" w:rsidP="00493337">
      <w:pPr>
        <w:pStyle w:val="NoSpacing"/>
        <w:spacing w:line="480" w:lineRule="auto"/>
        <w:rPr>
          <w:rFonts w:ascii="Arial" w:hAnsi="Arial" w:cs="Arial"/>
        </w:rPr>
      </w:pPr>
    </w:p>
    <w:p w14:paraId="45DE39DA" w14:textId="1511491A" w:rsidR="00C23E80" w:rsidRDefault="00493337" w:rsidP="00493337">
      <w:pPr>
        <w:spacing w:line="480" w:lineRule="auto"/>
        <w:rPr>
          <w:rFonts w:ascii="Arial" w:hAnsi="Arial" w:cs="Arial"/>
          <w:i/>
          <w:iCs/>
        </w:rPr>
      </w:pPr>
      <w:r>
        <w:rPr>
          <w:rFonts w:ascii="Arial" w:hAnsi="Arial" w:cs="Arial"/>
          <w:i/>
          <w:iCs/>
        </w:rPr>
        <w:t>Data Availability Statement</w:t>
      </w:r>
    </w:p>
    <w:p w14:paraId="26B1356B" w14:textId="1523DDAD" w:rsidR="00493337" w:rsidRPr="00613743" w:rsidRDefault="00C23E80" w:rsidP="00493337">
      <w:pPr>
        <w:spacing w:line="480" w:lineRule="auto"/>
        <w:rPr>
          <w:rFonts w:ascii="Arial" w:hAnsi="Arial" w:cs="Arial"/>
          <w:i/>
          <w:iCs/>
        </w:rPr>
      </w:pPr>
      <w:r>
        <w:rPr>
          <w:rFonts w:ascii="Arial" w:hAnsi="Arial" w:cs="Arial"/>
        </w:rPr>
        <w:t xml:space="preserve">We will make </w:t>
      </w:r>
      <w:r w:rsidR="00A65A23">
        <w:rPr>
          <w:rFonts w:ascii="Arial" w:hAnsi="Arial" w:cs="Arial"/>
        </w:rPr>
        <w:t>code to reproduce our</w:t>
      </w:r>
      <w:r>
        <w:rPr>
          <w:rFonts w:ascii="Arial" w:hAnsi="Arial" w:cs="Arial"/>
        </w:rPr>
        <w:t xml:space="preserve"> example datasets and simulation experiments available on GitHub (</w:t>
      </w:r>
      <w:r w:rsidR="00A65A23">
        <w:rPr>
          <w:rFonts w:ascii="Arial" w:hAnsi="Arial" w:cs="Arial"/>
        </w:rPr>
        <w:fldChar w:fldCharType="begin"/>
      </w:r>
      <w:r w:rsidR="00A65A23">
        <w:rPr>
          <w:rFonts w:ascii="Arial" w:hAnsi="Arial" w:cs="Arial"/>
        </w:rPr>
        <w:instrText>HYPERLINK "</w:instrText>
      </w:r>
      <w:commentRangeStart w:id="72"/>
      <w:r w:rsidR="00A65A23" w:rsidRPr="00694824">
        <w:rPr>
          <w:rFonts w:ascii="Arial" w:hAnsi="Arial" w:cs="Arial"/>
        </w:rPr>
        <w:instrText>https://github.com/gsvidaurre/paRsynth-methods-paper</w:instrText>
      </w:r>
      <w:commentRangeEnd w:id="72"/>
      <w:r w:rsidR="00A65A23">
        <w:rPr>
          <w:rFonts w:ascii="Arial" w:hAnsi="Arial" w:cs="Arial"/>
        </w:rPr>
        <w:instrText>"</w:instrText>
      </w:r>
      <w:r w:rsidR="00A65A23">
        <w:rPr>
          <w:rFonts w:ascii="Arial" w:hAnsi="Arial" w:cs="Arial"/>
        </w:rPr>
      </w:r>
      <w:r w:rsidR="00A65A23">
        <w:rPr>
          <w:rFonts w:ascii="Arial" w:hAnsi="Arial" w:cs="Arial"/>
        </w:rPr>
        <w:fldChar w:fldCharType="separate"/>
      </w:r>
      <w:r w:rsidR="00A65A23" w:rsidRPr="003F4900">
        <w:rPr>
          <w:rStyle w:val="Hyperlink"/>
          <w:rFonts w:ascii="Arial" w:hAnsi="Arial" w:cs="Arial"/>
        </w:rPr>
        <w:t>https://github.com/gsvidaurre/paRsynth-methods-paper</w:t>
      </w:r>
      <w:r w:rsidR="00A65A23">
        <w:rPr>
          <w:rFonts w:ascii="Arial" w:hAnsi="Arial" w:cs="Arial"/>
        </w:rPr>
        <w:fldChar w:fldCharType="end"/>
      </w:r>
      <w:r w:rsidR="00416341">
        <w:rPr>
          <w:rStyle w:val="CommentReference"/>
        </w:rPr>
        <w:commentReference w:id="72"/>
      </w:r>
      <w:r>
        <w:rPr>
          <w:rFonts w:ascii="Arial" w:hAnsi="Arial" w:cs="Arial"/>
        </w:rPr>
        <w:t>)</w:t>
      </w:r>
      <w:r w:rsidR="00A65A23">
        <w:rPr>
          <w:rFonts w:ascii="Arial" w:hAnsi="Arial" w:cs="Arial"/>
        </w:rPr>
        <w:t>. Our simulation experiment results will also be hosted in this GitHub repository.</w:t>
      </w:r>
      <w:r>
        <w:rPr>
          <w:rFonts w:ascii="Arial" w:hAnsi="Arial" w:cs="Arial"/>
        </w:rPr>
        <w:t xml:space="preserve"> </w:t>
      </w:r>
      <w:r w:rsidR="00A65A23">
        <w:rPr>
          <w:rFonts w:ascii="Arial" w:hAnsi="Arial" w:cs="Arial"/>
        </w:rPr>
        <w:t xml:space="preserve">The new </w:t>
      </w:r>
      <w:r w:rsidR="00A65A23">
        <w:rPr>
          <w:rFonts w:ascii="Arial" w:hAnsi="Arial" w:cs="Arial"/>
        </w:rPr>
        <w:lastRenderedPageBreak/>
        <w:t>pipeline we present here is</w:t>
      </w:r>
      <w:r>
        <w:rPr>
          <w:rFonts w:ascii="Arial" w:hAnsi="Arial" w:cs="Arial"/>
        </w:rPr>
        <w:t xml:space="preserve"> available</w:t>
      </w:r>
      <w:r w:rsidR="00A65A23">
        <w:rPr>
          <w:rFonts w:ascii="Arial" w:hAnsi="Arial" w:cs="Arial"/>
        </w:rPr>
        <w:t xml:space="preserve"> as an R package</w:t>
      </w:r>
      <w:r>
        <w:rPr>
          <w:rFonts w:ascii="Arial" w:hAnsi="Arial" w:cs="Arial"/>
        </w:rPr>
        <w:t xml:space="preserve"> on GitHub (</w:t>
      </w:r>
      <w:r w:rsidR="00694824" w:rsidRPr="00694824">
        <w:rPr>
          <w:rFonts w:ascii="Arial" w:hAnsi="Arial" w:cs="Arial"/>
        </w:rPr>
        <w:t>https://github.com/gsvidaurre/paRsynth</w:t>
      </w:r>
      <w:r>
        <w:rPr>
          <w:rFonts w:ascii="Arial" w:hAnsi="Arial" w:cs="Arial"/>
        </w:rPr>
        <w:t>).</w:t>
      </w:r>
    </w:p>
    <w:p w14:paraId="0D751309" w14:textId="77777777" w:rsidR="002733D3" w:rsidRDefault="002733D3" w:rsidP="00DB1BE9">
      <w:pPr>
        <w:spacing w:line="480" w:lineRule="auto"/>
        <w:rPr>
          <w:rFonts w:ascii="Arial" w:hAnsi="Arial" w:cs="Arial"/>
          <w:b/>
          <w:bCs/>
        </w:rPr>
      </w:pPr>
      <w:r>
        <w:rPr>
          <w:rFonts w:ascii="Arial" w:hAnsi="Arial" w:cs="Arial"/>
          <w:b/>
          <w:bCs/>
        </w:rPr>
        <w:br w:type="page"/>
      </w:r>
    </w:p>
    <w:p w14:paraId="06C8776A" w14:textId="2113BE37" w:rsidR="002733D3" w:rsidRPr="002733D3" w:rsidRDefault="002733D3" w:rsidP="00DB1BE9">
      <w:pPr>
        <w:spacing w:line="480" w:lineRule="auto"/>
        <w:rPr>
          <w:rFonts w:ascii="Arial" w:hAnsi="Arial" w:cs="Arial"/>
          <w:b/>
          <w:bCs/>
        </w:rPr>
      </w:pPr>
      <w:r w:rsidRPr="002733D3">
        <w:rPr>
          <w:rFonts w:ascii="Arial" w:hAnsi="Arial" w:cs="Arial"/>
          <w:b/>
          <w:bCs/>
        </w:rPr>
        <w:lastRenderedPageBreak/>
        <w:t>References</w:t>
      </w:r>
    </w:p>
    <w:p w14:paraId="161EB267" w14:textId="77777777" w:rsidR="00F07E83" w:rsidRPr="00F07E83" w:rsidRDefault="002733D3" w:rsidP="00F07E83">
      <w:pPr>
        <w:pStyle w:val="Bibliography"/>
        <w:rPr>
          <w:rFonts w:ascii="Arial" w:hAnsi="Arial" w:cs="Arial"/>
        </w:rPr>
      </w:pPr>
      <w:r>
        <w:rPr>
          <w:rFonts w:ascii="Arial" w:hAnsi="Arial" w:cs="Arial"/>
        </w:rPr>
        <w:fldChar w:fldCharType="begin"/>
      </w:r>
      <w:r w:rsidR="00121D80">
        <w:rPr>
          <w:rFonts w:ascii="Arial" w:hAnsi="Arial" w:cs="Arial"/>
        </w:rPr>
        <w:instrText xml:space="preserve"> ADDIN ZOTERO_BIBL {"uncited":[],"omitted":[],"custom":[]} CSL_BIBLIOGRAPHY </w:instrText>
      </w:r>
      <w:r>
        <w:rPr>
          <w:rFonts w:ascii="Arial" w:hAnsi="Arial" w:cs="Arial"/>
        </w:rPr>
        <w:fldChar w:fldCharType="separate"/>
      </w:r>
      <w:r w:rsidR="00F07E83" w:rsidRPr="00F07E83">
        <w:rPr>
          <w:rFonts w:ascii="Arial" w:hAnsi="Arial" w:cs="Arial"/>
        </w:rPr>
        <w:t>1.</w:t>
      </w:r>
      <w:r w:rsidR="00F07E83" w:rsidRPr="00F07E83">
        <w:rPr>
          <w:rFonts w:ascii="Arial" w:hAnsi="Arial" w:cs="Arial"/>
        </w:rPr>
        <w:tab/>
        <w:t xml:space="preserve">Carouso-Peck S, Goldstein MH, Fitch WT. The many functions of vocal learning. Philos Trans R Soc B Biol Sci. 2021 Sept 6;376(1836):20200235. </w:t>
      </w:r>
    </w:p>
    <w:p w14:paraId="32AECD32" w14:textId="77777777" w:rsidR="00F07E83" w:rsidRPr="00F07E83" w:rsidRDefault="00F07E83" w:rsidP="00F07E83">
      <w:pPr>
        <w:pStyle w:val="Bibliography"/>
        <w:rPr>
          <w:rFonts w:ascii="Arial" w:hAnsi="Arial" w:cs="Arial"/>
        </w:rPr>
      </w:pPr>
      <w:r w:rsidRPr="00F07E83">
        <w:rPr>
          <w:rFonts w:ascii="Arial" w:hAnsi="Arial" w:cs="Arial"/>
        </w:rPr>
        <w:t>2.</w:t>
      </w:r>
      <w:r w:rsidRPr="00F07E83">
        <w:rPr>
          <w:rFonts w:ascii="Arial" w:hAnsi="Arial" w:cs="Arial"/>
        </w:rPr>
        <w:tab/>
        <w:t xml:space="preserve">Nowicki S, Searcy WA. The evolution of vocal learning. Curr Opin Neurobiol. 2014 Oct 1;28:48–53. </w:t>
      </w:r>
    </w:p>
    <w:p w14:paraId="7702BE58" w14:textId="77777777" w:rsidR="00F07E83" w:rsidRPr="00F07E83" w:rsidRDefault="00F07E83" w:rsidP="00F07E83">
      <w:pPr>
        <w:pStyle w:val="Bibliography"/>
        <w:rPr>
          <w:rFonts w:ascii="Arial" w:hAnsi="Arial" w:cs="Arial"/>
        </w:rPr>
      </w:pPr>
      <w:r w:rsidRPr="00F07E83">
        <w:rPr>
          <w:rFonts w:ascii="Arial" w:hAnsi="Arial" w:cs="Arial"/>
        </w:rPr>
        <w:t>3.</w:t>
      </w:r>
      <w:r w:rsidRPr="00F07E83">
        <w:rPr>
          <w:rFonts w:ascii="Arial" w:hAnsi="Arial" w:cs="Arial"/>
        </w:rPr>
        <w:tab/>
        <w:t xml:space="preserve">Sewall KB, Young AM, Wright TF. Social calls provide novel insights into the evolution of vocal learning. Anim Behav. 2016 Oct 1;120:163–72. </w:t>
      </w:r>
    </w:p>
    <w:p w14:paraId="3F4D253D" w14:textId="77777777" w:rsidR="00F07E83" w:rsidRPr="00F07E83" w:rsidRDefault="00F07E83" w:rsidP="00F07E83">
      <w:pPr>
        <w:pStyle w:val="Bibliography"/>
        <w:rPr>
          <w:rFonts w:ascii="Arial" w:hAnsi="Arial" w:cs="Arial"/>
        </w:rPr>
      </w:pPr>
      <w:r w:rsidRPr="00F07E83">
        <w:rPr>
          <w:rFonts w:ascii="Arial" w:hAnsi="Arial" w:cs="Arial"/>
        </w:rPr>
        <w:t>4.</w:t>
      </w:r>
      <w:r w:rsidRPr="00F07E83">
        <w:rPr>
          <w:rFonts w:ascii="Arial" w:hAnsi="Arial" w:cs="Arial"/>
        </w:rPr>
        <w:tab/>
        <w:t xml:space="preserve">Wright TF, Derryberry EP. Defining the multidimensional phenotype: New opportunities to integrate the behavioral ecology and behavioral neuroscience of vocal learning. Neurosci Biobehav Rev. 2021 June 1;125:328–38. </w:t>
      </w:r>
    </w:p>
    <w:p w14:paraId="0D9A64F6" w14:textId="77777777" w:rsidR="00F07E83" w:rsidRPr="00F07E83" w:rsidRDefault="00F07E83" w:rsidP="00F07E83">
      <w:pPr>
        <w:pStyle w:val="Bibliography"/>
        <w:rPr>
          <w:rFonts w:ascii="Arial" w:hAnsi="Arial" w:cs="Arial"/>
        </w:rPr>
      </w:pPr>
      <w:r w:rsidRPr="00F07E83">
        <w:rPr>
          <w:rFonts w:ascii="Arial" w:hAnsi="Arial" w:cs="Arial"/>
        </w:rPr>
        <w:t>5.</w:t>
      </w:r>
      <w:r w:rsidRPr="00F07E83">
        <w:rPr>
          <w:rFonts w:ascii="Arial" w:hAnsi="Arial" w:cs="Arial"/>
        </w:rPr>
        <w:tab/>
        <w:t xml:space="preserve">Berg KS, Delgado S, Okawa R, Beissinger SR, Bradbury JW. Contact calls are used for individual mate recognition in free-ranging green-rumped parrotlets, </w:t>
      </w:r>
      <w:r w:rsidRPr="00F07E83">
        <w:rPr>
          <w:rFonts w:ascii="Arial" w:hAnsi="Arial" w:cs="Arial"/>
          <w:i/>
          <w:iCs/>
        </w:rPr>
        <w:t>Forpus passerinus</w:t>
      </w:r>
      <w:r w:rsidRPr="00F07E83">
        <w:rPr>
          <w:rFonts w:ascii="Arial" w:hAnsi="Arial" w:cs="Arial"/>
        </w:rPr>
        <w:t xml:space="preserve">. Anim Behav. 2011 Jan 1;81(1):241–8. </w:t>
      </w:r>
    </w:p>
    <w:p w14:paraId="771FF600" w14:textId="77777777" w:rsidR="00F07E83" w:rsidRPr="00F07E83" w:rsidRDefault="00F07E83" w:rsidP="00F07E83">
      <w:pPr>
        <w:pStyle w:val="Bibliography"/>
        <w:rPr>
          <w:rFonts w:ascii="Arial" w:hAnsi="Arial" w:cs="Arial"/>
        </w:rPr>
      </w:pPr>
      <w:r w:rsidRPr="00F07E83">
        <w:rPr>
          <w:rFonts w:ascii="Arial" w:hAnsi="Arial" w:cs="Arial"/>
        </w:rPr>
        <w:t>6.</w:t>
      </w:r>
      <w:r w:rsidRPr="00F07E83">
        <w:rPr>
          <w:rFonts w:ascii="Arial" w:hAnsi="Arial" w:cs="Arial"/>
        </w:rPr>
        <w:tab/>
        <w:t xml:space="preserve">Janik VM, Sayigh LS, Wells RS. Signature whistle shape conveys identity information to bottlenose dolphins. PNAS. 2006;103(21):8293–7. </w:t>
      </w:r>
    </w:p>
    <w:p w14:paraId="202D4687" w14:textId="77777777" w:rsidR="00F07E83" w:rsidRPr="00F07E83" w:rsidRDefault="00F07E83" w:rsidP="00F07E83">
      <w:pPr>
        <w:pStyle w:val="Bibliography"/>
        <w:rPr>
          <w:rFonts w:ascii="Arial" w:hAnsi="Arial" w:cs="Arial"/>
        </w:rPr>
      </w:pPr>
      <w:r w:rsidRPr="00F07E83">
        <w:rPr>
          <w:rFonts w:ascii="Arial" w:hAnsi="Arial" w:cs="Arial"/>
        </w:rPr>
        <w:t>7.</w:t>
      </w:r>
      <w:r w:rsidRPr="00F07E83">
        <w:rPr>
          <w:rFonts w:ascii="Arial" w:hAnsi="Arial" w:cs="Arial"/>
        </w:rPr>
        <w:tab/>
        <w:t xml:space="preserve">Janik VM, Sayigh LS. Communication in bottlenose dolphins: 50 years of signature whistle research. J Comp Physiol A. 2013 June 1;199(6):479–89. </w:t>
      </w:r>
    </w:p>
    <w:p w14:paraId="03F76B82" w14:textId="77777777" w:rsidR="00F07E83" w:rsidRPr="00F07E83" w:rsidRDefault="00F07E83" w:rsidP="00F07E83">
      <w:pPr>
        <w:pStyle w:val="Bibliography"/>
        <w:rPr>
          <w:rFonts w:ascii="Arial" w:hAnsi="Arial" w:cs="Arial"/>
        </w:rPr>
      </w:pPr>
      <w:r w:rsidRPr="00F07E83">
        <w:rPr>
          <w:rFonts w:ascii="Arial" w:hAnsi="Arial" w:cs="Arial"/>
        </w:rPr>
        <w:t>8.</w:t>
      </w:r>
      <w:r w:rsidRPr="00F07E83">
        <w:rPr>
          <w:rFonts w:ascii="Arial" w:hAnsi="Arial" w:cs="Arial"/>
        </w:rPr>
        <w:tab/>
        <w:t xml:space="preserve">Wright TF. Regional dialects in the contact call of a parrot. Proc R Soc Lond B Biol Sci. 1996;263(1372):867–72. </w:t>
      </w:r>
    </w:p>
    <w:p w14:paraId="45E4121F" w14:textId="77777777" w:rsidR="00F07E83" w:rsidRPr="00F07E83" w:rsidRDefault="00F07E83" w:rsidP="00F07E83">
      <w:pPr>
        <w:pStyle w:val="Bibliography"/>
        <w:rPr>
          <w:rFonts w:ascii="Arial" w:hAnsi="Arial" w:cs="Arial"/>
        </w:rPr>
      </w:pPr>
      <w:r w:rsidRPr="00F07E83">
        <w:rPr>
          <w:rFonts w:ascii="Arial" w:hAnsi="Arial" w:cs="Arial"/>
        </w:rPr>
        <w:t>9.</w:t>
      </w:r>
      <w:r w:rsidRPr="00F07E83">
        <w:rPr>
          <w:rFonts w:ascii="Arial" w:hAnsi="Arial" w:cs="Arial"/>
        </w:rPr>
        <w:tab/>
        <w:t xml:space="preserve">Bruck JN, Walmsley SF, Janik VM. Cross-modal perception of identity by sound and taste in bottlenose dolphins. Sci Adv. 2022 May 18;8(20):eabm7684. </w:t>
      </w:r>
    </w:p>
    <w:p w14:paraId="59981C6E" w14:textId="77777777" w:rsidR="00F07E83" w:rsidRPr="00F07E83" w:rsidRDefault="00F07E83" w:rsidP="00F07E83">
      <w:pPr>
        <w:pStyle w:val="Bibliography"/>
        <w:rPr>
          <w:rFonts w:ascii="Arial" w:hAnsi="Arial" w:cs="Arial"/>
        </w:rPr>
      </w:pPr>
      <w:r w:rsidRPr="00F07E83">
        <w:rPr>
          <w:rFonts w:ascii="Arial" w:hAnsi="Arial" w:cs="Arial"/>
        </w:rPr>
        <w:t>10.</w:t>
      </w:r>
      <w:r w:rsidRPr="00F07E83">
        <w:rPr>
          <w:rFonts w:ascii="Arial" w:hAnsi="Arial" w:cs="Arial"/>
        </w:rPr>
        <w:tab/>
        <w:t xml:space="preserve">Bradbury JW, Vehrencamp SL. Principles of animal communication. 1st ed. Sunderland, MA, USA: Sinauer Associates, Inc; 1998. </w:t>
      </w:r>
    </w:p>
    <w:p w14:paraId="3B879AC0" w14:textId="77777777" w:rsidR="00F07E83" w:rsidRPr="00F07E83" w:rsidRDefault="00F07E83" w:rsidP="00F07E83">
      <w:pPr>
        <w:pStyle w:val="Bibliography"/>
        <w:rPr>
          <w:rFonts w:ascii="Arial" w:hAnsi="Arial" w:cs="Arial"/>
        </w:rPr>
      </w:pPr>
      <w:r w:rsidRPr="00F07E83">
        <w:rPr>
          <w:rFonts w:ascii="Arial" w:hAnsi="Arial" w:cs="Arial"/>
        </w:rPr>
        <w:t>11.</w:t>
      </w:r>
      <w:r w:rsidRPr="00F07E83">
        <w:rPr>
          <w:rFonts w:ascii="Arial" w:hAnsi="Arial" w:cs="Arial"/>
        </w:rPr>
        <w:tab/>
        <w:t xml:space="preserve">Deecke VB, Barrett-Lennard LG, Spong P, Ford JKB. The structure of stereotyped calls reflects kinship and social affiliation in resident killer whales (Orcinus orca). Naturwissenschaften. 2010 May 1;97(5):513–8. </w:t>
      </w:r>
    </w:p>
    <w:p w14:paraId="5C489C14" w14:textId="77777777" w:rsidR="00F07E83" w:rsidRPr="00F07E83" w:rsidRDefault="00F07E83" w:rsidP="00F07E83">
      <w:pPr>
        <w:pStyle w:val="Bibliography"/>
        <w:rPr>
          <w:rFonts w:ascii="Arial" w:hAnsi="Arial" w:cs="Arial"/>
        </w:rPr>
      </w:pPr>
      <w:r w:rsidRPr="00F07E83">
        <w:rPr>
          <w:rFonts w:ascii="Arial" w:hAnsi="Arial" w:cs="Arial"/>
        </w:rPr>
        <w:t>12.</w:t>
      </w:r>
      <w:r w:rsidRPr="00F07E83">
        <w:rPr>
          <w:rFonts w:ascii="Arial" w:hAnsi="Arial" w:cs="Arial"/>
        </w:rPr>
        <w:tab/>
        <w:t xml:space="preserve">Ford JKB. Vocal traditions among resident killer whales (Orcinus orca) in coastal waters of British Columbia. Can J Zool. 1991 June;69(6):1454–83. </w:t>
      </w:r>
    </w:p>
    <w:p w14:paraId="68988D6B" w14:textId="77777777" w:rsidR="00F07E83" w:rsidRPr="00F07E83" w:rsidRDefault="00F07E83" w:rsidP="00F07E83">
      <w:pPr>
        <w:pStyle w:val="Bibliography"/>
        <w:rPr>
          <w:rFonts w:ascii="Arial" w:hAnsi="Arial" w:cs="Arial"/>
        </w:rPr>
      </w:pPr>
      <w:r w:rsidRPr="00F07E83">
        <w:rPr>
          <w:rFonts w:ascii="Arial" w:hAnsi="Arial" w:cs="Arial"/>
        </w:rPr>
        <w:t>13.</w:t>
      </w:r>
      <w:r w:rsidRPr="00F07E83">
        <w:rPr>
          <w:rFonts w:ascii="Arial" w:hAnsi="Arial" w:cs="Arial"/>
        </w:rPr>
        <w:tab/>
        <w:t xml:space="preserve">Nousek AE, Slater PJB, Wang C, Miller PJO. The influence of social affiliation on individual vocal signatures of northern resident killer whales (Orcinus orca). Biol Lett. 2006 Aug 8;2(4):481–4. </w:t>
      </w:r>
    </w:p>
    <w:p w14:paraId="3F764020" w14:textId="77777777" w:rsidR="00F07E83" w:rsidRPr="00F07E83" w:rsidRDefault="00F07E83" w:rsidP="00F07E83">
      <w:pPr>
        <w:pStyle w:val="Bibliography"/>
        <w:rPr>
          <w:rFonts w:ascii="Arial" w:hAnsi="Arial" w:cs="Arial"/>
        </w:rPr>
      </w:pPr>
      <w:r w:rsidRPr="00F07E83">
        <w:rPr>
          <w:rFonts w:ascii="Arial" w:hAnsi="Arial" w:cs="Arial"/>
        </w:rPr>
        <w:t>14.</w:t>
      </w:r>
      <w:r w:rsidRPr="00F07E83">
        <w:rPr>
          <w:rFonts w:ascii="Arial" w:hAnsi="Arial" w:cs="Arial"/>
        </w:rPr>
        <w:tab/>
        <w:t xml:space="preserve">Strager H. Pod-specific call repertoires and compound calls of killer whales, Orcinus orca Linnaeus, 1758, in the waters of northern Norway. Can J Zool. 1995 June;73(6):1037–47. </w:t>
      </w:r>
    </w:p>
    <w:p w14:paraId="3686E7F0" w14:textId="77777777" w:rsidR="00F07E83" w:rsidRPr="00F07E83" w:rsidRDefault="00F07E83" w:rsidP="00F07E83">
      <w:pPr>
        <w:pStyle w:val="Bibliography"/>
        <w:rPr>
          <w:rFonts w:ascii="Arial" w:hAnsi="Arial" w:cs="Arial"/>
        </w:rPr>
      </w:pPr>
      <w:r w:rsidRPr="00F07E83">
        <w:rPr>
          <w:rFonts w:ascii="Arial" w:hAnsi="Arial" w:cs="Arial"/>
        </w:rPr>
        <w:lastRenderedPageBreak/>
        <w:t>15.</w:t>
      </w:r>
      <w:r w:rsidRPr="00F07E83">
        <w:rPr>
          <w:rFonts w:ascii="Arial" w:hAnsi="Arial" w:cs="Arial"/>
        </w:rPr>
        <w:tab/>
        <w:t xml:space="preserve">Yurk H, Barrett-Lennard L, Ford JKB, Matkin CO. Cultural transmission within maternal lineages: vocal clans in resident killer whales in southern Alaska. Anim Behav. 2002 June 1;63(6):1103–19. </w:t>
      </w:r>
    </w:p>
    <w:p w14:paraId="707CB3A2" w14:textId="77777777" w:rsidR="00F07E83" w:rsidRPr="00F07E83" w:rsidRDefault="00F07E83" w:rsidP="00F07E83">
      <w:pPr>
        <w:pStyle w:val="Bibliography"/>
        <w:rPr>
          <w:rFonts w:ascii="Arial" w:hAnsi="Arial" w:cs="Arial"/>
        </w:rPr>
      </w:pPr>
      <w:r w:rsidRPr="00F07E83">
        <w:rPr>
          <w:rFonts w:ascii="Arial" w:hAnsi="Arial" w:cs="Arial"/>
        </w:rPr>
        <w:t>16.</w:t>
      </w:r>
      <w:r w:rsidRPr="00F07E83">
        <w:rPr>
          <w:rFonts w:ascii="Arial" w:hAnsi="Arial" w:cs="Arial"/>
        </w:rPr>
        <w:tab/>
        <w:t xml:space="preserve">Smith-Vidaurre G, Araya-Salas M, Wright TF. Individual signatures outweigh social group identity in contact calls of a communally nesting parrot. Behav Ecol. 2020 Mar 20;31(2):448–58. </w:t>
      </w:r>
    </w:p>
    <w:p w14:paraId="7B0438B2" w14:textId="77777777" w:rsidR="00F07E83" w:rsidRPr="00F07E83" w:rsidRDefault="00F07E83" w:rsidP="00F07E83">
      <w:pPr>
        <w:pStyle w:val="Bibliography"/>
        <w:rPr>
          <w:rFonts w:ascii="Arial" w:hAnsi="Arial" w:cs="Arial"/>
        </w:rPr>
      </w:pPr>
      <w:r w:rsidRPr="00F07E83">
        <w:rPr>
          <w:rFonts w:ascii="Arial" w:hAnsi="Arial" w:cs="Arial"/>
        </w:rPr>
        <w:t>17.</w:t>
      </w:r>
      <w:r w:rsidRPr="00F07E83">
        <w:rPr>
          <w:rFonts w:ascii="Arial" w:hAnsi="Arial" w:cs="Arial"/>
        </w:rPr>
        <w:tab/>
        <w:t xml:space="preserve">Smith-Vidaurre G, Pérez-Marrufo V, Hobson EA, Salinas-Melgoza A, Wright TF. Individual identity information persists in learned calls of introduced parrot populations. PLOS Comput Biol. 2023 July 27;19(7):e1011231. </w:t>
      </w:r>
    </w:p>
    <w:p w14:paraId="6C00059D" w14:textId="77777777" w:rsidR="00F07E83" w:rsidRPr="00F07E83" w:rsidRDefault="00F07E83" w:rsidP="00F07E83">
      <w:pPr>
        <w:pStyle w:val="Bibliography"/>
        <w:rPr>
          <w:rFonts w:ascii="Arial" w:hAnsi="Arial" w:cs="Arial"/>
        </w:rPr>
      </w:pPr>
      <w:r w:rsidRPr="00F07E83">
        <w:rPr>
          <w:rFonts w:ascii="Arial" w:hAnsi="Arial" w:cs="Arial"/>
        </w:rPr>
        <w:t>18.</w:t>
      </w:r>
      <w:r w:rsidRPr="00F07E83">
        <w:rPr>
          <w:rFonts w:ascii="Arial" w:hAnsi="Arial" w:cs="Arial"/>
        </w:rPr>
        <w:tab/>
        <w:t xml:space="preserve">Buhrman-Deever SC, Rappaport AR, Bradbury JW. Geographic Variation in Contact Calls of Feral North American Populations of the Monk Parakeet. The Condor. 2007 May 1;109(2):389–98. </w:t>
      </w:r>
    </w:p>
    <w:p w14:paraId="57E4491A" w14:textId="77777777" w:rsidR="00F07E83" w:rsidRPr="00F07E83" w:rsidRDefault="00F07E83" w:rsidP="00F07E83">
      <w:pPr>
        <w:pStyle w:val="Bibliography"/>
        <w:rPr>
          <w:rFonts w:ascii="Arial" w:hAnsi="Arial" w:cs="Arial"/>
        </w:rPr>
      </w:pPr>
      <w:r w:rsidRPr="00F07E83">
        <w:rPr>
          <w:rFonts w:ascii="Arial" w:hAnsi="Arial" w:cs="Arial"/>
        </w:rPr>
        <w:t>19.</w:t>
      </w:r>
      <w:r w:rsidRPr="00F07E83">
        <w:rPr>
          <w:rFonts w:ascii="Arial" w:hAnsi="Arial" w:cs="Arial"/>
        </w:rPr>
        <w:tab/>
        <w:t xml:space="preserve">Smeele SQ, Senar JC, Aplin LM, McElreath MB. Evidence for vocal signatures and voice-prints in a wild parrot. R Soc Open Sci. 2023 Oct;10(10):230835. </w:t>
      </w:r>
    </w:p>
    <w:p w14:paraId="6BD54807" w14:textId="77777777" w:rsidR="00F07E83" w:rsidRPr="00F07E83" w:rsidRDefault="00F07E83" w:rsidP="00F07E83">
      <w:pPr>
        <w:pStyle w:val="Bibliography"/>
        <w:rPr>
          <w:rFonts w:ascii="Arial" w:hAnsi="Arial" w:cs="Arial"/>
        </w:rPr>
      </w:pPr>
      <w:r w:rsidRPr="00F07E83">
        <w:rPr>
          <w:rFonts w:ascii="Arial" w:hAnsi="Arial" w:cs="Arial"/>
        </w:rPr>
        <w:t>20.</w:t>
      </w:r>
      <w:r w:rsidRPr="00F07E83">
        <w:rPr>
          <w:rFonts w:ascii="Arial" w:hAnsi="Arial" w:cs="Arial"/>
        </w:rPr>
        <w:tab/>
        <w:t xml:space="preserve">Mammen DL, Nowicki S. Individual differences and within-flock convergence in chickadee calls. Behav Ecol Sociobiol. 1981 Oct 1;9(3):179–86. </w:t>
      </w:r>
    </w:p>
    <w:p w14:paraId="70392FB9" w14:textId="77777777" w:rsidR="00F07E83" w:rsidRPr="00F07E83" w:rsidRDefault="00F07E83" w:rsidP="00F07E83">
      <w:pPr>
        <w:pStyle w:val="Bibliography"/>
        <w:rPr>
          <w:rFonts w:ascii="Arial" w:hAnsi="Arial" w:cs="Arial"/>
        </w:rPr>
      </w:pPr>
      <w:r w:rsidRPr="00F07E83">
        <w:rPr>
          <w:rFonts w:ascii="Arial" w:hAnsi="Arial" w:cs="Arial"/>
        </w:rPr>
        <w:t>21.</w:t>
      </w:r>
      <w:r w:rsidRPr="00F07E83">
        <w:rPr>
          <w:rFonts w:ascii="Arial" w:hAnsi="Arial" w:cs="Arial"/>
        </w:rPr>
        <w:tab/>
        <w:t xml:space="preserve">Nowicki S. Vocal plasticity in captive black-capped chickadees: the acoustic basis and rate of call convergence. Anim Behav. 1989 Jan 1;37:64–73. </w:t>
      </w:r>
    </w:p>
    <w:p w14:paraId="5CE8BDB9" w14:textId="77777777" w:rsidR="00F07E83" w:rsidRPr="00F07E83" w:rsidRDefault="00F07E83" w:rsidP="00F07E83">
      <w:pPr>
        <w:pStyle w:val="Bibliography"/>
        <w:rPr>
          <w:rFonts w:ascii="Arial" w:hAnsi="Arial" w:cs="Arial"/>
        </w:rPr>
      </w:pPr>
      <w:r w:rsidRPr="00F07E83">
        <w:rPr>
          <w:rFonts w:ascii="Arial" w:hAnsi="Arial" w:cs="Arial"/>
        </w:rPr>
        <w:t>22.</w:t>
      </w:r>
      <w:r w:rsidRPr="00F07E83">
        <w:rPr>
          <w:rFonts w:ascii="Arial" w:hAnsi="Arial" w:cs="Arial"/>
        </w:rPr>
        <w:tab/>
        <w:t xml:space="preserve">Janik VM, Slater PJB. The different roles of social learning in vocal communication. Anim Behav. 2000 July 1;60(1):1–11. </w:t>
      </w:r>
    </w:p>
    <w:p w14:paraId="67C3433D" w14:textId="77777777" w:rsidR="00F07E83" w:rsidRPr="00F07E83" w:rsidRDefault="00F07E83" w:rsidP="00F07E83">
      <w:pPr>
        <w:pStyle w:val="Bibliography"/>
        <w:rPr>
          <w:rFonts w:ascii="Arial" w:hAnsi="Arial" w:cs="Arial"/>
        </w:rPr>
      </w:pPr>
      <w:r w:rsidRPr="00F07E83">
        <w:rPr>
          <w:rFonts w:ascii="Arial" w:hAnsi="Arial" w:cs="Arial"/>
        </w:rPr>
        <w:t>23.</w:t>
      </w:r>
      <w:r w:rsidRPr="00F07E83">
        <w:rPr>
          <w:rFonts w:ascii="Arial" w:hAnsi="Arial" w:cs="Arial"/>
        </w:rPr>
        <w:tab/>
        <w:t xml:space="preserve">Anikin A. Soundgen: An open-source tool for synthesizing nonverbal vocalizations. Behav Res Methods. 2019 Apr 1;51(2):778–92. </w:t>
      </w:r>
    </w:p>
    <w:p w14:paraId="48F75D9E" w14:textId="77777777" w:rsidR="00F07E83" w:rsidRPr="00F07E83" w:rsidRDefault="00F07E83" w:rsidP="00F07E83">
      <w:pPr>
        <w:pStyle w:val="Bibliography"/>
        <w:rPr>
          <w:rFonts w:ascii="Arial" w:hAnsi="Arial" w:cs="Arial"/>
        </w:rPr>
      </w:pPr>
      <w:r w:rsidRPr="00F07E83">
        <w:rPr>
          <w:rFonts w:ascii="Arial" w:hAnsi="Arial" w:cs="Arial"/>
        </w:rPr>
        <w:t>24.</w:t>
      </w:r>
      <w:r w:rsidRPr="00F07E83">
        <w:rPr>
          <w:rFonts w:ascii="Arial" w:hAnsi="Arial" w:cs="Arial"/>
        </w:rPr>
        <w:tab/>
        <w:t xml:space="preserve">Cantor M, Shoemaker LG, Cabral RB, Flores CO, Varga M, Whitehead H. Multilevel animal societies can emerge from cultural transmission. Nat Commun. 2015;6(1):8091. </w:t>
      </w:r>
    </w:p>
    <w:p w14:paraId="54CF43CC" w14:textId="77777777" w:rsidR="00F07E83" w:rsidRPr="00F07E83" w:rsidRDefault="00F07E83" w:rsidP="00F07E83">
      <w:pPr>
        <w:pStyle w:val="Bibliography"/>
        <w:rPr>
          <w:rFonts w:ascii="Arial" w:hAnsi="Arial" w:cs="Arial"/>
        </w:rPr>
      </w:pPr>
      <w:r w:rsidRPr="00F07E83">
        <w:rPr>
          <w:rFonts w:ascii="Arial" w:hAnsi="Arial" w:cs="Arial"/>
        </w:rPr>
        <w:t>25.</w:t>
      </w:r>
      <w:r w:rsidRPr="00F07E83">
        <w:rPr>
          <w:rFonts w:ascii="Arial" w:hAnsi="Arial" w:cs="Arial"/>
        </w:rPr>
        <w:tab/>
        <w:t xml:space="preserve">Kershenbaum A, Garland EC. Quantifying similarity in animal vocal sequences: which metric performs best? Methods Ecol Evol. 2015;6(12):1452–61. </w:t>
      </w:r>
    </w:p>
    <w:p w14:paraId="2E68DB4D" w14:textId="77777777" w:rsidR="00F07E83" w:rsidRPr="00F07E83" w:rsidRDefault="00F07E83" w:rsidP="00F07E83">
      <w:pPr>
        <w:pStyle w:val="Bibliography"/>
        <w:rPr>
          <w:rFonts w:ascii="Arial" w:hAnsi="Arial" w:cs="Arial"/>
        </w:rPr>
      </w:pPr>
      <w:r w:rsidRPr="00F07E83">
        <w:rPr>
          <w:rFonts w:ascii="Arial" w:hAnsi="Arial" w:cs="Arial"/>
        </w:rPr>
        <w:t>26.</w:t>
      </w:r>
      <w:r w:rsidRPr="00F07E83">
        <w:rPr>
          <w:rFonts w:ascii="Arial" w:hAnsi="Arial" w:cs="Arial"/>
        </w:rPr>
        <w:tab/>
        <w:t xml:space="preserve">Keen SC, Odom KJ, Webster MS, Kohn GM, Wright TF, Araya-Salas M. A machine learning approach for classifying and quantifying acoustic diversity. Methods Ecol Evol. 2021;12(7):1213–25. </w:t>
      </w:r>
    </w:p>
    <w:p w14:paraId="07B1EBEC" w14:textId="77777777" w:rsidR="00F07E83" w:rsidRPr="00F07E83" w:rsidRDefault="00F07E83" w:rsidP="00F07E83">
      <w:pPr>
        <w:pStyle w:val="Bibliography"/>
        <w:rPr>
          <w:rFonts w:ascii="Arial" w:hAnsi="Arial" w:cs="Arial"/>
        </w:rPr>
      </w:pPr>
      <w:r w:rsidRPr="00F07E83">
        <w:rPr>
          <w:rFonts w:ascii="Arial" w:hAnsi="Arial" w:cs="Arial"/>
        </w:rPr>
        <w:t>27.</w:t>
      </w:r>
      <w:r w:rsidRPr="00F07E83">
        <w:rPr>
          <w:rFonts w:ascii="Arial" w:hAnsi="Arial" w:cs="Arial"/>
        </w:rPr>
        <w:tab/>
        <w:t xml:space="preserve">Sawant S, Arvind C, Joshi V, Robin VV. Spectrogram cross-correlation can be used to measure the complexity of bird vocalizations. Methods Ecol Evol. 2022;13(2):459–72. </w:t>
      </w:r>
    </w:p>
    <w:p w14:paraId="4FB47322" w14:textId="77777777" w:rsidR="00F07E83" w:rsidRPr="00F07E83" w:rsidRDefault="00F07E83" w:rsidP="00F07E83">
      <w:pPr>
        <w:pStyle w:val="Bibliography"/>
        <w:rPr>
          <w:rFonts w:ascii="Arial" w:hAnsi="Arial" w:cs="Arial"/>
        </w:rPr>
      </w:pPr>
      <w:r w:rsidRPr="00F07E83">
        <w:rPr>
          <w:rFonts w:ascii="Arial" w:hAnsi="Arial" w:cs="Arial"/>
        </w:rPr>
        <w:t>28.</w:t>
      </w:r>
      <w:r w:rsidRPr="00F07E83">
        <w:rPr>
          <w:rFonts w:ascii="Arial" w:hAnsi="Arial" w:cs="Arial"/>
        </w:rPr>
        <w:tab/>
        <w:t xml:space="preserve">Sueur J, Aubin T, Simonis C. Seewave, a Free Modular Tool for Sound Analysis and Synthesis. Bioacoustics. 2008 Jan 1;18(2):213–26. </w:t>
      </w:r>
    </w:p>
    <w:p w14:paraId="58B1B43E" w14:textId="77777777" w:rsidR="00F07E83" w:rsidRPr="00F07E83" w:rsidRDefault="00F07E83" w:rsidP="00F07E83">
      <w:pPr>
        <w:pStyle w:val="Bibliography"/>
        <w:rPr>
          <w:rFonts w:ascii="Arial" w:hAnsi="Arial" w:cs="Arial"/>
        </w:rPr>
      </w:pPr>
      <w:r w:rsidRPr="00F07E83">
        <w:rPr>
          <w:rFonts w:ascii="Arial" w:hAnsi="Arial" w:cs="Arial"/>
        </w:rPr>
        <w:lastRenderedPageBreak/>
        <w:t>29.</w:t>
      </w:r>
      <w:r w:rsidRPr="00F07E83">
        <w:rPr>
          <w:rFonts w:ascii="Arial" w:hAnsi="Arial" w:cs="Arial"/>
        </w:rPr>
        <w:tab/>
        <w:t xml:space="preserve">Araya-Salas M, Smith-Vidaurre G. warbleR: an r package to streamline analysis of animal acoustic signals. Methods Ecol Evol. 2017;8(2):184–91. </w:t>
      </w:r>
    </w:p>
    <w:p w14:paraId="345CA702" w14:textId="77777777" w:rsidR="00F07E83" w:rsidRPr="00F07E83" w:rsidRDefault="00F07E83" w:rsidP="00F07E83">
      <w:pPr>
        <w:pStyle w:val="Bibliography"/>
        <w:rPr>
          <w:rFonts w:ascii="Arial" w:hAnsi="Arial" w:cs="Arial"/>
        </w:rPr>
      </w:pPr>
      <w:r w:rsidRPr="00F07E83">
        <w:rPr>
          <w:rFonts w:ascii="Arial" w:hAnsi="Arial" w:cs="Arial"/>
        </w:rPr>
        <w:t>30.</w:t>
      </w:r>
      <w:r w:rsidRPr="00F07E83">
        <w:rPr>
          <w:rFonts w:ascii="Arial" w:hAnsi="Arial" w:cs="Arial"/>
        </w:rPr>
        <w:tab/>
        <w:t>Parsons D. The directory of tunes and musical themes [Internet]. Cambridge, Eng. : S. Brown; 1975 [cited 2024 Dec 20]. 298 p. Available from: http://archive.org/details/directoryoftunes0000pars</w:t>
      </w:r>
    </w:p>
    <w:p w14:paraId="617FD490" w14:textId="77777777" w:rsidR="00F07E83" w:rsidRPr="00F07E83" w:rsidRDefault="00F07E83" w:rsidP="00F07E83">
      <w:pPr>
        <w:pStyle w:val="Bibliography"/>
        <w:rPr>
          <w:rFonts w:ascii="Arial" w:hAnsi="Arial" w:cs="Arial"/>
        </w:rPr>
      </w:pPr>
      <w:r w:rsidRPr="00F07E83">
        <w:rPr>
          <w:rFonts w:ascii="Arial" w:hAnsi="Arial" w:cs="Arial"/>
        </w:rPr>
        <w:t>31.</w:t>
      </w:r>
      <w:r w:rsidRPr="00F07E83">
        <w:rPr>
          <w:rFonts w:ascii="Arial" w:hAnsi="Arial" w:cs="Arial"/>
        </w:rPr>
        <w:tab/>
        <w:t xml:space="preserve">Downie JS. Music information retrieval. Annu Rev Inf Sci Technol. 2003;37(1):295–340. </w:t>
      </w:r>
    </w:p>
    <w:p w14:paraId="000A742E" w14:textId="77777777" w:rsidR="00F07E83" w:rsidRPr="00F07E83" w:rsidRDefault="00F07E83" w:rsidP="00F07E83">
      <w:pPr>
        <w:pStyle w:val="Bibliography"/>
        <w:rPr>
          <w:rFonts w:ascii="Arial" w:hAnsi="Arial" w:cs="Arial"/>
        </w:rPr>
      </w:pPr>
      <w:r w:rsidRPr="00F07E83">
        <w:rPr>
          <w:rFonts w:ascii="Arial" w:hAnsi="Arial" w:cs="Arial"/>
        </w:rPr>
        <w:t>32.</w:t>
      </w:r>
      <w:r w:rsidRPr="00F07E83">
        <w:rPr>
          <w:rFonts w:ascii="Arial" w:hAnsi="Arial" w:cs="Arial"/>
        </w:rPr>
        <w:tab/>
        <w:t xml:space="preserve">Kershenbaum A, Sayigh LS, Janik VM. The Encoding of Individual Identity in Dolphin Signature Whistles: How Much Information Is Needed? PLOS ONE. 2013 Oct 23;8(10):e77671. </w:t>
      </w:r>
    </w:p>
    <w:p w14:paraId="2C17B059" w14:textId="77777777" w:rsidR="00F07E83" w:rsidRPr="00F07E83" w:rsidRDefault="00F07E83" w:rsidP="00F07E83">
      <w:pPr>
        <w:pStyle w:val="Bibliography"/>
        <w:rPr>
          <w:rFonts w:ascii="Arial" w:hAnsi="Arial" w:cs="Arial"/>
        </w:rPr>
      </w:pPr>
      <w:r w:rsidRPr="00F07E83">
        <w:rPr>
          <w:rFonts w:ascii="Arial" w:hAnsi="Arial" w:cs="Arial"/>
        </w:rPr>
        <w:t>33.</w:t>
      </w:r>
      <w:r w:rsidRPr="00F07E83">
        <w:rPr>
          <w:rFonts w:ascii="Arial" w:hAnsi="Arial" w:cs="Arial"/>
        </w:rPr>
        <w:tab/>
        <w:t xml:space="preserve">Clark CW, Marler P, Beeman K. Quantitative Analysis of Animal Vocal Phonology: an Application to Swamp Sparrow Song. Ethology. 1987;76(2):101–15. </w:t>
      </w:r>
    </w:p>
    <w:p w14:paraId="23D5238C" w14:textId="77777777" w:rsidR="00F07E83" w:rsidRPr="00F07E83" w:rsidRDefault="00F07E83" w:rsidP="00F07E83">
      <w:pPr>
        <w:pStyle w:val="Bibliography"/>
        <w:rPr>
          <w:rFonts w:ascii="Arial" w:hAnsi="Arial" w:cs="Arial"/>
        </w:rPr>
      </w:pPr>
      <w:r w:rsidRPr="00F07E83">
        <w:rPr>
          <w:rFonts w:ascii="Arial" w:hAnsi="Arial" w:cs="Arial"/>
        </w:rPr>
        <w:t>34.</w:t>
      </w:r>
      <w:r w:rsidRPr="00F07E83">
        <w:rPr>
          <w:rFonts w:ascii="Arial" w:hAnsi="Arial" w:cs="Arial"/>
        </w:rPr>
        <w:tab/>
        <w:t xml:space="preserve">Beecher MD. Signalling systems for individual recognition: an information theory approach. Anim Behav. 1989 Aug 1;38(2):248–61. </w:t>
      </w:r>
    </w:p>
    <w:p w14:paraId="42C17179" w14:textId="77777777" w:rsidR="00F07E83" w:rsidRPr="00F07E83" w:rsidRDefault="00F07E83" w:rsidP="00F07E83">
      <w:pPr>
        <w:pStyle w:val="Bibliography"/>
        <w:rPr>
          <w:rFonts w:ascii="Arial" w:hAnsi="Arial" w:cs="Arial"/>
        </w:rPr>
      </w:pPr>
      <w:r w:rsidRPr="00F07E83">
        <w:rPr>
          <w:rFonts w:ascii="Arial" w:hAnsi="Arial" w:cs="Arial"/>
        </w:rPr>
        <w:t>35.</w:t>
      </w:r>
      <w:r w:rsidRPr="00F07E83">
        <w:rPr>
          <w:rFonts w:ascii="Arial" w:hAnsi="Arial" w:cs="Arial"/>
        </w:rPr>
        <w:tab/>
        <w:t xml:space="preserve">Hartigan JA, Wong MA. Algorithm AS 136: A K-Means Clustering Algorithm. J R Stat Soc Ser C Appl Stat. 1979;28(1):100–8. </w:t>
      </w:r>
    </w:p>
    <w:p w14:paraId="03DE6687" w14:textId="122B10F7" w:rsidR="002733D3" w:rsidRDefault="002733D3" w:rsidP="00F07E83">
      <w:pPr>
        <w:pStyle w:val="Bibliography"/>
        <w:rPr>
          <w:rFonts w:ascii="Arial" w:hAnsi="Arial" w:cs="Arial"/>
        </w:rPr>
      </w:pPr>
      <w:r>
        <w:rPr>
          <w:rFonts w:ascii="Arial" w:hAnsi="Arial" w:cs="Arial"/>
        </w:rPr>
        <w:fldChar w:fldCharType="end"/>
      </w:r>
    </w:p>
    <w:p w14:paraId="38E8CCB7" w14:textId="12D70A88" w:rsidR="00EA42C6" w:rsidRDefault="002A6AF1" w:rsidP="00DB1BE9">
      <w:pPr>
        <w:spacing w:line="480" w:lineRule="auto"/>
        <w:rPr>
          <w:rFonts w:ascii="Arial" w:hAnsi="Arial" w:cs="Arial"/>
        </w:rPr>
      </w:pPr>
      <w:r w:rsidRPr="00BC41F7">
        <w:rPr>
          <w:rFonts w:ascii="Arial" w:hAnsi="Arial" w:cs="Arial"/>
        </w:rPr>
        <w:t xml:space="preserve">Brittany, </w:t>
      </w:r>
      <w:r>
        <w:rPr>
          <w:rFonts w:ascii="Arial" w:hAnsi="Arial" w:cs="Arial"/>
        </w:rPr>
        <w:t xml:space="preserve">after inserting the new citations I added in the draft and to the Zotero library, check the references for the following formatting issues (make updates directly in </w:t>
      </w:r>
      <w:r w:rsidR="00D360A2">
        <w:rPr>
          <w:rFonts w:ascii="Arial" w:hAnsi="Arial" w:cs="Arial"/>
        </w:rPr>
        <w:t xml:space="preserve">the </w:t>
      </w:r>
      <w:r>
        <w:rPr>
          <w:rFonts w:ascii="Arial" w:hAnsi="Arial" w:cs="Arial"/>
        </w:rPr>
        <w:t>Zotero</w:t>
      </w:r>
      <w:r w:rsidR="00D360A2">
        <w:rPr>
          <w:rFonts w:ascii="Arial" w:hAnsi="Arial" w:cs="Arial"/>
        </w:rPr>
        <w:t xml:space="preserve"> metadata</w:t>
      </w:r>
      <w:r>
        <w:rPr>
          <w:rFonts w:ascii="Arial" w:hAnsi="Arial" w:cs="Arial"/>
        </w:rPr>
        <w:t>):</w:t>
      </w:r>
    </w:p>
    <w:p w14:paraId="60DE22F6" w14:textId="77777777" w:rsidR="002A6AF1" w:rsidRDefault="002A6AF1" w:rsidP="00DB1BE9">
      <w:pPr>
        <w:spacing w:line="480" w:lineRule="auto"/>
        <w:rPr>
          <w:rFonts w:ascii="Arial" w:hAnsi="Arial" w:cs="Arial"/>
        </w:rPr>
      </w:pPr>
    </w:p>
    <w:p w14:paraId="557E10F0" w14:textId="303D3AC6" w:rsidR="002A6AF1" w:rsidRDefault="002A6AF1" w:rsidP="002A6AF1">
      <w:pPr>
        <w:pStyle w:val="ListParagraph"/>
        <w:numPr>
          <w:ilvl w:val="0"/>
          <w:numId w:val="15"/>
        </w:numPr>
        <w:spacing w:line="480" w:lineRule="auto"/>
        <w:rPr>
          <w:rFonts w:ascii="Arial" w:hAnsi="Arial" w:cs="Arial"/>
        </w:rPr>
      </w:pPr>
      <w:r>
        <w:rPr>
          <w:rFonts w:ascii="Arial" w:hAnsi="Arial" w:cs="Arial"/>
        </w:rPr>
        <w:t>No stray capitals in paper titles. Only the first letter of each title should be capitalized</w:t>
      </w:r>
      <w:r w:rsidR="00DE22A1">
        <w:rPr>
          <w:rFonts w:ascii="Arial" w:hAnsi="Arial" w:cs="Arial"/>
        </w:rPr>
        <w:t xml:space="preserve"> (unless the title starts with the name of a package that has a lowercase letter, like warbler)</w:t>
      </w:r>
      <w:r>
        <w:rPr>
          <w:rFonts w:ascii="Arial" w:hAnsi="Arial" w:cs="Arial"/>
        </w:rPr>
        <w:t>, and the first letter after a colon</w:t>
      </w:r>
    </w:p>
    <w:p w14:paraId="0D8D4124" w14:textId="63D2822A" w:rsidR="002A6AF1" w:rsidRDefault="002A6AF1" w:rsidP="002A6AF1">
      <w:pPr>
        <w:pStyle w:val="ListParagraph"/>
        <w:numPr>
          <w:ilvl w:val="0"/>
          <w:numId w:val="15"/>
        </w:numPr>
        <w:spacing w:line="480" w:lineRule="auto"/>
        <w:rPr>
          <w:rFonts w:ascii="Arial" w:hAnsi="Arial" w:cs="Arial"/>
        </w:rPr>
      </w:pPr>
      <w:r>
        <w:rPr>
          <w:rFonts w:ascii="Arial" w:hAnsi="Arial" w:cs="Arial"/>
        </w:rPr>
        <w:t>Check the author names and orders, the year, journal, volume, issue, page numbers, and DOI listed in Zotero against the PDF of each paper and fix issues accordingly</w:t>
      </w:r>
    </w:p>
    <w:p w14:paraId="09BC0695" w14:textId="5D39E981" w:rsidR="002A6AF1" w:rsidRDefault="002A6AF1" w:rsidP="002A6AF1">
      <w:pPr>
        <w:pStyle w:val="ListParagraph"/>
        <w:numPr>
          <w:ilvl w:val="0"/>
          <w:numId w:val="15"/>
        </w:numPr>
        <w:spacing w:line="480" w:lineRule="auto"/>
        <w:rPr>
          <w:rFonts w:ascii="Arial" w:hAnsi="Arial" w:cs="Arial"/>
        </w:rPr>
      </w:pPr>
      <w:r>
        <w:rPr>
          <w:rFonts w:ascii="Arial" w:hAnsi="Arial" w:cs="Arial"/>
        </w:rPr>
        <w:t xml:space="preserve">Remove months in references (Oct, Aug, </w:t>
      </w:r>
      <w:proofErr w:type="spellStart"/>
      <w:r>
        <w:rPr>
          <w:rFonts w:ascii="Arial" w:hAnsi="Arial" w:cs="Arial"/>
        </w:rPr>
        <w:t>etc</w:t>
      </w:r>
      <w:proofErr w:type="spellEnd"/>
      <w:r>
        <w:rPr>
          <w:rFonts w:ascii="Arial" w:hAnsi="Arial" w:cs="Arial"/>
        </w:rPr>
        <w:t>)</w:t>
      </w:r>
    </w:p>
    <w:p w14:paraId="1993FC4E" w14:textId="565027B4" w:rsidR="002A6AF1" w:rsidRPr="00BC41F7" w:rsidRDefault="00D360A2" w:rsidP="00BC41F7">
      <w:pPr>
        <w:pStyle w:val="ListParagraph"/>
        <w:numPr>
          <w:ilvl w:val="0"/>
          <w:numId w:val="15"/>
        </w:numPr>
        <w:spacing w:line="480" w:lineRule="auto"/>
        <w:rPr>
          <w:rFonts w:ascii="Arial" w:hAnsi="Arial" w:cs="Arial"/>
        </w:rPr>
      </w:pPr>
      <w:r>
        <w:rPr>
          <w:rFonts w:ascii="Arial" w:hAnsi="Arial" w:cs="Arial"/>
        </w:rPr>
        <w:lastRenderedPageBreak/>
        <w:t>All species names in titles should be italicized (add &lt;</w:t>
      </w:r>
      <w:proofErr w:type="spellStart"/>
      <w:r>
        <w:rPr>
          <w:rFonts w:ascii="Arial" w:hAnsi="Arial" w:cs="Arial"/>
        </w:rPr>
        <w:t>i</w:t>
      </w:r>
      <w:proofErr w:type="spellEnd"/>
      <w:r>
        <w:rPr>
          <w:rFonts w:ascii="Arial" w:hAnsi="Arial" w:cs="Arial"/>
        </w:rPr>
        <w:t>&gt; before and &lt;/</w:t>
      </w:r>
      <w:proofErr w:type="spellStart"/>
      <w:r>
        <w:rPr>
          <w:rFonts w:ascii="Arial" w:hAnsi="Arial" w:cs="Arial"/>
        </w:rPr>
        <w:t>i</w:t>
      </w:r>
      <w:proofErr w:type="spellEnd"/>
      <w:r>
        <w:rPr>
          <w:rFonts w:ascii="Arial" w:hAnsi="Arial" w:cs="Arial"/>
        </w:rPr>
        <w:t>&gt; after each species name in a title directly in the Zotero metadata to fix this)</w:t>
      </w:r>
    </w:p>
    <w:p w14:paraId="58BCE27E" w14:textId="22404189" w:rsidR="00EA42C6" w:rsidRPr="00FD0CFF" w:rsidRDefault="00EA42C6" w:rsidP="00DB1BE9">
      <w:pPr>
        <w:spacing w:line="480" w:lineRule="auto"/>
        <w:rPr>
          <w:rFonts w:ascii="Arial Nova Light" w:hAnsi="Arial Nova Light" w:cs="Arial"/>
        </w:rPr>
      </w:pPr>
      <w:r w:rsidRPr="00FD0CFF">
        <w:rPr>
          <w:rFonts w:ascii="Arial Nova Light" w:hAnsi="Arial Nova Light" w:cs="Arial"/>
        </w:rPr>
        <w:br w:type="page"/>
      </w:r>
    </w:p>
    <w:p w14:paraId="7E32E1D5" w14:textId="3374CF64" w:rsidR="001F49DD" w:rsidRDefault="001176F7" w:rsidP="00DB1BE9">
      <w:pPr>
        <w:spacing w:line="480" w:lineRule="auto"/>
        <w:rPr>
          <w:rFonts w:ascii="Arial" w:hAnsi="Arial" w:cs="Arial"/>
          <w:b/>
          <w:bCs/>
          <w:sz w:val="20"/>
          <w:szCs w:val="20"/>
        </w:rPr>
      </w:pPr>
      <w:r>
        <w:rPr>
          <w:rFonts w:ascii="Arial" w:hAnsi="Arial" w:cs="Arial"/>
          <w:b/>
          <w:bCs/>
          <w:noProof/>
          <w:sz w:val="20"/>
          <w:szCs w:val="20"/>
        </w:rPr>
        <w:lastRenderedPageBreak/>
        <w:drawing>
          <wp:inline distT="0" distB="0" distL="0" distR="0" wp14:anchorId="2344F610" wp14:editId="79755DB0">
            <wp:extent cx="5943600" cy="7201535"/>
            <wp:effectExtent l="0" t="0" r="0" b="0"/>
            <wp:docPr id="15893319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1903" name="Picture 1"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464D15E" w14:textId="77777777" w:rsidR="00BE2715" w:rsidRDefault="00BE2715" w:rsidP="00DB1BE9">
      <w:pPr>
        <w:spacing w:line="480" w:lineRule="auto"/>
        <w:rPr>
          <w:rFonts w:ascii="Arial" w:hAnsi="Arial" w:cs="Arial"/>
          <w:b/>
          <w:bCs/>
          <w:sz w:val="20"/>
          <w:szCs w:val="20"/>
        </w:rPr>
      </w:pPr>
    </w:p>
    <w:p w14:paraId="73E27719" w14:textId="788A5789" w:rsidR="001F49DD" w:rsidRPr="00FD0CFF" w:rsidRDefault="001F49DD" w:rsidP="00DB1BE9">
      <w:pPr>
        <w:spacing w:line="480" w:lineRule="auto"/>
        <w:rPr>
          <w:rFonts w:ascii="Arial" w:hAnsi="Arial" w:cs="Arial"/>
        </w:rPr>
      </w:pPr>
      <w:commentRangeStart w:id="73"/>
      <w:commentRangeEnd w:id="73"/>
      <w:r>
        <w:rPr>
          <w:rStyle w:val="CommentReference"/>
        </w:rPr>
        <w:commentReference w:id="73"/>
      </w:r>
      <w:r w:rsidR="001176F7">
        <w:rPr>
          <w:rFonts w:ascii="Arial" w:hAnsi="Arial" w:cs="Arial"/>
          <w:b/>
          <w:bCs/>
        </w:rPr>
        <w:t xml:space="preserve">S1 </w:t>
      </w:r>
      <w:r w:rsidRPr="00FD0CFF">
        <w:rPr>
          <w:rFonts w:ascii="Arial" w:hAnsi="Arial" w:cs="Arial"/>
          <w:b/>
          <w:bCs/>
        </w:rPr>
        <w:t>Fig:</w:t>
      </w:r>
      <w:r w:rsidR="00CC32D9">
        <w:rPr>
          <w:rFonts w:ascii="Arial" w:hAnsi="Arial" w:cs="Arial"/>
          <w:b/>
          <w:bCs/>
        </w:rPr>
        <w:t xml:space="preserve"> </w:t>
      </w:r>
      <w:r w:rsidR="00CC32D9" w:rsidRPr="00955ACA">
        <w:rPr>
          <w:rFonts w:ascii="Arial" w:hAnsi="Arial" w:cs="Arial"/>
        </w:rPr>
        <w:t>Acoustic space</w:t>
      </w:r>
      <w:r w:rsidRPr="00CC32D9">
        <w:rPr>
          <w:rFonts w:ascii="Arial" w:hAnsi="Arial" w:cs="Arial"/>
        </w:rPr>
        <w:t xml:space="preserve"> </w:t>
      </w:r>
      <w:r w:rsidR="00E07712">
        <w:rPr>
          <w:rFonts w:ascii="Arial" w:hAnsi="Arial" w:cs="Arial"/>
        </w:rPr>
        <w:t>plots for the</w:t>
      </w:r>
      <w:r w:rsidR="009C76C6">
        <w:rPr>
          <w:rFonts w:ascii="Arial" w:hAnsi="Arial" w:cs="Arial"/>
        </w:rPr>
        <w:t xml:space="preserve"> character string representations of the</w:t>
      </w:r>
      <w:r w:rsidR="00E07712">
        <w:rPr>
          <w:rFonts w:ascii="Arial" w:hAnsi="Arial" w:cs="Arial"/>
        </w:rPr>
        <w:t xml:space="preserve"> group-specific</w:t>
      </w:r>
      <w:r w:rsidR="00741E84">
        <w:rPr>
          <w:rFonts w:ascii="Arial" w:hAnsi="Arial" w:cs="Arial"/>
        </w:rPr>
        <w:t xml:space="preserve"> </w:t>
      </w:r>
      <w:r w:rsidR="0036081A">
        <w:rPr>
          <w:rFonts w:ascii="Arial" w:hAnsi="Arial" w:cs="Arial"/>
        </w:rPr>
        <w:t xml:space="preserve">example </w:t>
      </w:r>
      <w:r w:rsidR="00741E84">
        <w:rPr>
          <w:rFonts w:ascii="Arial" w:hAnsi="Arial" w:cs="Arial"/>
        </w:rPr>
        <w:t>dataset</w:t>
      </w:r>
      <w:r w:rsidR="00E41A32">
        <w:rPr>
          <w:rFonts w:ascii="Arial" w:hAnsi="Arial" w:cs="Arial"/>
        </w:rPr>
        <w:t xml:space="preserve"> (panels A and B),</w:t>
      </w:r>
      <w:r w:rsidR="009C76C6">
        <w:rPr>
          <w:rFonts w:ascii="Arial" w:hAnsi="Arial" w:cs="Arial"/>
        </w:rPr>
        <w:t xml:space="preserve"> and</w:t>
      </w:r>
      <w:r w:rsidR="0036081A">
        <w:rPr>
          <w:rFonts w:ascii="Arial" w:hAnsi="Arial" w:cs="Arial"/>
        </w:rPr>
        <w:t xml:space="preserve"> the</w:t>
      </w:r>
      <w:r w:rsidR="009C76C6">
        <w:rPr>
          <w:rFonts w:ascii="Arial" w:hAnsi="Arial" w:cs="Arial"/>
        </w:rPr>
        <w:t xml:space="preserve"> individually distinctive</w:t>
      </w:r>
      <w:r w:rsidR="00E07712">
        <w:rPr>
          <w:rFonts w:ascii="Arial" w:hAnsi="Arial" w:cs="Arial"/>
        </w:rPr>
        <w:t xml:space="preserve"> example </w:t>
      </w:r>
      <w:r w:rsidR="00E07712">
        <w:rPr>
          <w:rFonts w:ascii="Arial" w:hAnsi="Arial" w:cs="Arial"/>
        </w:rPr>
        <w:lastRenderedPageBreak/>
        <w:t>dataset</w:t>
      </w:r>
      <w:r w:rsidR="00E41A32">
        <w:rPr>
          <w:rFonts w:ascii="Arial" w:hAnsi="Arial" w:cs="Arial"/>
        </w:rPr>
        <w:t xml:space="preserve"> (panels C and D)</w:t>
      </w:r>
      <w:r w:rsidR="009C76C6">
        <w:rPr>
          <w:rFonts w:ascii="Arial" w:hAnsi="Arial" w:cs="Arial"/>
        </w:rPr>
        <w:t xml:space="preserve">. </w:t>
      </w:r>
      <w:r w:rsidR="00FE3F40">
        <w:rPr>
          <w:rFonts w:ascii="Arial" w:hAnsi="Arial" w:cs="Arial"/>
        </w:rPr>
        <w:t>Across panels,</w:t>
      </w:r>
      <w:r w:rsidR="00B67E9F">
        <w:rPr>
          <w:rFonts w:ascii="Arial" w:hAnsi="Arial" w:cs="Arial"/>
        </w:rPr>
        <w:t xml:space="preserve"> groups are represented by</w:t>
      </w:r>
      <w:r w:rsidR="00FE3F40">
        <w:rPr>
          <w:rFonts w:ascii="Arial" w:hAnsi="Arial" w:cs="Arial"/>
        </w:rPr>
        <w:t xml:space="preserve"> </w:t>
      </w:r>
      <w:r w:rsidR="00BA4FFC">
        <w:rPr>
          <w:rFonts w:ascii="Arial" w:hAnsi="Arial" w:cs="Arial"/>
        </w:rPr>
        <w:t>c</w:t>
      </w:r>
      <w:r w:rsidR="00FE3F40" w:rsidRPr="00FD0CFF">
        <w:rPr>
          <w:rFonts w:ascii="Arial" w:hAnsi="Arial" w:cs="Arial"/>
        </w:rPr>
        <w:t>olors</w:t>
      </w:r>
      <w:r w:rsidR="00B67E9F">
        <w:rPr>
          <w:rFonts w:ascii="Arial" w:hAnsi="Arial" w:cs="Arial"/>
        </w:rPr>
        <w:t xml:space="preserve"> and individuals within groups are represented with shapes</w:t>
      </w:r>
      <w:r w:rsidR="00FE3F40" w:rsidRPr="00FD0CFF">
        <w:rPr>
          <w:rFonts w:ascii="Arial" w:hAnsi="Arial" w:cs="Arial"/>
        </w:rPr>
        <w:t>.</w:t>
      </w:r>
      <w:r w:rsidR="00FE3F40">
        <w:rPr>
          <w:rFonts w:ascii="Arial" w:hAnsi="Arial" w:cs="Arial"/>
        </w:rPr>
        <w:t xml:space="preserve"> </w:t>
      </w:r>
      <w:r w:rsidR="009C76C6" w:rsidRPr="00DB62E3">
        <w:rPr>
          <w:rFonts w:ascii="Arial" w:hAnsi="Arial" w:cs="Arial"/>
        </w:rPr>
        <w:t>Panel</w:t>
      </w:r>
      <w:r w:rsidRPr="00DB62E3">
        <w:rPr>
          <w:rFonts w:ascii="Arial" w:hAnsi="Arial" w:cs="Arial"/>
        </w:rPr>
        <w:t xml:space="preserve"> </w:t>
      </w:r>
      <w:r w:rsidRPr="00955ACA">
        <w:rPr>
          <w:rFonts w:ascii="Arial" w:hAnsi="Arial" w:cs="Arial"/>
        </w:rPr>
        <w:t>A</w:t>
      </w:r>
      <w:r w:rsidR="00E41A32" w:rsidRPr="00955ACA">
        <w:rPr>
          <w:rFonts w:ascii="Arial" w:hAnsi="Arial" w:cs="Arial"/>
        </w:rPr>
        <w:t xml:space="preserve"> </w:t>
      </w:r>
      <w:r w:rsidR="00DB62E3">
        <w:rPr>
          <w:rFonts w:ascii="Arial" w:hAnsi="Arial" w:cs="Arial"/>
        </w:rPr>
        <w:t xml:space="preserve">shows patterns of variation in acoustic space with convex hull polygons </w:t>
      </w:r>
      <w:r w:rsidRPr="00DB62E3">
        <w:rPr>
          <w:rFonts w:ascii="Arial" w:hAnsi="Arial" w:cs="Arial"/>
        </w:rPr>
        <w:t xml:space="preserve">drawn by group identity, </w:t>
      </w:r>
      <w:r w:rsidR="00DB62E3">
        <w:rPr>
          <w:rFonts w:ascii="Arial" w:hAnsi="Arial" w:cs="Arial"/>
        </w:rPr>
        <w:t xml:space="preserve">while Panel </w:t>
      </w:r>
      <w:r w:rsidRPr="00955ACA">
        <w:rPr>
          <w:rFonts w:ascii="Arial" w:hAnsi="Arial" w:cs="Arial"/>
        </w:rPr>
        <w:t xml:space="preserve">B </w:t>
      </w:r>
      <w:r w:rsidR="00DB62E3">
        <w:rPr>
          <w:rFonts w:ascii="Arial" w:hAnsi="Arial" w:cs="Arial"/>
        </w:rPr>
        <w:t xml:space="preserve">shows the same dataset with </w:t>
      </w:r>
      <w:r w:rsidRPr="00DB62E3">
        <w:rPr>
          <w:rFonts w:ascii="Arial" w:hAnsi="Arial" w:cs="Arial"/>
        </w:rPr>
        <w:t>polygons drawn by individual identity</w:t>
      </w:r>
      <w:r w:rsidR="00DB62E3">
        <w:rPr>
          <w:rFonts w:ascii="Arial" w:hAnsi="Arial" w:cs="Arial"/>
        </w:rPr>
        <w:t xml:space="preserve">. </w:t>
      </w:r>
      <w:r w:rsidR="00435F3B">
        <w:rPr>
          <w:rFonts w:ascii="Arial" w:hAnsi="Arial" w:cs="Arial"/>
        </w:rPr>
        <w:t xml:space="preserve">Panels </w:t>
      </w:r>
      <w:r w:rsidRPr="00955ACA">
        <w:rPr>
          <w:rFonts w:ascii="Arial" w:hAnsi="Arial" w:cs="Arial"/>
        </w:rPr>
        <w:t>C</w:t>
      </w:r>
      <w:r w:rsidR="00435F3B">
        <w:rPr>
          <w:rFonts w:ascii="Arial" w:hAnsi="Arial" w:cs="Arial"/>
        </w:rPr>
        <w:t xml:space="preserve"> and</w:t>
      </w:r>
      <w:r w:rsidRPr="00955ACA">
        <w:rPr>
          <w:rFonts w:ascii="Arial" w:hAnsi="Arial" w:cs="Arial"/>
        </w:rPr>
        <w:t xml:space="preserve"> </w:t>
      </w:r>
      <w:r w:rsidR="00435F3B">
        <w:rPr>
          <w:rFonts w:ascii="Arial" w:hAnsi="Arial" w:cs="Arial"/>
        </w:rPr>
        <w:t xml:space="preserve">D are organized similarly, with polygons drawn by group or individual identity, respectively. </w:t>
      </w:r>
      <w:r w:rsidR="00DF35B7">
        <w:rPr>
          <w:rFonts w:ascii="Arial" w:hAnsi="Arial" w:cs="Arial"/>
        </w:rPr>
        <w:t xml:space="preserve">Note that </w:t>
      </w:r>
      <w:r w:rsidR="00FF0FE9">
        <w:rPr>
          <w:rFonts w:ascii="Arial" w:hAnsi="Arial" w:cs="Arial"/>
        </w:rPr>
        <w:t xml:space="preserve">panels A and </w:t>
      </w:r>
      <w:proofErr w:type="spellStart"/>
      <w:r w:rsidR="00FF0FE9">
        <w:rPr>
          <w:rFonts w:ascii="Arial" w:hAnsi="Arial" w:cs="Arial"/>
        </w:rPr>
        <w:t>D are</w:t>
      </w:r>
      <w:proofErr w:type="spellEnd"/>
      <w:r w:rsidR="00FF0FE9">
        <w:rPr>
          <w:rFonts w:ascii="Arial" w:hAnsi="Arial" w:cs="Arial"/>
        </w:rPr>
        <w:t xml:space="preserve"> the plots with polygons drawn by classes at the social level where we originally encoded the most information</w:t>
      </w:r>
      <w:r w:rsidR="001B5BEB">
        <w:rPr>
          <w:rFonts w:ascii="Arial" w:hAnsi="Arial" w:cs="Arial"/>
        </w:rPr>
        <w:t xml:space="preserve"> per dataset, respectively.</w:t>
      </w:r>
    </w:p>
    <w:p w14:paraId="1845A719" w14:textId="77777777" w:rsidR="00D302FC" w:rsidRDefault="00D302FC" w:rsidP="00DB1BE9">
      <w:pPr>
        <w:spacing w:line="480" w:lineRule="auto"/>
        <w:rPr>
          <w:rFonts w:ascii="Arial" w:hAnsi="Arial" w:cs="Arial"/>
        </w:rPr>
      </w:pPr>
    </w:p>
    <w:p w14:paraId="7CBF3446" w14:textId="77777777" w:rsidR="00FD0CFF" w:rsidRDefault="00FD0CFF" w:rsidP="00DB1BE9">
      <w:pPr>
        <w:spacing w:line="480" w:lineRule="auto"/>
        <w:rPr>
          <w:rFonts w:ascii="Arial" w:hAnsi="Arial" w:cs="Arial"/>
        </w:rPr>
      </w:pPr>
      <w:r>
        <w:rPr>
          <w:rFonts w:ascii="Arial" w:hAnsi="Arial" w:cs="Arial"/>
        </w:rPr>
        <w:br w:type="page"/>
      </w:r>
    </w:p>
    <w:p w14:paraId="14E68977" w14:textId="2665B23D" w:rsidR="00E64272" w:rsidRDefault="00186BB3" w:rsidP="00955ACA">
      <w:pPr>
        <w:spacing w:line="480" w:lineRule="auto"/>
        <w:rPr>
          <w:rFonts w:ascii="Arial" w:hAnsi="Arial" w:cs="Arial"/>
          <w:b/>
          <w:bCs/>
        </w:rPr>
      </w:pPr>
      <w:r>
        <w:rPr>
          <w:rFonts w:ascii="Arial" w:hAnsi="Arial" w:cs="Arial"/>
          <w:b/>
          <w:bCs/>
          <w:noProof/>
        </w:rPr>
        <w:lastRenderedPageBreak/>
        <w:drawing>
          <wp:inline distT="0" distB="0" distL="0" distR="0" wp14:anchorId="26738802" wp14:editId="2C4EAC97">
            <wp:extent cx="5943600" cy="7201535"/>
            <wp:effectExtent l="0" t="0" r="0" b="0"/>
            <wp:docPr id="108434084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0845" name="Picture 2"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3F52F8F" w14:textId="77777777" w:rsidR="00E64272" w:rsidRDefault="00E64272" w:rsidP="00955ACA">
      <w:pPr>
        <w:spacing w:line="480" w:lineRule="auto"/>
        <w:rPr>
          <w:rFonts w:ascii="Arial" w:hAnsi="Arial" w:cs="Arial"/>
          <w:b/>
          <w:bCs/>
        </w:rPr>
      </w:pPr>
    </w:p>
    <w:p w14:paraId="33B3434D" w14:textId="6DB70A54" w:rsidR="00D5603D" w:rsidRDefault="00E64272" w:rsidP="00D5603D">
      <w:pPr>
        <w:spacing w:line="480" w:lineRule="auto"/>
        <w:rPr>
          <w:rFonts w:ascii="Arial" w:hAnsi="Arial" w:cs="Arial"/>
        </w:rPr>
      </w:pPr>
      <w:r>
        <w:rPr>
          <w:rFonts w:ascii="Arial" w:hAnsi="Arial" w:cs="Arial"/>
          <w:b/>
          <w:bCs/>
        </w:rPr>
        <w:lastRenderedPageBreak/>
        <w:t xml:space="preserve">S2 </w:t>
      </w:r>
      <w:r w:rsidRPr="00FD0CFF">
        <w:rPr>
          <w:rFonts w:ascii="Arial" w:hAnsi="Arial" w:cs="Arial"/>
          <w:b/>
          <w:bCs/>
        </w:rPr>
        <w:t>Fig:</w:t>
      </w:r>
      <w:r>
        <w:rPr>
          <w:rFonts w:ascii="Arial" w:hAnsi="Arial" w:cs="Arial"/>
          <w:b/>
          <w:bCs/>
        </w:rPr>
        <w:t xml:space="preserve"> </w:t>
      </w:r>
      <w:r w:rsidRPr="001E1A58">
        <w:rPr>
          <w:rFonts w:ascii="Arial" w:hAnsi="Arial" w:cs="Arial"/>
        </w:rPr>
        <w:t>Acoustic space</w:t>
      </w:r>
      <w:r w:rsidRPr="00CC32D9">
        <w:rPr>
          <w:rFonts w:ascii="Arial" w:hAnsi="Arial" w:cs="Arial"/>
        </w:rPr>
        <w:t xml:space="preserve"> </w:t>
      </w:r>
      <w:r>
        <w:rPr>
          <w:rFonts w:ascii="Arial" w:hAnsi="Arial" w:cs="Arial"/>
        </w:rPr>
        <w:t xml:space="preserve">plots for the </w:t>
      </w:r>
      <w:r w:rsidR="004B1F5B">
        <w:rPr>
          <w:rFonts w:ascii="Arial" w:hAnsi="Arial" w:cs="Arial"/>
        </w:rPr>
        <w:t>audio file</w:t>
      </w:r>
      <w:r>
        <w:rPr>
          <w:rFonts w:ascii="Arial" w:hAnsi="Arial" w:cs="Arial"/>
        </w:rPr>
        <w:t xml:space="preserve"> representations of the group-specific example dataset (panels A and B), and the individually distinctive example dataset (panels C and D). Across panels, </w:t>
      </w:r>
      <w:r w:rsidR="003A08A7">
        <w:rPr>
          <w:rFonts w:ascii="Arial" w:hAnsi="Arial" w:cs="Arial"/>
        </w:rPr>
        <w:t xml:space="preserve">we have represented </w:t>
      </w:r>
      <w:r>
        <w:rPr>
          <w:rFonts w:ascii="Arial" w:hAnsi="Arial" w:cs="Arial"/>
        </w:rPr>
        <w:t xml:space="preserve">groups </w:t>
      </w:r>
      <w:r w:rsidR="003A08A7">
        <w:rPr>
          <w:rFonts w:ascii="Arial" w:hAnsi="Arial" w:cs="Arial"/>
        </w:rPr>
        <w:t>in</w:t>
      </w:r>
      <w:r>
        <w:rPr>
          <w:rFonts w:ascii="Arial" w:hAnsi="Arial" w:cs="Arial"/>
        </w:rPr>
        <w:t xml:space="preserve"> c</w:t>
      </w:r>
      <w:r w:rsidRPr="00FD0CFF">
        <w:rPr>
          <w:rFonts w:ascii="Arial" w:hAnsi="Arial" w:cs="Arial"/>
        </w:rPr>
        <w:t>olors</w:t>
      </w:r>
      <w:r>
        <w:rPr>
          <w:rFonts w:ascii="Arial" w:hAnsi="Arial" w:cs="Arial"/>
        </w:rPr>
        <w:t xml:space="preserve"> and individuals within groups </w:t>
      </w:r>
      <w:r w:rsidR="003A08A7">
        <w:rPr>
          <w:rFonts w:ascii="Arial" w:hAnsi="Arial" w:cs="Arial"/>
        </w:rPr>
        <w:t>through</w:t>
      </w:r>
      <w:r>
        <w:rPr>
          <w:rFonts w:ascii="Arial" w:hAnsi="Arial" w:cs="Arial"/>
        </w:rPr>
        <w:t xml:space="preserve"> shapes</w:t>
      </w:r>
      <w:r w:rsidRPr="00FD0CFF">
        <w:rPr>
          <w:rFonts w:ascii="Arial" w:hAnsi="Arial" w:cs="Arial"/>
        </w:rPr>
        <w:t>.</w:t>
      </w:r>
      <w:r>
        <w:rPr>
          <w:rFonts w:ascii="Arial" w:hAnsi="Arial" w:cs="Arial"/>
        </w:rPr>
        <w:t xml:space="preserve"> </w:t>
      </w:r>
      <w:r w:rsidRPr="00DB62E3">
        <w:rPr>
          <w:rFonts w:ascii="Arial" w:hAnsi="Arial" w:cs="Arial"/>
        </w:rPr>
        <w:t xml:space="preserve">Panel </w:t>
      </w:r>
      <w:r w:rsidRPr="001E1A58">
        <w:rPr>
          <w:rFonts w:ascii="Arial" w:hAnsi="Arial" w:cs="Arial"/>
        </w:rPr>
        <w:t xml:space="preserve">A </w:t>
      </w:r>
      <w:r>
        <w:rPr>
          <w:rFonts w:ascii="Arial" w:hAnsi="Arial" w:cs="Arial"/>
        </w:rPr>
        <w:t xml:space="preserve">shows patterns of variation in acoustic space with convex hull polygons </w:t>
      </w:r>
      <w:r w:rsidR="005756C7">
        <w:rPr>
          <w:rFonts w:ascii="Arial" w:hAnsi="Arial" w:cs="Arial"/>
        </w:rPr>
        <w:t>outlining the area in acoustic space per</w:t>
      </w:r>
      <w:r w:rsidRPr="00DB62E3">
        <w:rPr>
          <w:rFonts w:ascii="Arial" w:hAnsi="Arial" w:cs="Arial"/>
        </w:rPr>
        <w:t xml:space="preserve"> group, </w:t>
      </w:r>
      <w:r>
        <w:rPr>
          <w:rFonts w:ascii="Arial" w:hAnsi="Arial" w:cs="Arial"/>
        </w:rPr>
        <w:t xml:space="preserve">while Panel </w:t>
      </w:r>
      <w:r w:rsidRPr="001E1A58">
        <w:rPr>
          <w:rFonts w:ascii="Arial" w:hAnsi="Arial" w:cs="Arial"/>
        </w:rPr>
        <w:t xml:space="preserve">B </w:t>
      </w:r>
      <w:r>
        <w:rPr>
          <w:rFonts w:ascii="Arial" w:hAnsi="Arial" w:cs="Arial"/>
        </w:rPr>
        <w:t xml:space="preserve">shows the same dataset with </w:t>
      </w:r>
      <w:r w:rsidRPr="00DB62E3">
        <w:rPr>
          <w:rFonts w:ascii="Arial" w:hAnsi="Arial" w:cs="Arial"/>
        </w:rPr>
        <w:t xml:space="preserve">polygons </w:t>
      </w:r>
      <w:r w:rsidR="005756C7">
        <w:rPr>
          <w:rFonts w:ascii="Arial" w:hAnsi="Arial" w:cs="Arial"/>
        </w:rPr>
        <w:t xml:space="preserve">outlining acoustic spaces </w:t>
      </w:r>
      <w:r w:rsidRPr="00DB62E3">
        <w:rPr>
          <w:rFonts w:ascii="Arial" w:hAnsi="Arial" w:cs="Arial"/>
        </w:rPr>
        <w:t>by individual</w:t>
      </w:r>
      <w:r>
        <w:rPr>
          <w:rFonts w:ascii="Arial" w:hAnsi="Arial" w:cs="Arial"/>
        </w:rPr>
        <w:t xml:space="preserve">. Panels </w:t>
      </w:r>
      <w:r w:rsidRPr="001E1A58">
        <w:rPr>
          <w:rFonts w:ascii="Arial" w:hAnsi="Arial" w:cs="Arial"/>
        </w:rPr>
        <w:t>C</w:t>
      </w:r>
      <w:r>
        <w:rPr>
          <w:rFonts w:ascii="Arial" w:hAnsi="Arial" w:cs="Arial"/>
        </w:rPr>
        <w:t xml:space="preserve"> and</w:t>
      </w:r>
      <w:r w:rsidRPr="001E1A58">
        <w:rPr>
          <w:rFonts w:ascii="Arial" w:hAnsi="Arial" w:cs="Arial"/>
        </w:rPr>
        <w:t xml:space="preserve"> </w:t>
      </w:r>
      <w:r>
        <w:rPr>
          <w:rFonts w:ascii="Arial" w:hAnsi="Arial" w:cs="Arial"/>
        </w:rPr>
        <w:t>D are organized</w:t>
      </w:r>
      <w:r w:rsidR="00B86755">
        <w:rPr>
          <w:rFonts w:ascii="Arial" w:hAnsi="Arial" w:cs="Arial"/>
        </w:rPr>
        <w:t xml:space="preserve"> in the same way</w:t>
      </w:r>
      <w:r>
        <w:rPr>
          <w:rFonts w:ascii="Arial" w:hAnsi="Arial" w:cs="Arial"/>
        </w:rPr>
        <w:t xml:space="preserve">, with polygons </w:t>
      </w:r>
      <w:r w:rsidR="00B86755">
        <w:rPr>
          <w:rFonts w:ascii="Arial" w:hAnsi="Arial" w:cs="Arial"/>
        </w:rPr>
        <w:t>highlighting the acoustic spaces of each</w:t>
      </w:r>
      <w:r>
        <w:rPr>
          <w:rFonts w:ascii="Arial" w:hAnsi="Arial" w:cs="Arial"/>
        </w:rPr>
        <w:t xml:space="preserve"> group or individual, respectively. </w:t>
      </w:r>
      <w:r w:rsidR="005B53AE">
        <w:rPr>
          <w:rFonts w:ascii="Arial" w:hAnsi="Arial" w:cs="Arial"/>
        </w:rPr>
        <w:t>P</w:t>
      </w:r>
      <w:r>
        <w:rPr>
          <w:rFonts w:ascii="Arial" w:hAnsi="Arial" w:cs="Arial"/>
        </w:rPr>
        <w:t>anels A and D</w:t>
      </w:r>
      <w:r w:rsidR="000B448A">
        <w:rPr>
          <w:rFonts w:ascii="Arial" w:hAnsi="Arial" w:cs="Arial"/>
        </w:rPr>
        <w:t xml:space="preserve"> </w:t>
      </w:r>
      <w:r w:rsidR="005B53AE">
        <w:rPr>
          <w:rFonts w:ascii="Arial" w:hAnsi="Arial" w:cs="Arial"/>
        </w:rPr>
        <w:t>show</w:t>
      </w:r>
      <w:r>
        <w:rPr>
          <w:rFonts w:ascii="Arial" w:hAnsi="Arial" w:cs="Arial"/>
        </w:rPr>
        <w:t xml:space="preserve"> polygons drawn at the social level where we originally encoded the most information per dataset.</w:t>
      </w:r>
    </w:p>
    <w:p w14:paraId="6B45CE05" w14:textId="6F1E076D" w:rsidR="00CD758C" w:rsidRDefault="00CD758C" w:rsidP="00955ACA">
      <w:pPr>
        <w:spacing w:line="480" w:lineRule="auto"/>
        <w:rPr>
          <w:rFonts w:ascii="Arial" w:hAnsi="Arial" w:cs="Arial"/>
        </w:rPr>
      </w:pPr>
      <w:r>
        <w:rPr>
          <w:rFonts w:ascii="Arial" w:hAnsi="Arial" w:cs="Arial"/>
        </w:rPr>
        <w:br w:type="page"/>
      </w:r>
    </w:p>
    <w:p w14:paraId="632609E9" w14:textId="6E479739" w:rsidR="00CD758C" w:rsidRDefault="00CD758C" w:rsidP="00CD758C">
      <w:pPr>
        <w:spacing w:line="480" w:lineRule="auto"/>
        <w:rPr>
          <w:rFonts w:ascii="Arial" w:hAnsi="Arial" w:cs="Arial"/>
        </w:rPr>
      </w:pPr>
      <w:r>
        <w:rPr>
          <w:rFonts w:ascii="Arial" w:hAnsi="Arial" w:cs="Arial"/>
        </w:rPr>
        <w:lastRenderedPageBreak/>
        <w:t>S1</w:t>
      </w:r>
      <w:r w:rsidR="00A161AF">
        <w:rPr>
          <w:rFonts w:ascii="Arial" w:hAnsi="Arial" w:cs="Arial"/>
        </w:rPr>
        <w:t xml:space="preserve"> </w:t>
      </w:r>
      <w:commentRangeStart w:id="74"/>
      <w:commentRangeStart w:id="75"/>
      <w:commentRangeStart w:id="76"/>
      <w:r w:rsidR="00A161AF">
        <w:rPr>
          <w:rFonts w:ascii="Arial" w:hAnsi="Arial" w:cs="Arial"/>
        </w:rPr>
        <w:t>Table</w:t>
      </w:r>
      <w:commentRangeEnd w:id="74"/>
      <w:r w:rsidR="00A161AF">
        <w:rPr>
          <w:rStyle w:val="CommentReference"/>
        </w:rPr>
        <w:commentReference w:id="74"/>
      </w:r>
      <w:commentRangeEnd w:id="75"/>
      <w:r w:rsidR="00A161AF">
        <w:rPr>
          <w:rStyle w:val="CommentReference"/>
        </w:rPr>
        <w:commentReference w:id="75"/>
      </w:r>
      <w:commentRangeEnd w:id="76"/>
      <w:r w:rsidR="00A161AF">
        <w:rPr>
          <w:rStyle w:val="CommentReference"/>
        </w:rPr>
        <w:commentReference w:id="76"/>
      </w:r>
      <w:r>
        <w:rPr>
          <w:rFonts w:ascii="Arial" w:hAnsi="Arial" w:cs="Arial"/>
        </w:rPr>
        <w:t xml:space="preserve">: </w:t>
      </w:r>
      <w:r w:rsidR="00113FAA">
        <w:rPr>
          <w:rFonts w:ascii="Arial" w:hAnsi="Arial" w:cs="Arial"/>
        </w:rPr>
        <w:t>Effect size calculations to detect the social level with the greatest amount of identity information encoding</w:t>
      </w:r>
      <w:r w:rsidR="00A32672">
        <w:rPr>
          <w:rFonts w:ascii="Arial" w:hAnsi="Arial" w:cs="Arial"/>
        </w:rPr>
        <w:t>.</w:t>
      </w:r>
    </w:p>
    <w:tbl>
      <w:tblPr>
        <w:tblW w:w="9260" w:type="dxa"/>
        <w:tblLook w:val="04A0" w:firstRow="1" w:lastRow="0" w:firstColumn="1" w:lastColumn="0" w:noHBand="0" w:noVBand="1"/>
      </w:tblPr>
      <w:tblGrid>
        <w:gridCol w:w="1170"/>
        <w:gridCol w:w="2160"/>
        <w:gridCol w:w="1340"/>
        <w:gridCol w:w="1540"/>
        <w:gridCol w:w="1710"/>
        <w:gridCol w:w="1340"/>
      </w:tblGrid>
      <w:tr w:rsidR="00CD758C" w:rsidRPr="004662E9" w14:paraId="195C7411" w14:textId="77777777" w:rsidTr="001E1A58">
        <w:trPr>
          <w:trHeight w:val="396"/>
        </w:trPr>
        <w:tc>
          <w:tcPr>
            <w:tcW w:w="1170" w:type="dxa"/>
            <w:tcBorders>
              <w:top w:val="single" w:sz="4" w:space="0" w:color="auto"/>
              <w:left w:val="nil"/>
              <w:bottom w:val="single" w:sz="4" w:space="0" w:color="auto"/>
              <w:right w:val="nil"/>
            </w:tcBorders>
            <w:shd w:val="clear" w:color="000000" w:fill="FFFFFF"/>
            <w:noWrap/>
            <w:vAlign w:val="center"/>
            <w:hideMark/>
          </w:tcPr>
          <w:p w14:paraId="455727E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Number of Groups</w:t>
            </w:r>
          </w:p>
        </w:tc>
        <w:tc>
          <w:tcPr>
            <w:tcW w:w="2160" w:type="dxa"/>
            <w:tcBorders>
              <w:top w:val="single" w:sz="4" w:space="0" w:color="auto"/>
              <w:left w:val="nil"/>
              <w:bottom w:val="single" w:sz="4" w:space="0" w:color="auto"/>
              <w:right w:val="nil"/>
            </w:tcBorders>
            <w:shd w:val="clear" w:color="000000" w:fill="FFFFFF"/>
            <w:noWrap/>
            <w:vAlign w:val="center"/>
            <w:hideMark/>
          </w:tcPr>
          <w:p w14:paraId="3BA2B73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Method of Information Detection</w:t>
            </w:r>
          </w:p>
        </w:tc>
        <w:tc>
          <w:tcPr>
            <w:tcW w:w="1340" w:type="dxa"/>
            <w:tcBorders>
              <w:top w:val="single" w:sz="4" w:space="0" w:color="auto"/>
              <w:left w:val="nil"/>
              <w:bottom w:val="single" w:sz="4" w:space="0" w:color="auto"/>
              <w:right w:val="nil"/>
            </w:tcBorders>
            <w:shd w:val="clear" w:color="000000" w:fill="FFFFFF"/>
            <w:noWrap/>
            <w:vAlign w:val="center"/>
            <w:hideMark/>
          </w:tcPr>
          <w:p w14:paraId="6C5B7AD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Cliff's Delta</w:t>
            </w:r>
          </w:p>
        </w:tc>
        <w:tc>
          <w:tcPr>
            <w:tcW w:w="1540" w:type="dxa"/>
            <w:tcBorders>
              <w:top w:val="single" w:sz="4" w:space="0" w:color="auto"/>
              <w:left w:val="nil"/>
              <w:bottom w:val="single" w:sz="4" w:space="0" w:color="auto"/>
              <w:right w:val="nil"/>
            </w:tcBorders>
            <w:shd w:val="clear" w:color="000000" w:fill="FFFFFF"/>
            <w:noWrap/>
            <w:vAlign w:val="center"/>
            <w:hideMark/>
          </w:tcPr>
          <w:p w14:paraId="0C847D5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Upper 95% CI</w:t>
            </w:r>
          </w:p>
        </w:tc>
        <w:tc>
          <w:tcPr>
            <w:tcW w:w="1710" w:type="dxa"/>
            <w:tcBorders>
              <w:top w:val="single" w:sz="4" w:space="0" w:color="auto"/>
              <w:left w:val="nil"/>
              <w:bottom w:val="single" w:sz="4" w:space="0" w:color="auto"/>
              <w:right w:val="nil"/>
            </w:tcBorders>
            <w:shd w:val="clear" w:color="000000" w:fill="FFFFFF"/>
            <w:noWrap/>
            <w:vAlign w:val="center"/>
            <w:hideMark/>
          </w:tcPr>
          <w:p w14:paraId="51C980B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Lower 95% C</w:t>
            </w:r>
            <w:r>
              <w:rPr>
                <w:rFonts w:ascii="Aptos Narrow" w:eastAsia="Times New Roman" w:hAnsi="Aptos Narrow" w:cs="Times New Roman"/>
                <w:color w:val="000000"/>
                <w:kern w:val="0"/>
                <w:sz w:val="22"/>
                <w:szCs w:val="22"/>
                <w14:ligatures w14:val="none"/>
              </w:rPr>
              <w:t>I</w:t>
            </w:r>
          </w:p>
        </w:tc>
        <w:tc>
          <w:tcPr>
            <w:tcW w:w="1340" w:type="dxa"/>
            <w:tcBorders>
              <w:top w:val="single" w:sz="4" w:space="0" w:color="auto"/>
              <w:left w:val="nil"/>
              <w:bottom w:val="single" w:sz="4" w:space="0" w:color="auto"/>
              <w:right w:val="nil"/>
            </w:tcBorders>
            <w:shd w:val="clear" w:color="000000" w:fill="FFFFFF"/>
            <w:noWrap/>
            <w:vAlign w:val="center"/>
            <w:hideMark/>
          </w:tcPr>
          <w:p w14:paraId="3A5CE8D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Magnitude</w:t>
            </w:r>
          </w:p>
        </w:tc>
      </w:tr>
      <w:tr w:rsidR="00CD758C" w:rsidRPr="004662E9" w14:paraId="6D38CD53"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ADD775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0</w:t>
            </w:r>
          </w:p>
        </w:tc>
      </w:tr>
      <w:tr w:rsidR="00CD758C" w:rsidRPr="004662E9" w14:paraId="74DA6D47" w14:textId="77777777" w:rsidTr="001E1A58">
        <w:trPr>
          <w:trHeight w:val="396"/>
        </w:trPr>
        <w:tc>
          <w:tcPr>
            <w:tcW w:w="1170" w:type="dxa"/>
            <w:tcBorders>
              <w:top w:val="nil"/>
              <w:left w:val="nil"/>
              <w:bottom w:val="nil"/>
              <w:right w:val="nil"/>
            </w:tcBorders>
            <w:shd w:val="clear" w:color="000000" w:fill="FFFFFF"/>
            <w:noWrap/>
            <w:vAlign w:val="bottom"/>
            <w:hideMark/>
          </w:tcPr>
          <w:p w14:paraId="3729DF3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5C660B3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51C81D1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-0.64</w:t>
            </w:r>
          </w:p>
        </w:tc>
        <w:tc>
          <w:tcPr>
            <w:tcW w:w="1540" w:type="dxa"/>
            <w:tcBorders>
              <w:top w:val="nil"/>
              <w:left w:val="nil"/>
              <w:bottom w:val="nil"/>
              <w:right w:val="nil"/>
            </w:tcBorders>
            <w:shd w:val="clear" w:color="000000" w:fill="FFFFFF"/>
            <w:noWrap/>
            <w:vAlign w:val="bottom"/>
            <w:hideMark/>
          </w:tcPr>
          <w:p w14:paraId="0510970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710" w:type="dxa"/>
            <w:tcBorders>
              <w:top w:val="nil"/>
              <w:left w:val="nil"/>
              <w:bottom w:val="nil"/>
              <w:right w:val="nil"/>
            </w:tcBorders>
            <w:shd w:val="clear" w:color="000000" w:fill="FFFFFF"/>
            <w:noWrap/>
            <w:vAlign w:val="bottom"/>
            <w:hideMark/>
          </w:tcPr>
          <w:p w14:paraId="687DDC2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-0.88</w:t>
            </w:r>
          </w:p>
        </w:tc>
        <w:tc>
          <w:tcPr>
            <w:tcW w:w="1340" w:type="dxa"/>
            <w:tcBorders>
              <w:top w:val="nil"/>
              <w:left w:val="nil"/>
              <w:bottom w:val="nil"/>
              <w:right w:val="nil"/>
            </w:tcBorders>
            <w:shd w:val="clear" w:color="000000" w:fill="FFFFFF"/>
            <w:noWrap/>
            <w:vAlign w:val="bottom"/>
            <w:hideMark/>
          </w:tcPr>
          <w:p w14:paraId="3F7489E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7525B985" w14:textId="77777777" w:rsidTr="001E1A58">
        <w:trPr>
          <w:trHeight w:val="396"/>
        </w:trPr>
        <w:tc>
          <w:tcPr>
            <w:tcW w:w="1170" w:type="dxa"/>
            <w:tcBorders>
              <w:top w:val="nil"/>
              <w:left w:val="nil"/>
              <w:bottom w:val="nil"/>
              <w:right w:val="nil"/>
            </w:tcBorders>
            <w:shd w:val="clear" w:color="000000" w:fill="FFFFFF"/>
            <w:noWrap/>
            <w:vAlign w:val="bottom"/>
            <w:hideMark/>
          </w:tcPr>
          <w:p w14:paraId="7A9F364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48F1200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656659D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w:t>
            </w:r>
          </w:p>
        </w:tc>
        <w:tc>
          <w:tcPr>
            <w:tcW w:w="1540" w:type="dxa"/>
            <w:tcBorders>
              <w:top w:val="nil"/>
              <w:left w:val="nil"/>
              <w:bottom w:val="nil"/>
              <w:right w:val="nil"/>
            </w:tcBorders>
            <w:shd w:val="clear" w:color="000000" w:fill="FFFFFF"/>
            <w:noWrap/>
            <w:vAlign w:val="bottom"/>
            <w:hideMark/>
          </w:tcPr>
          <w:p w14:paraId="2292BC1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-0.27</w:t>
            </w:r>
          </w:p>
        </w:tc>
        <w:tc>
          <w:tcPr>
            <w:tcW w:w="1710" w:type="dxa"/>
            <w:tcBorders>
              <w:top w:val="nil"/>
              <w:left w:val="nil"/>
              <w:bottom w:val="nil"/>
              <w:right w:val="nil"/>
            </w:tcBorders>
            <w:shd w:val="clear" w:color="000000" w:fill="FFFFFF"/>
            <w:noWrap/>
            <w:vAlign w:val="bottom"/>
            <w:hideMark/>
          </w:tcPr>
          <w:p w14:paraId="7246B6C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-0.90</w:t>
            </w:r>
          </w:p>
        </w:tc>
        <w:tc>
          <w:tcPr>
            <w:tcW w:w="1340" w:type="dxa"/>
            <w:tcBorders>
              <w:top w:val="nil"/>
              <w:left w:val="nil"/>
              <w:bottom w:val="nil"/>
              <w:right w:val="nil"/>
            </w:tcBorders>
            <w:shd w:val="clear" w:color="000000" w:fill="FFFFFF"/>
            <w:noWrap/>
            <w:vAlign w:val="bottom"/>
            <w:hideMark/>
          </w:tcPr>
          <w:p w14:paraId="1DDE531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CE8370E" w14:textId="77777777" w:rsidTr="001E1A58">
        <w:trPr>
          <w:trHeight w:val="396"/>
        </w:trPr>
        <w:tc>
          <w:tcPr>
            <w:tcW w:w="1170" w:type="dxa"/>
            <w:tcBorders>
              <w:top w:val="nil"/>
              <w:left w:val="nil"/>
              <w:bottom w:val="nil"/>
              <w:right w:val="nil"/>
            </w:tcBorders>
            <w:shd w:val="clear" w:color="000000" w:fill="FFFFFF"/>
            <w:noWrap/>
            <w:vAlign w:val="bottom"/>
            <w:hideMark/>
          </w:tcPr>
          <w:p w14:paraId="434B174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32C9EC1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0772352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-0.98</w:t>
            </w:r>
          </w:p>
        </w:tc>
        <w:tc>
          <w:tcPr>
            <w:tcW w:w="1540" w:type="dxa"/>
            <w:tcBorders>
              <w:top w:val="nil"/>
              <w:left w:val="nil"/>
              <w:bottom w:val="nil"/>
              <w:right w:val="nil"/>
            </w:tcBorders>
            <w:shd w:val="clear" w:color="000000" w:fill="FFFFFF"/>
            <w:noWrap/>
            <w:vAlign w:val="bottom"/>
            <w:hideMark/>
          </w:tcPr>
          <w:p w14:paraId="436CC42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-0.88</w:t>
            </w:r>
          </w:p>
        </w:tc>
        <w:tc>
          <w:tcPr>
            <w:tcW w:w="1710" w:type="dxa"/>
            <w:tcBorders>
              <w:top w:val="nil"/>
              <w:left w:val="nil"/>
              <w:bottom w:val="nil"/>
              <w:right w:val="nil"/>
            </w:tcBorders>
            <w:shd w:val="clear" w:color="000000" w:fill="FFFFFF"/>
            <w:noWrap/>
            <w:vAlign w:val="bottom"/>
            <w:hideMark/>
          </w:tcPr>
          <w:p w14:paraId="3EADB02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284AE96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8DE69B4" w14:textId="77777777" w:rsidTr="001E1A58">
        <w:trPr>
          <w:trHeight w:val="396"/>
        </w:trPr>
        <w:tc>
          <w:tcPr>
            <w:tcW w:w="1170" w:type="dxa"/>
            <w:tcBorders>
              <w:top w:val="nil"/>
              <w:left w:val="nil"/>
              <w:bottom w:val="nil"/>
              <w:right w:val="nil"/>
            </w:tcBorders>
            <w:shd w:val="clear" w:color="000000" w:fill="FFFFFF"/>
            <w:noWrap/>
            <w:vAlign w:val="bottom"/>
            <w:hideMark/>
          </w:tcPr>
          <w:p w14:paraId="539507D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175B020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1969732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D726F6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2A27FDD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5B42B31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4CF2E1E" w14:textId="77777777" w:rsidTr="001E1A58">
        <w:trPr>
          <w:trHeight w:val="396"/>
        </w:trPr>
        <w:tc>
          <w:tcPr>
            <w:tcW w:w="1170" w:type="dxa"/>
            <w:tcBorders>
              <w:top w:val="nil"/>
              <w:left w:val="nil"/>
              <w:bottom w:val="nil"/>
              <w:right w:val="nil"/>
            </w:tcBorders>
            <w:shd w:val="clear" w:color="000000" w:fill="FFFFFF"/>
            <w:noWrap/>
            <w:vAlign w:val="bottom"/>
            <w:hideMark/>
          </w:tcPr>
          <w:p w14:paraId="7789F62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02B444B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58BD6D4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615671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2E203C8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25BF3E8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B00F1D8" w14:textId="77777777" w:rsidTr="001E1A58">
        <w:trPr>
          <w:trHeight w:val="396"/>
        </w:trPr>
        <w:tc>
          <w:tcPr>
            <w:tcW w:w="1170" w:type="dxa"/>
            <w:tcBorders>
              <w:top w:val="nil"/>
              <w:left w:val="nil"/>
              <w:bottom w:val="nil"/>
              <w:right w:val="nil"/>
            </w:tcBorders>
            <w:shd w:val="clear" w:color="000000" w:fill="FFFFFF"/>
            <w:noWrap/>
            <w:vAlign w:val="bottom"/>
            <w:hideMark/>
          </w:tcPr>
          <w:p w14:paraId="0B2903A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3F7DCD7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5840707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3B26CF4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5AEADF6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7F88B7D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70E3EC96" w14:textId="77777777" w:rsidTr="001E1A58">
        <w:trPr>
          <w:trHeight w:val="396"/>
        </w:trPr>
        <w:tc>
          <w:tcPr>
            <w:tcW w:w="1170" w:type="dxa"/>
            <w:tcBorders>
              <w:top w:val="nil"/>
              <w:left w:val="nil"/>
              <w:bottom w:val="nil"/>
              <w:right w:val="nil"/>
            </w:tcBorders>
            <w:shd w:val="clear" w:color="000000" w:fill="FFFFFF"/>
            <w:noWrap/>
            <w:vAlign w:val="bottom"/>
            <w:hideMark/>
          </w:tcPr>
          <w:p w14:paraId="2E4ABD5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044F871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79FDF27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1E4C98A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7B8900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51D4EF0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46CF08A" w14:textId="77777777" w:rsidTr="001E1A58">
        <w:trPr>
          <w:trHeight w:val="396"/>
        </w:trPr>
        <w:tc>
          <w:tcPr>
            <w:tcW w:w="1170" w:type="dxa"/>
            <w:tcBorders>
              <w:top w:val="nil"/>
              <w:left w:val="nil"/>
              <w:bottom w:val="nil"/>
              <w:right w:val="nil"/>
            </w:tcBorders>
            <w:shd w:val="clear" w:color="000000" w:fill="FFFFFF"/>
            <w:noWrap/>
            <w:vAlign w:val="bottom"/>
            <w:hideMark/>
          </w:tcPr>
          <w:p w14:paraId="72F8240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348B5C8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6169E9E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37403A7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360F830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0C228C4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04E696DE"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254A91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.33</w:t>
            </w:r>
          </w:p>
        </w:tc>
      </w:tr>
      <w:tr w:rsidR="00CD758C" w:rsidRPr="004662E9" w14:paraId="79C77DD6" w14:textId="77777777" w:rsidTr="001E1A58">
        <w:trPr>
          <w:trHeight w:val="396"/>
        </w:trPr>
        <w:tc>
          <w:tcPr>
            <w:tcW w:w="1170" w:type="dxa"/>
            <w:tcBorders>
              <w:top w:val="nil"/>
              <w:left w:val="nil"/>
              <w:bottom w:val="nil"/>
              <w:right w:val="nil"/>
            </w:tcBorders>
            <w:shd w:val="clear" w:color="000000" w:fill="FFFFFF"/>
            <w:noWrap/>
            <w:vAlign w:val="bottom"/>
            <w:hideMark/>
          </w:tcPr>
          <w:p w14:paraId="1D36842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4F781A1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4D8E8FD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w:t>
            </w:r>
          </w:p>
        </w:tc>
        <w:tc>
          <w:tcPr>
            <w:tcW w:w="1540" w:type="dxa"/>
            <w:tcBorders>
              <w:top w:val="nil"/>
              <w:left w:val="nil"/>
              <w:bottom w:val="nil"/>
              <w:right w:val="nil"/>
            </w:tcBorders>
            <w:shd w:val="clear" w:color="000000" w:fill="FFFFFF"/>
            <w:noWrap/>
            <w:vAlign w:val="bottom"/>
            <w:hideMark/>
          </w:tcPr>
          <w:p w14:paraId="71312BF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0.03</w:t>
            </w:r>
          </w:p>
        </w:tc>
        <w:tc>
          <w:tcPr>
            <w:tcW w:w="1710" w:type="dxa"/>
            <w:tcBorders>
              <w:top w:val="nil"/>
              <w:left w:val="nil"/>
              <w:bottom w:val="nil"/>
              <w:right w:val="nil"/>
            </w:tcBorders>
            <w:shd w:val="clear" w:color="000000" w:fill="FFFFFF"/>
            <w:noWrap/>
            <w:vAlign w:val="bottom"/>
            <w:hideMark/>
          </w:tcPr>
          <w:p w14:paraId="0671263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-0.81</w:t>
            </w:r>
          </w:p>
        </w:tc>
        <w:tc>
          <w:tcPr>
            <w:tcW w:w="1340" w:type="dxa"/>
            <w:tcBorders>
              <w:top w:val="nil"/>
              <w:left w:val="nil"/>
              <w:bottom w:val="nil"/>
              <w:right w:val="nil"/>
            </w:tcBorders>
            <w:shd w:val="clear" w:color="000000" w:fill="FFFFFF"/>
            <w:noWrap/>
            <w:vAlign w:val="bottom"/>
            <w:hideMark/>
          </w:tcPr>
          <w:p w14:paraId="3DD399F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6E070C3D" w14:textId="77777777" w:rsidTr="001E1A58">
        <w:trPr>
          <w:trHeight w:val="396"/>
        </w:trPr>
        <w:tc>
          <w:tcPr>
            <w:tcW w:w="1170" w:type="dxa"/>
            <w:tcBorders>
              <w:top w:val="nil"/>
              <w:left w:val="nil"/>
              <w:bottom w:val="nil"/>
              <w:right w:val="nil"/>
            </w:tcBorders>
            <w:shd w:val="clear" w:color="000000" w:fill="FFFFFF"/>
            <w:noWrap/>
            <w:vAlign w:val="bottom"/>
            <w:hideMark/>
          </w:tcPr>
          <w:p w14:paraId="75336F6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5145BB9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B39EBA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-0.09</w:t>
            </w:r>
          </w:p>
        </w:tc>
        <w:tc>
          <w:tcPr>
            <w:tcW w:w="1540" w:type="dxa"/>
            <w:tcBorders>
              <w:top w:val="nil"/>
              <w:left w:val="nil"/>
              <w:bottom w:val="nil"/>
              <w:right w:val="nil"/>
            </w:tcBorders>
            <w:shd w:val="clear" w:color="000000" w:fill="FFFFFF"/>
            <w:noWrap/>
            <w:vAlign w:val="bottom"/>
            <w:hideMark/>
          </w:tcPr>
          <w:p w14:paraId="7812BCD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0.35</w:t>
            </w:r>
          </w:p>
        </w:tc>
        <w:tc>
          <w:tcPr>
            <w:tcW w:w="1710" w:type="dxa"/>
            <w:tcBorders>
              <w:top w:val="nil"/>
              <w:left w:val="nil"/>
              <w:bottom w:val="nil"/>
              <w:right w:val="nil"/>
            </w:tcBorders>
            <w:shd w:val="clear" w:color="000000" w:fill="FFFFFF"/>
            <w:noWrap/>
            <w:vAlign w:val="bottom"/>
            <w:hideMark/>
          </w:tcPr>
          <w:p w14:paraId="01E4378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-0.50</w:t>
            </w:r>
          </w:p>
        </w:tc>
        <w:tc>
          <w:tcPr>
            <w:tcW w:w="1340" w:type="dxa"/>
            <w:tcBorders>
              <w:top w:val="nil"/>
              <w:left w:val="nil"/>
              <w:bottom w:val="nil"/>
              <w:right w:val="nil"/>
            </w:tcBorders>
            <w:shd w:val="clear" w:color="000000" w:fill="FFFFFF"/>
            <w:noWrap/>
            <w:vAlign w:val="bottom"/>
            <w:hideMark/>
          </w:tcPr>
          <w:p w14:paraId="2B33671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Negligible</w:t>
            </w:r>
          </w:p>
        </w:tc>
      </w:tr>
      <w:tr w:rsidR="00CD758C" w:rsidRPr="004662E9" w14:paraId="60AE2789" w14:textId="77777777" w:rsidTr="001E1A58">
        <w:trPr>
          <w:trHeight w:val="396"/>
        </w:trPr>
        <w:tc>
          <w:tcPr>
            <w:tcW w:w="1170" w:type="dxa"/>
            <w:tcBorders>
              <w:top w:val="nil"/>
              <w:left w:val="nil"/>
              <w:bottom w:val="nil"/>
              <w:right w:val="nil"/>
            </w:tcBorders>
            <w:shd w:val="clear" w:color="000000" w:fill="FFFFFF"/>
            <w:noWrap/>
            <w:vAlign w:val="bottom"/>
            <w:hideMark/>
          </w:tcPr>
          <w:p w14:paraId="1F6D6F0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444A3F5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F6C722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-0.34</w:t>
            </w:r>
          </w:p>
        </w:tc>
        <w:tc>
          <w:tcPr>
            <w:tcW w:w="1540" w:type="dxa"/>
            <w:tcBorders>
              <w:top w:val="nil"/>
              <w:left w:val="nil"/>
              <w:bottom w:val="nil"/>
              <w:right w:val="nil"/>
            </w:tcBorders>
            <w:shd w:val="clear" w:color="000000" w:fill="FFFFFF"/>
            <w:noWrap/>
            <w:vAlign w:val="bottom"/>
            <w:hideMark/>
          </w:tcPr>
          <w:p w14:paraId="2E64069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0.24</w:t>
            </w:r>
          </w:p>
        </w:tc>
        <w:tc>
          <w:tcPr>
            <w:tcW w:w="1710" w:type="dxa"/>
            <w:tcBorders>
              <w:top w:val="nil"/>
              <w:left w:val="nil"/>
              <w:bottom w:val="nil"/>
              <w:right w:val="nil"/>
            </w:tcBorders>
            <w:shd w:val="clear" w:color="000000" w:fill="FFFFFF"/>
            <w:noWrap/>
            <w:vAlign w:val="bottom"/>
            <w:hideMark/>
          </w:tcPr>
          <w:p w14:paraId="4E5D2F7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-0.74</w:t>
            </w:r>
          </w:p>
        </w:tc>
        <w:tc>
          <w:tcPr>
            <w:tcW w:w="1340" w:type="dxa"/>
            <w:tcBorders>
              <w:top w:val="nil"/>
              <w:left w:val="nil"/>
              <w:bottom w:val="nil"/>
              <w:right w:val="nil"/>
            </w:tcBorders>
            <w:shd w:val="clear" w:color="000000" w:fill="FFFFFF"/>
            <w:noWrap/>
            <w:vAlign w:val="bottom"/>
            <w:hideMark/>
          </w:tcPr>
          <w:p w14:paraId="67F2979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40405423" w14:textId="77777777" w:rsidTr="001E1A58">
        <w:trPr>
          <w:trHeight w:val="396"/>
        </w:trPr>
        <w:tc>
          <w:tcPr>
            <w:tcW w:w="1170" w:type="dxa"/>
            <w:tcBorders>
              <w:top w:val="nil"/>
              <w:left w:val="nil"/>
              <w:bottom w:val="nil"/>
              <w:right w:val="nil"/>
            </w:tcBorders>
            <w:shd w:val="clear" w:color="000000" w:fill="FFFFFF"/>
            <w:noWrap/>
            <w:vAlign w:val="bottom"/>
            <w:hideMark/>
          </w:tcPr>
          <w:p w14:paraId="142FAF0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045972F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69CFB2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-0.56</w:t>
            </w:r>
          </w:p>
        </w:tc>
        <w:tc>
          <w:tcPr>
            <w:tcW w:w="1540" w:type="dxa"/>
            <w:tcBorders>
              <w:top w:val="nil"/>
              <w:left w:val="nil"/>
              <w:bottom w:val="nil"/>
              <w:right w:val="nil"/>
            </w:tcBorders>
            <w:shd w:val="clear" w:color="000000" w:fill="FFFFFF"/>
            <w:noWrap/>
            <w:vAlign w:val="bottom"/>
            <w:hideMark/>
          </w:tcPr>
          <w:p w14:paraId="7F5CA7B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-0.03</w:t>
            </w:r>
          </w:p>
        </w:tc>
        <w:tc>
          <w:tcPr>
            <w:tcW w:w="1710" w:type="dxa"/>
            <w:tcBorders>
              <w:top w:val="nil"/>
              <w:left w:val="nil"/>
              <w:bottom w:val="nil"/>
              <w:right w:val="nil"/>
            </w:tcBorders>
            <w:shd w:val="clear" w:color="000000" w:fill="FFFFFF"/>
            <w:noWrap/>
            <w:vAlign w:val="bottom"/>
            <w:hideMark/>
          </w:tcPr>
          <w:p w14:paraId="209B048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-0.84</w:t>
            </w:r>
          </w:p>
        </w:tc>
        <w:tc>
          <w:tcPr>
            <w:tcW w:w="1340" w:type="dxa"/>
            <w:tcBorders>
              <w:top w:val="nil"/>
              <w:left w:val="nil"/>
              <w:bottom w:val="nil"/>
              <w:right w:val="nil"/>
            </w:tcBorders>
            <w:shd w:val="clear" w:color="000000" w:fill="FFFFFF"/>
            <w:noWrap/>
            <w:vAlign w:val="bottom"/>
            <w:hideMark/>
          </w:tcPr>
          <w:p w14:paraId="7608876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B3E3938" w14:textId="77777777" w:rsidTr="001E1A58">
        <w:trPr>
          <w:trHeight w:val="396"/>
        </w:trPr>
        <w:tc>
          <w:tcPr>
            <w:tcW w:w="1170" w:type="dxa"/>
            <w:tcBorders>
              <w:top w:val="nil"/>
              <w:left w:val="nil"/>
              <w:bottom w:val="nil"/>
              <w:right w:val="nil"/>
            </w:tcBorders>
            <w:shd w:val="clear" w:color="000000" w:fill="FFFFFF"/>
            <w:noWrap/>
            <w:vAlign w:val="bottom"/>
            <w:hideMark/>
          </w:tcPr>
          <w:p w14:paraId="7EE89FF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3D4EFF4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1AA5555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-0.73</w:t>
            </w:r>
          </w:p>
        </w:tc>
        <w:tc>
          <w:tcPr>
            <w:tcW w:w="1540" w:type="dxa"/>
            <w:tcBorders>
              <w:top w:val="nil"/>
              <w:left w:val="nil"/>
              <w:bottom w:val="nil"/>
              <w:right w:val="nil"/>
            </w:tcBorders>
            <w:shd w:val="clear" w:color="000000" w:fill="FFFFFF"/>
            <w:noWrap/>
            <w:vAlign w:val="bottom"/>
            <w:hideMark/>
          </w:tcPr>
          <w:p w14:paraId="53C7A3B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-0.15</w:t>
            </w:r>
          </w:p>
        </w:tc>
        <w:tc>
          <w:tcPr>
            <w:tcW w:w="1710" w:type="dxa"/>
            <w:tcBorders>
              <w:top w:val="nil"/>
              <w:left w:val="nil"/>
              <w:bottom w:val="nil"/>
              <w:right w:val="nil"/>
            </w:tcBorders>
            <w:shd w:val="clear" w:color="000000" w:fill="FFFFFF"/>
            <w:noWrap/>
            <w:vAlign w:val="bottom"/>
            <w:hideMark/>
          </w:tcPr>
          <w:p w14:paraId="2CDFF39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-0.94</w:t>
            </w:r>
          </w:p>
        </w:tc>
        <w:tc>
          <w:tcPr>
            <w:tcW w:w="1340" w:type="dxa"/>
            <w:tcBorders>
              <w:top w:val="nil"/>
              <w:left w:val="nil"/>
              <w:bottom w:val="nil"/>
              <w:right w:val="nil"/>
            </w:tcBorders>
            <w:shd w:val="clear" w:color="000000" w:fill="FFFFFF"/>
            <w:noWrap/>
            <w:vAlign w:val="bottom"/>
            <w:hideMark/>
          </w:tcPr>
          <w:p w14:paraId="2691322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4E852058" w14:textId="77777777" w:rsidTr="001E1A58">
        <w:trPr>
          <w:trHeight w:val="396"/>
        </w:trPr>
        <w:tc>
          <w:tcPr>
            <w:tcW w:w="1170" w:type="dxa"/>
            <w:tcBorders>
              <w:top w:val="nil"/>
              <w:left w:val="nil"/>
              <w:bottom w:val="nil"/>
              <w:right w:val="nil"/>
            </w:tcBorders>
            <w:shd w:val="clear" w:color="000000" w:fill="FFFFFF"/>
            <w:noWrap/>
            <w:vAlign w:val="bottom"/>
            <w:hideMark/>
          </w:tcPr>
          <w:p w14:paraId="0D25E98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027C546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6BFD3E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-0.78</w:t>
            </w:r>
          </w:p>
        </w:tc>
        <w:tc>
          <w:tcPr>
            <w:tcW w:w="1540" w:type="dxa"/>
            <w:tcBorders>
              <w:top w:val="nil"/>
              <w:left w:val="nil"/>
              <w:bottom w:val="nil"/>
              <w:right w:val="nil"/>
            </w:tcBorders>
            <w:shd w:val="clear" w:color="000000" w:fill="FFFFFF"/>
            <w:noWrap/>
            <w:vAlign w:val="bottom"/>
            <w:hideMark/>
          </w:tcPr>
          <w:p w14:paraId="3830495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-0.25</w:t>
            </w:r>
          </w:p>
        </w:tc>
        <w:tc>
          <w:tcPr>
            <w:tcW w:w="1710" w:type="dxa"/>
            <w:tcBorders>
              <w:top w:val="nil"/>
              <w:left w:val="nil"/>
              <w:bottom w:val="nil"/>
              <w:right w:val="nil"/>
            </w:tcBorders>
            <w:shd w:val="clear" w:color="000000" w:fill="FFFFFF"/>
            <w:noWrap/>
            <w:vAlign w:val="bottom"/>
            <w:hideMark/>
          </w:tcPr>
          <w:p w14:paraId="2F7B517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-0.95</w:t>
            </w:r>
          </w:p>
        </w:tc>
        <w:tc>
          <w:tcPr>
            <w:tcW w:w="1340" w:type="dxa"/>
            <w:tcBorders>
              <w:top w:val="nil"/>
              <w:left w:val="nil"/>
              <w:bottom w:val="nil"/>
              <w:right w:val="nil"/>
            </w:tcBorders>
            <w:shd w:val="clear" w:color="000000" w:fill="FFFFFF"/>
            <w:noWrap/>
            <w:vAlign w:val="bottom"/>
            <w:hideMark/>
          </w:tcPr>
          <w:p w14:paraId="28F15CE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F8312DD" w14:textId="77777777" w:rsidTr="001E1A58">
        <w:trPr>
          <w:trHeight w:val="396"/>
        </w:trPr>
        <w:tc>
          <w:tcPr>
            <w:tcW w:w="1170" w:type="dxa"/>
            <w:tcBorders>
              <w:top w:val="nil"/>
              <w:left w:val="nil"/>
              <w:bottom w:val="nil"/>
              <w:right w:val="nil"/>
            </w:tcBorders>
            <w:shd w:val="clear" w:color="000000" w:fill="FFFFFF"/>
            <w:noWrap/>
            <w:vAlign w:val="bottom"/>
            <w:hideMark/>
          </w:tcPr>
          <w:p w14:paraId="6436AC6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2081D75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302F2D9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1CF43BB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60A4AB9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2858535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455C0FD3" w14:textId="77777777" w:rsidTr="001E1A58">
        <w:trPr>
          <w:trHeight w:val="396"/>
        </w:trPr>
        <w:tc>
          <w:tcPr>
            <w:tcW w:w="1170" w:type="dxa"/>
            <w:tcBorders>
              <w:top w:val="nil"/>
              <w:left w:val="nil"/>
              <w:bottom w:val="nil"/>
              <w:right w:val="nil"/>
            </w:tcBorders>
            <w:shd w:val="clear" w:color="000000" w:fill="FFFFFF"/>
            <w:noWrap/>
            <w:vAlign w:val="bottom"/>
            <w:hideMark/>
          </w:tcPr>
          <w:p w14:paraId="4277A0B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025CA28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36D41B6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-0.46</w:t>
            </w:r>
          </w:p>
        </w:tc>
        <w:tc>
          <w:tcPr>
            <w:tcW w:w="1540" w:type="dxa"/>
            <w:tcBorders>
              <w:top w:val="nil"/>
              <w:left w:val="nil"/>
              <w:bottom w:val="nil"/>
              <w:right w:val="nil"/>
            </w:tcBorders>
            <w:shd w:val="clear" w:color="000000" w:fill="FFFFFF"/>
            <w:noWrap/>
            <w:vAlign w:val="bottom"/>
            <w:hideMark/>
          </w:tcPr>
          <w:p w14:paraId="022B98F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0.11</w:t>
            </w:r>
          </w:p>
        </w:tc>
        <w:tc>
          <w:tcPr>
            <w:tcW w:w="1710" w:type="dxa"/>
            <w:tcBorders>
              <w:top w:val="nil"/>
              <w:left w:val="nil"/>
              <w:bottom w:val="nil"/>
              <w:right w:val="nil"/>
            </w:tcBorders>
            <w:shd w:val="clear" w:color="000000" w:fill="FFFFFF"/>
            <w:noWrap/>
            <w:vAlign w:val="bottom"/>
            <w:hideMark/>
          </w:tcPr>
          <w:p w14:paraId="5D97C06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-0.80</w:t>
            </w:r>
          </w:p>
        </w:tc>
        <w:tc>
          <w:tcPr>
            <w:tcW w:w="1340" w:type="dxa"/>
            <w:tcBorders>
              <w:top w:val="nil"/>
              <w:left w:val="nil"/>
              <w:bottom w:val="nil"/>
              <w:right w:val="nil"/>
            </w:tcBorders>
            <w:shd w:val="clear" w:color="000000" w:fill="FFFFFF"/>
            <w:noWrap/>
            <w:vAlign w:val="bottom"/>
            <w:hideMark/>
          </w:tcPr>
          <w:p w14:paraId="21BC06C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33801AC8"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77D7F93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.67</w:t>
            </w:r>
          </w:p>
        </w:tc>
      </w:tr>
      <w:tr w:rsidR="00CD758C" w:rsidRPr="004662E9" w14:paraId="038C6FFA" w14:textId="77777777" w:rsidTr="001E1A58">
        <w:trPr>
          <w:trHeight w:val="396"/>
        </w:trPr>
        <w:tc>
          <w:tcPr>
            <w:tcW w:w="1170" w:type="dxa"/>
            <w:tcBorders>
              <w:top w:val="nil"/>
              <w:left w:val="nil"/>
              <w:bottom w:val="nil"/>
              <w:right w:val="nil"/>
            </w:tcBorders>
            <w:shd w:val="clear" w:color="000000" w:fill="FFFFFF"/>
            <w:noWrap/>
            <w:vAlign w:val="bottom"/>
            <w:hideMark/>
          </w:tcPr>
          <w:p w14:paraId="54902AD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39C97A0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015BA0F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540" w:type="dxa"/>
            <w:tcBorders>
              <w:top w:val="nil"/>
              <w:left w:val="nil"/>
              <w:bottom w:val="nil"/>
              <w:right w:val="nil"/>
            </w:tcBorders>
            <w:shd w:val="clear" w:color="000000" w:fill="FFFFFF"/>
            <w:noWrap/>
            <w:vAlign w:val="bottom"/>
            <w:hideMark/>
          </w:tcPr>
          <w:p w14:paraId="333BA4B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0.61</w:t>
            </w:r>
          </w:p>
        </w:tc>
        <w:tc>
          <w:tcPr>
            <w:tcW w:w="1710" w:type="dxa"/>
            <w:tcBorders>
              <w:top w:val="nil"/>
              <w:left w:val="nil"/>
              <w:bottom w:val="nil"/>
              <w:right w:val="nil"/>
            </w:tcBorders>
            <w:shd w:val="clear" w:color="000000" w:fill="FFFFFF"/>
            <w:noWrap/>
            <w:vAlign w:val="bottom"/>
            <w:hideMark/>
          </w:tcPr>
          <w:p w14:paraId="122B9B3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-0.41</w:t>
            </w:r>
          </w:p>
        </w:tc>
        <w:tc>
          <w:tcPr>
            <w:tcW w:w="1340" w:type="dxa"/>
            <w:tcBorders>
              <w:top w:val="nil"/>
              <w:left w:val="nil"/>
              <w:bottom w:val="nil"/>
              <w:right w:val="nil"/>
            </w:tcBorders>
            <w:shd w:val="clear" w:color="000000" w:fill="FFFFFF"/>
            <w:noWrap/>
            <w:vAlign w:val="bottom"/>
            <w:hideMark/>
          </w:tcPr>
          <w:p w14:paraId="2DED4C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Negligible</w:t>
            </w:r>
          </w:p>
        </w:tc>
      </w:tr>
      <w:tr w:rsidR="00CD758C" w:rsidRPr="004662E9" w14:paraId="0AB7C414" w14:textId="77777777" w:rsidTr="001E1A58">
        <w:trPr>
          <w:trHeight w:val="396"/>
        </w:trPr>
        <w:tc>
          <w:tcPr>
            <w:tcW w:w="1170" w:type="dxa"/>
            <w:tcBorders>
              <w:top w:val="nil"/>
              <w:left w:val="nil"/>
              <w:bottom w:val="nil"/>
              <w:right w:val="nil"/>
            </w:tcBorders>
            <w:shd w:val="clear" w:color="000000" w:fill="FFFFFF"/>
            <w:noWrap/>
            <w:vAlign w:val="bottom"/>
            <w:hideMark/>
          </w:tcPr>
          <w:p w14:paraId="3DB0775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35DF189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4ABE274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0.29</w:t>
            </w:r>
          </w:p>
        </w:tc>
        <w:tc>
          <w:tcPr>
            <w:tcW w:w="1540" w:type="dxa"/>
            <w:tcBorders>
              <w:top w:val="nil"/>
              <w:left w:val="nil"/>
              <w:bottom w:val="nil"/>
              <w:right w:val="nil"/>
            </w:tcBorders>
            <w:shd w:val="clear" w:color="000000" w:fill="FFFFFF"/>
            <w:noWrap/>
            <w:vAlign w:val="bottom"/>
            <w:hideMark/>
          </w:tcPr>
          <w:p w14:paraId="7BF595E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0.62</w:t>
            </w:r>
          </w:p>
        </w:tc>
        <w:tc>
          <w:tcPr>
            <w:tcW w:w="1710" w:type="dxa"/>
            <w:tcBorders>
              <w:top w:val="nil"/>
              <w:left w:val="nil"/>
              <w:bottom w:val="nil"/>
              <w:right w:val="nil"/>
            </w:tcBorders>
            <w:shd w:val="clear" w:color="000000" w:fill="FFFFFF"/>
            <w:noWrap/>
            <w:vAlign w:val="bottom"/>
            <w:hideMark/>
          </w:tcPr>
          <w:p w14:paraId="178480D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340" w:type="dxa"/>
            <w:tcBorders>
              <w:top w:val="nil"/>
              <w:left w:val="nil"/>
              <w:bottom w:val="nil"/>
              <w:right w:val="nil"/>
            </w:tcBorders>
            <w:shd w:val="clear" w:color="000000" w:fill="FFFFFF"/>
            <w:noWrap/>
            <w:vAlign w:val="bottom"/>
            <w:hideMark/>
          </w:tcPr>
          <w:p w14:paraId="5150256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Small</w:t>
            </w:r>
          </w:p>
        </w:tc>
      </w:tr>
      <w:tr w:rsidR="00CD758C" w:rsidRPr="004662E9" w14:paraId="09824FC0" w14:textId="77777777" w:rsidTr="001E1A58">
        <w:trPr>
          <w:trHeight w:val="396"/>
        </w:trPr>
        <w:tc>
          <w:tcPr>
            <w:tcW w:w="1170" w:type="dxa"/>
            <w:tcBorders>
              <w:top w:val="nil"/>
              <w:left w:val="nil"/>
              <w:bottom w:val="nil"/>
              <w:right w:val="nil"/>
            </w:tcBorders>
            <w:shd w:val="clear" w:color="000000" w:fill="FFFFFF"/>
            <w:noWrap/>
            <w:vAlign w:val="bottom"/>
            <w:hideMark/>
          </w:tcPr>
          <w:p w14:paraId="46E9D6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13DEB46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1BA797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0.12</w:t>
            </w:r>
          </w:p>
        </w:tc>
        <w:tc>
          <w:tcPr>
            <w:tcW w:w="1540" w:type="dxa"/>
            <w:tcBorders>
              <w:top w:val="nil"/>
              <w:left w:val="nil"/>
              <w:bottom w:val="nil"/>
              <w:right w:val="nil"/>
            </w:tcBorders>
            <w:shd w:val="clear" w:color="000000" w:fill="FFFFFF"/>
            <w:noWrap/>
            <w:vAlign w:val="bottom"/>
            <w:hideMark/>
          </w:tcPr>
          <w:p w14:paraId="49D221E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0.58</w:t>
            </w:r>
          </w:p>
        </w:tc>
        <w:tc>
          <w:tcPr>
            <w:tcW w:w="1710" w:type="dxa"/>
            <w:tcBorders>
              <w:top w:val="nil"/>
              <w:left w:val="nil"/>
              <w:bottom w:val="nil"/>
              <w:right w:val="nil"/>
            </w:tcBorders>
            <w:shd w:val="clear" w:color="000000" w:fill="FFFFFF"/>
            <w:noWrap/>
            <w:vAlign w:val="bottom"/>
            <w:hideMark/>
          </w:tcPr>
          <w:p w14:paraId="1D6C18D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-0.40</w:t>
            </w:r>
          </w:p>
        </w:tc>
        <w:tc>
          <w:tcPr>
            <w:tcW w:w="1340" w:type="dxa"/>
            <w:tcBorders>
              <w:top w:val="nil"/>
              <w:left w:val="nil"/>
              <w:bottom w:val="nil"/>
              <w:right w:val="nil"/>
            </w:tcBorders>
            <w:shd w:val="clear" w:color="000000" w:fill="FFFFFF"/>
            <w:noWrap/>
            <w:vAlign w:val="bottom"/>
            <w:hideMark/>
          </w:tcPr>
          <w:p w14:paraId="57022CE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Negligible</w:t>
            </w:r>
          </w:p>
        </w:tc>
      </w:tr>
      <w:tr w:rsidR="00CD758C" w:rsidRPr="004662E9" w14:paraId="51552A71" w14:textId="77777777" w:rsidTr="001E1A58">
        <w:trPr>
          <w:trHeight w:val="396"/>
        </w:trPr>
        <w:tc>
          <w:tcPr>
            <w:tcW w:w="1170" w:type="dxa"/>
            <w:tcBorders>
              <w:top w:val="nil"/>
              <w:left w:val="nil"/>
              <w:bottom w:val="nil"/>
              <w:right w:val="nil"/>
            </w:tcBorders>
            <w:shd w:val="clear" w:color="000000" w:fill="FFFFFF"/>
            <w:noWrap/>
            <w:vAlign w:val="bottom"/>
            <w:hideMark/>
          </w:tcPr>
          <w:p w14:paraId="673A2F7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3E3B192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C41E1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0.79</w:t>
            </w:r>
          </w:p>
        </w:tc>
        <w:tc>
          <w:tcPr>
            <w:tcW w:w="1540" w:type="dxa"/>
            <w:tcBorders>
              <w:top w:val="nil"/>
              <w:left w:val="nil"/>
              <w:bottom w:val="nil"/>
              <w:right w:val="nil"/>
            </w:tcBorders>
            <w:shd w:val="clear" w:color="000000" w:fill="FFFFFF"/>
            <w:noWrap/>
            <w:vAlign w:val="bottom"/>
            <w:hideMark/>
          </w:tcPr>
          <w:p w14:paraId="067CE17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0.95</w:t>
            </w:r>
          </w:p>
        </w:tc>
        <w:tc>
          <w:tcPr>
            <w:tcW w:w="1710" w:type="dxa"/>
            <w:tcBorders>
              <w:top w:val="nil"/>
              <w:left w:val="nil"/>
              <w:bottom w:val="nil"/>
              <w:right w:val="nil"/>
            </w:tcBorders>
            <w:shd w:val="clear" w:color="000000" w:fill="FFFFFF"/>
            <w:noWrap/>
            <w:vAlign w:val="bottom"/>
            <w:hideMark/>
          </w:tcPr>
          <w:p w14:paraId="7FE1ECF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0.25</w:t>
            </w:r>
          </w:p>
        </w:tc>
        <w:tc>
          <w:tcPr>
            <w:tcW w:w="1340" w:type="dxa"/>
            <w:tcBorders>
              <w:top w:val="nil"/>
              <w:left w:val="nil"/>
              <w:bottom w:val="nil"/>
              <w:right w:val="nil"/>
            </w:tcBorders>
            <w:shd w:val="clear" w:color="000000" w:fill="FFFFFF"/>
            <w:noWrap/>
            <w:vAlign w:val="bottom"/>
            <w:hideMark/>
          </w:tcPr>
          <w:p w14:paraId="194D9B8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3F3232B" w14:textId="77777777" w:rsidTr="001E1A58">
        <w:trPr>
          <w:trHeight w:val="396"/>
        </w:trPr>
        <w:tc>
          <w:tcPr>
            <w:tcW w:w="1170" w:type="dxa"/>
            <w:tcBorders>
              <w:top w:val="nil"/>
              <w:left w:val="nil"/>
              <w:bottom w:val="nil"/>
              <w:right w:val="nil"/>
            </w:tcBorders>
            <w:shd w:val="clear" w:color="000000" w:fill="FFFFFF"/>
            <w:noWrap/>
            <w:vAlign w:val="bottom"/>
            <w:hideMark/>
          </w:tcPr>
          <w:p w14:paraId="4B4A100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7356F59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A17F85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0.45</w:t>
            </w:r>
          </w:p>
        </w:tc>
        <w:tc>
          <w:tcPr>
            <w:tcW w:w="1540" w:type="dxa"/>
            <w:tcBorders>
              <w:top w:val="nil"/>
              <w:left w:val="nil"/>
              <w:bottom w:val="nil"/>
              <w:right w:val="nil"/>
            </w:tcBorders>
            <w:shd w:val="clear" w:color="000000" w:fill="FFFFFF"/>
            <w:noWrap/>
            <w:vAlign w:val="bottom"/>
            <w:hideMark/>
          </w:tcPr>
          <w:p w14:paraId="349F300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0.81</w:t>
            </w:r>
          </w:p>
        </w:tc>
        <w:tc>
          <w:tcPr>
            <w:tcW w:w="1710" w:type="dxa"/>
            <w:tcBorders>
              <w:top w:val="nil"/>
              <w:left w:val="nil"/>
              <w:bottom w:val="nil"/>
              <w:right w:val="nil"/>
            </w:tcBorders>
            <w:shd w:val="clear" w:color="000000" w:fill="FFFFFF"/>
            <w:noWrap/>
            <w:vAlign w:val="bottom"/>
            <w:hideMark/>
          </w:tcPr>
          <w:p w14:paraId="5A02FB4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-0.17</w:t>
            </w:r>
          </w:p>
        </w:tc>
        <w:tc>
          <w:tcPr>
            <w:tcW w:w="1340" w:type="dxa"/>
            <w:tcBorders>
              <w:top w:val="nil"/>
              <w:left w:val="nil"/>
              <w:bottom w:val="nil"/>
              <w:right w:val="nil"/>
            </w:tcBorders>
            <w:shd w:val="clear" w:color="000000" w:fill="FFFFFF"/>
            <w:noWrap/>
            <w:vAlign w:val="bottom"/>
            <w:hideMark/>
          </w:tcPr>
          <w:p w14:paraId="3F6F82A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2303B4E8" w14:textId="77777777" w:rsidTr="001E1A58">
        <w:trPr>
          <w:trHeight w:val="396"/>
        </w:trPr>
        <w:tc>
          <w:tcPr>
            <w:tcW w:w="1170" w:type="dxa"/>
            <w:tcBorders>
              <w:top w:val="nil"/>
              <w:left w:val="nil"/>
              <w:bottom w:val="nil"/>
              <w:right w:val="nil"/>
            </w:tcBorders>
            <w:shd w:val="clear" w:color="000000" w:fill="FFFFFF"/>
            <w:noWrap/>
            <w:vAlign w:val="bottom"/>
            <w:hideMark/>
          </w:tcPr>
          <w:p w14:paraId="119909C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3719EDD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8C722C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0A8F2BC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318F3D3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5F2B81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0DF5A3DB" w14:textId="77777777" w:rsidTr="001E1A58">
        <w:trPr>
          <w:trHeight w:val="396"/>
        </w:trPr>
        <w:tc>
          <w:tcPr>
            <w:tcW w:w="1170" w:type="dxa"/>
            <w:tcBorders>
              <w:top w:val="nil"/>
              <w:left w:val="nil"/>
              <w:bottom w:val="nil"/>
              <w:right w:val="nil"/>
            </w:tcBorders>
            <w:shd w:val="clear" w:color="000000" w:fill="FFFFFF"/>
            <w:noWrap/>
            <w:vAlign w:val="bottom"/>
            <w:hideMark/>
          </w:tcPr>
          <w:p w14:paraId="603FFD8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11EED8D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1300DEE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w:t>
            </w:r>
          </w:p>
        </w:tc>
        <w:tc>
          <w:tcPr>
            <w:tcW w:w="1540" w:type="dxa"/>
            <w:tcBorders>
              <w:top w:val="nil"/>
              <w:left w:val="nil"/>
              <w:bottom w:val="nil"/>
              <w:right w:val="nil"/>
            </w:tcBorders>
            <w:shd w:val="clear" w:color="000000" w:fill="FFFFFF"/>
            <w:noWrap/>
            <w:vAlign w:val="bottom"/>
            <w:hideMark/>
          </w:tcPr>
          <w:p w14:paraId="237361D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0.84</w:t>
            </w:r>
          </w:p>
        </w:tc>
        <w:tc>
          <w:tcPr>
            <w:tcW w:w="1710" w:type="dxa"/>
            <w:tcBorders>
              <w:top w:val="nil"/>
              <w:left w:val="nil"/>
              <w:bottom w:val="nil"/>
              <w:right w:val="nil"/>
            </w:tcBorders>
            <w:shd w:val="clear" w:color="000000" w:fill="FFFFFF"/>
            <w:noWrap/>
            <w:vAlign w:val="bottom"/>
            <w:hideMark/>
          </w:tcPr>
          <w:p w14:paraId="1C7D318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340" w:type="dxa"/>
            <w:tcBorders>
              <w:top w:val="nil"/>
              <w:left w:val="nil"/>
              <w:bottom w:val="nil"/>
              <w:right w:val="nil"/>
            </w:tcBorders>
            <w:shd w:val="clear" w:color="000000" w:fill="FFFFFF"/>
            <w:noWrap/>
            <w:vAlign w:val="bottom"/>
            <w:hideMark/>
          </w:tcPr>
          <w:p w14:paraId="09E0BE6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6DA6AA00" w14:textId="77777777" w:rsidTr="001E1A58">
        <w:trPr>
          <w:trHeight w:val="396"/>
        </w:trPr>
        <w:tc>
          <w:tcPr>
            <w:tcW w:w="1170" w:type="dxa"/>
            <w:tcBorders>
              <w:top w:val="nil"/>
              <w:left w:val="nil"/>
              <w:bottom w:val="nil"/>
              <w:right w:val="nil"/>
            </w:tcBorders>
            <w:shd w:val="clear" w:color="000000" w:fill="FFFFFF"/>
            <w:noWrap/>
            <w:vAlign w:val="bottom"/>
            <w:hideMark/>
          </w:tcPr>
          <w:p w14:paraId="239BB6A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27BA804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38D70CD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2D13612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5B83DE7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6CFAD41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5A6DC96"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2DD4BEC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1</w:t>
            </w:r>
          </w:p>
        </w:tc>
      </w:tr>
      <w:tr w:rsidR="00CD758C" w:rsidRPr="004662E9" w14:paraId="05C800B9" w14:textId="77777777" w:rsidTr="001E1A58">
        <w:trPr>
          <w:trHeight w:val="396"/>
        </w:trPr>
        <w:tc>
          <w:tcPr>
            <w:tcW w:w="1170" w:type="dxa"/>
            <w:tcBorders>
              <w:top w:val="nil"/>
              <w:left w:val="nil"/>
              <w:bottom w:val="nil"/>
              <w:right w:val="nil"/>
            </w:tcBorders>
            <w:shd w:val="clear" w:color="000000" w:fill="FFFFFF"/>
            <w:noWrap/>
            <w:vAlign w:val="bottom"/>
            <w:hideMark/>
          </w:tcPr>
          <w:p w14:paraId="7D69449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lastRenderedPageBreak/>
              <w:t>2</w:t>
            </w:r>
          </w:p>
        </w:tc>
        <w:tc>
          <w:tcPr>
            <w:tcW w:w="2160" w:type="dxa"/>
            <w:tcBorders>
              <w:top w:val="nil"/>
              <w:left w:val="nil"/>
              <w:bottom w:val="nil"/>
              <w:right w:val="nil"/>
            </w:tcBorders>
            <w:shd w:val="clear" w:color="000000" w:fill="FFFFFF"/>
            <w:noWrap/>
            <w:vAlign w:val="bottom"/>
            <w:hideMark/>
          </w:tcPr>
          <w:p w14:paraId="4A79A72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380F647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w:t>
            </w:r>
          </w:p>
        </w:tc>
        <w:tc>
          <w:tcPr>
            <w:tcW w:w="1540" w:type="dxa"/>
            <w:tcBorders>
              <w:top w:val="nil"/>
              <w:left w:val="nil"/>
              <w:bottom w:val="nil"/>
              <w:right w:val="nil"/>
            </w:tcBorders>
            <w:shd w:val="clear" w:color="000000" w:fill="FFFFFF"/>
            <w:noWrap/>
            <w:vAlign w:val="bottom"/>
            <w:hideMark/>
          </w:tcPr>
          <w:p w14:paraId="418DA0B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0.77</w:t>
            </w:r>
          </w:p>
        </w:tc>
        <w:tc>
          <w:tcPr>
            <w:tcW w:w="1710" w:type="dxa"/>
            <w:tcBorders>
              <w:top w:val="nil"/>
              <w:left w:val="nil"/>
              <w:bottom w:val="nil"/>
              <w:right w:val="nil"/>
            </w:tcBorders>
            <w:shd w:val="clear" w:color="000000" w:fill="FFFFFF"/>
            <w:noWrap/>
            <w:vAlign w:val="bottom"/>
            <w:hideMark/>
          </w:tcPr>
          <w:p w14:paraId="715A650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-0.17</w:t>
            </w:r>
          </w:p>
        </w:tc>
        <w:tc>
          <w:tcPr>
            <w:tcW w:w="1340" w:type="dxa"/>
            <w:tcBorders>
              <w:top w:val="nil"/>
              <w:left w:val="nil"/>
              <w:bottom w:val="nil"/>
              <w:right w:val="nil"/>
            </w:tcBorders>
            <w:shd w:val="clear" w:color="000000" w:fill="FFFFFF"/>
            <w:noWrap/>
            <w:vAlign w:val="bottom"/>
            <w:hideMark/>
          </w:tcPr>
          <w:p w14:paraId="33E2259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2F212228" w14:textId="77777777" w:rsidTr="001E1A58">
        <w:trPr>
          <w:trHeight w:val="396"/>
        </w:trPr>
        <w:tc>
          <w:tcPr>
            <w:tcW w:w="1170" w:type="dxa"/>
            <w:tcBorders>
              <w:top w:val="nil"/>
              <w:left w:val="nil"/>
              <w:bottom w:val="nil"/>
              <w:right w:val="nil"/>
            </w:tcBorders>
            <w:shd w:val="clear" w:color="000000" w:fill="FFFFFF"/>
            <w:noWrap/>
            <w:vAlign w:val="bottom"/>
            <w:hideMark/>
          </w:tcPr>
          <w:p w14:paraId="64D072E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2BD4DC8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201C6A3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D2313D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45BD463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093AC84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34E10FD" w14:textId="77777777" w:rsidTr="001E1A58">
        <w:trPr>
          <w:trHeight w:val="396"/>
        </w:trPr>
        <w:tc>
          <w:tcPr>
            <w:tcW w:w="1170" w:type="dxa"/>
            <w:tcBorders>
              <w:top w:val="nil"/>
              <w:left w:val="nil"/>
              <w:bottom w:val="nil"/>
              <w:right w:val="nil"/>
            </w:tcBorders>
            <w:shd w:val="clear" w:color="000000" w:fill="FFFFFF"/>
            <w:noWrap/>
            <w:vAlign w:val="bottom"/>
            <w:hideMark/>
          </w:tcPr>
          <w:p w14:paraId="2528296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10C847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E73999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63D7D71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6A64B2F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3432FE2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48AE9B19" w14:textId="77777777" w:rsidTr="001E1A58">
        <w:trPr>
          <w:trHeight w:val="396"/>
        </w:trPr>
        <w:tc>
          <w:tcPr>
            <w:tcW w:w="1170" w:type="dxa"/>
            <w:tcBorders>
              <w:top w:val="nil"/>
              <w:left w:val="nil"/>
              <w:bottom w:val="nil"/>
              <w:right w:val="nil"/>
            </w:tcBorders>
            <w:shd w:val="clear" w:color="000000" w:fill="FFFFFF"/>
            <w:noWrap/>
            <w:vAlign w:val="bottom"/>
            <w:hideMark/>
          </w:tcPr>
          <w:p w14:paraId="04EE916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4F4DE26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9F47C0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3346681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2F131A1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0ADC838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3388D8A" w14:textId="77777777" w:rsidTr="001E1A58">
        <w:trPr>
          <w:trHeight w:val="396"/>
        </w:trPr>
        <w:tc>
          <w:tcPr>
            <w:tcW w:w="1170" w:type="dxa"/>
            <w:tcBorders>
              <w:top w:val="nil"/>
              <w:left w:val="nil"/>
              <w:bottom w:val="nil"/>
              <w:right w:val="nil"/>
            </w:tcBorders>
            <w:shd w:val="clear" w:color="000000" w:fill="FFFFFF"/>
            <w:noWrap/>
            <w:vAlign w:val="bottom"/>
            <w:hideMark/>
          </w:tcPr>
          <w:p w14:paraId="6D80EBB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05E0B3D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185EF9A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0E9CFD6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37B2EC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66179EE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1B9AE9EC" w14:textId="77777777" w:rsidTr="001E1A58">
        <w:trPr>
          <w:trHeight w:val="396"/>
        </w:trPr>
        <w:tc>
          <w:tcPr>
            <w:tcW w:w="1170" w:type="dxa"/>
            <w:tcBorders>
              <w:top w:val="nil"/>
              <w:left w:val="nil"/>
              <w:bottom w:val="nil"/>
              <w:right w:val="nil"/>
            </w:tcBorders>
            <w:shd w:val="clear" w:color="000000" w:fill="FFFFFF"/>
            <w:noWrap/>
            <w:vAlign w:val="bottom"/>
            <w:hideMark/>
          </w:tcPr>
          <w:p w14:paraId="1B9ABDC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1A6E47B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13C11C1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25F0FB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43EBDC1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4A683A8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B22F553" w14:textId="77777777" w:rsidTr="001E1A58">
        <w:trPr>
          <w:trHeight w:val="396"/>
        </w:trPr>
        <w:tc>
          <w:tcPr>
            <w:tcW w:w="1170" w:type="dxa"/>
            <w:tcBorders>
              <w:top w:val="nil"/>
              <w:left w:val="nil"/>
              <w:bottom w:val="nil"/>
              <w:right w:val="nil"/>
            </w:tcBorders>
            <w:shd w:val="clear" w:color="000000" w:fill="FFFFFF"/>
            <w:noWrap/>
            <w:vAlign w:val="bottom"/>
            <w:hideMark/>
          </w:tcPr>
          <w:p w14:paraId="210CCD2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03269FB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7BCA0DD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1180D8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170650A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684FDEC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09769AB8" w14:textId="77777777" w:rsidTr="001E1A58">
        <w:trPr>
          <w:trHeight w:val="396"/>
        </w:trPr>
        <w:tc>
          <w:tcPr>
            <w:tcW w:w="1170" w:type="dxa"/>
            <w:tcBorders>
              <w:top w:val="nil"/>
              <w:left w:val="nil"/>
              <w:bottom w:val="nil"/>
              <w:right w:val="nil"/>
            </w:tcBorders>
            <w:shd w:val="clear" w:color="000000" w:fill="FFFFFF"/>
            <w:noWrap/>
            <w:vAlign w:val="bottom"/>
            <w:hideMark/>
          </w:tcPr>
          <w:p w14:paraId="672A5A5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5ED9096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474BBFE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400D5C2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5B9430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5F1D7DF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bl>
    <w:p w14:paraId="261A2F7B" w14:textId="77777777" w:rsidR="00CD758C" w:rsidRDefault="00CD758C" w:rsidP="00CD758C">
      <w:pPr>
        <w:spacing w:line="480" w:lineRule="auto"/>
        <w:rPr>
          <w:rFonts w:ascii="Arial" w:hAnsi="Arial" w:cs="Arial"/>
        </w:rPr>
      </w:pPr>
    </w:p>
    <w:p w14:paraId="768D8B0D" w14:textId="77777777" w:rsidR="00A931F0" w:rsidRPr="00A931F0" w:rsidRDefault="00A931F0" w:rsidP="00410697">
      <w:pPr>
        <w:spacing w:line="480" w:lineRule="auto"/>
        <w:rPr>
          <w:rFonts w:ascii="Arial" w:hAnsi="Arial" w:cs="Arial"/>
        </w:rPr>
      </w:pPr>
    </w:p>
    <w:sectPr w:rsidR="00A931F0" w:rsidRPr="00A931F0" w:rsidSect="007E5E47">
      <w:footerReference w:type="default" r:id="rId2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5-04-04T12:49:00Z" w:initials="BC">
    <w:p w14:paraId="674316BC" w14:textId="77777777" w:rsidR="00DB1BE9" w:rsidRDefault="00DB1BE9" w:rsidP="00DB1BE9">
      <w:pPr>
        <w:pStyle w:val="CommentText"/>
      </w:pPr>
      <w:r>
        <w:rPr>
          <w:rStyle w:val="CommentReference"/>
        </w:rPr>
        <w:annotationRef/>
      </w:r>
      <w:r>
        <w:t>Comp Bio: full title is 200 characters</w:t>
      </w:r>
    </w:p>
  </w:comment>
  <w:comment w:id="1" w:author="Coppinger, Brittany" w:date="2025-04-04T12:50:00Z" w:initials="BC">
    <w:p w14:paraId="64F5FC47" w14:textId="13B4608E" w:rsidR="00DB1BE9" w:rsidRDefault="00DB1BE9" w:rsidP="00DB1BE9">
      <w:pPr>
        <w:pStyle w:val="CommentText"/>
      </w:pPr>
      <w:r>
        <w:rPr>
          <w:rStyle w:val="CommentReference"/>
        </w:rPr>
        <w:annotationRef/>
      </w:r>
      <w:r>
        <w:t>Comp Bio: short title is 70 characters</w:t>
      </w:r>
    </w:p>
  </w:comment>
  <w:comment w:id="2" w:author="Coppinger, Brittany" w:date="2025-06-20T08:33:00Z" w:initials="BC">
    <w:p w14:paraId="21A583D6" w14:textId="77777777" w:rsidR="00BB6686" w:rsidRDefault="00BB6686" w:rsidP="00BB6686">
      <w:pPr>
        <w:pStyle w:val="CommentText"/>
      </w:pPr>
      <w:r>
        <w:rPr>
          <w:rStyle w:val="CommentReference"/>
        </w:rPr>
        <w:annotationRef/>
      </w:r>
      <w:r>
        <w:t>Submitting author, Grace will need to submit manuscript</w:t>
      </w:r>
    </w:p>
  </w:comment>
  <w:comment w:id="3" w:author="Coppinger, Brittany" w:date="2025-06-20T08:34:00Z" w:initials="BC">
    <w:p w14:paraId="7018141B" w14:textId="77777777" w:rsidR="00BB6686" w:rsidRDefault="00BB6686" w:rsidP="00BB6686">
      <w:pPr>
        <w:pStyle w:val="CommentText"/>
      </w:pPr>
      <w:r>
        <w:rPr>
          <w:rStyle w:val="CommentReference"/>
        </w:rPr>
        <w:annotationRef/>
      </w:r>
      <w:r>
        <w:t>Depending on when, maybe this becomes a lab meeting we walk others through</w:t>
      </w:r>
    </w:p>
  </w:comment>
  <w:comment w:id="4" w:author="Coppinger, Brittany" w:date="2024-12-16T10:03:00Z" w:initials="BC">
    <w:p w14:paraId="0DAC1465" w14:textId="14F91B7C"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5"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6" w:author="Coppinger, Brittany" w:date="2025-04-04T12:44:00Z" w:initials="BC">
    <w:p w14:paraId="30DFA078" w14:textId="77777777" w:rsidR="00DB1BE9" w:rsidRDefault="00DB1BE9" w:rsidP="00DB1BE9">
      <w:pPr>
        <w:pStyle w:val="CommentText"/>
      </w:pPr>
      <w:r>
        <w:rPr>
          <w:rStyle w:val="CommentReference"/>
        </w:rPr>
        <w:annotationRef/>
      </w:r>
      <w:r>
        <w:t>No word count for Comp Bio, but must be double spaced text</w:t>
      </w:r>
    </w:p>
  </w:comment>
  <w:comment w:id="7" w:author="Juarez, Alexandra" w:date="2025-08-08T10:56:00Z" w:initials="GJ">
    <w:p w14:paraId="40CA3D23" w14:textId="77777777" w:rsidR="00EE3852" w:rsidRDefault="00EE3852" w:rsidP="00EE3852">
      <w:r>
        <w:rPr>
          <w:rStyle w:val="CommentReference"/>
        </w:rPr>
        <w:annotationRef/>
      </w:r>
      <w:r>
        <w:rPr>
          <w:sz w:val="20"/>
          <w:szCs w:val="20"/>
        </w:rPr>
        <w:t>LOVE THE ABSTRACT! It has everything you need to takeaway from this paper and worded wonderfully.</w:t>
      </w:r>
    </w:p>
  </w:comment>
  <w:comment w:id="8" w:author="Coppinger, Brittany" w:date="2025-04-04T12:57:00Z" w:initials="BC">
    <w:p w14:paraId="3314F396" w14:textId="313FEF9C" w:rsidR="00F96896" w:rsidRDefault="00F96896" w:rsidP="00F96896">
      <w:pPr>
        <w:pStyle w:val="CommentText"/>
      </w:pPr>
      <w:r>
        <w:rPr>
          <w:rStyle w:val="CommentReference"/>
        </w:rPr>
        <w:annotationRef/>
      </w:r>
      <w:r>
        <w:rPr>
          <w:color w:val="202020"/>
          <w:highlight w:val="white"/>
        </w:rPr>
        <w:t>50-200 word non-technical summary of the work</w:t>
      </w:r>
      <w:r>
        <w:t xml:space="preserve"> </w:t>
      </w:r>
      <w:r>
        <w:br/>
      </w:r>
      <w:r>
        <w:br/>
      </w:r>
      <w:r>
        <w:rPr>
          <w:color w:val="202020"/>
          <w:highlight w:val="white"/>
        </w:rPr>
        <w:t>Aim to highlight where your work fits within a broader context; present the significance or possible implications of your work simply and objectively; and avoid the use of acronyms and complex terminology wherever possible. The goal is to make your findings accessible to a wide audience that includes both scientists and non-scientists.</w:t>
      </w:r>
      <w:r>
        <w:t xml:space="preserve"> </w:t>
      </w:r>
    </w:p>
  </w:comment>
  <w:comment w:id="9" w:author="Juarez, Alexandra" w:date="2025-08-08T10:57:00Z" w:initials="GJ">
    <w:p w14:paraId="4A574BFB" w14:textId="77777777" w:rsidR="00EE3852" w:rsidRDefault="00EE3852" w:rsidP="00EE3852">
      <w:r>
        <w:rPr>
          <w:rStyle w:val="CommentReference"/>
        </w:rPr>
        <w:annotationRef/>
      </w:r>
      <w:r>
        <w:rPr>
          <w:sz w:val="20"/>
          <w:szCs w:val="20"/>
        </w:rPr>
        <w:t>Did not know this was a thing but this is also amazing like the abstract!</w:t>
      </w:r>
    </w:p>
  </w:comment>
  <w:comment w:id="10" w:author="Coppinger, Brittany" w:date="2024-12-12T14:19:00Z" w:initials="BC">
    <w:p w14:paraId="695F6EEA" w14:textId="7B6BB676" w:rsidR="005B701B" w:rsidRDefault="005B701B" w:rsidP="005B701B">
      <w:pPr>
        <w:pStyle w:val="CommentText"/>
      </w:pPr>
      <w:r>
        <w:rPr>
          <w:rStyle w:val="CommentReference"/>
        </w:rPr>
        <w:annotationRef/>
      </w:r>
      <w:r>
        <w:t>Make sure to explicitly state that this approach focuses on frequency encoded information only.</w:t>
      </w:r>
    </w:p>
  </w:comment>
  <w:comment w:id="11"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12" w:author="Coppinger, Brittany" w:date="2025-02-13T11:11:00Z" w:initials="BC">
    <w:p w14:paraId="4D8BE94B" w14:textId="77777777" w:rsidR="008321AB" w:rsidRDefault="008321AB" w:rsidP="008321AB">
      <w:pPr>
        <w:pStyle w:val="CommentText"/>
      </w:pPr>
      <w:r>
        <w:rPr>
          <w:rStyle w:val="CommentReference"/>
        </w:rPr>
        <w:annotationRef/>
      </w:r>
      <w:r>
        <w:t>Zombie text that can go into the manuscript:</w:t>
      </w:r>
    </w:p>
    <w:p w14:paraId="0B81AF47" w14:textId="77777777" w:rsidR="008321AB" w:rsidRDefault="008321AB" w:rsidP="008321AB">
      <w:pPr>
        <w:pStyle w:val="CommentText"/>
      </w:pPr>
      <w:r>
        <w:t xml:space="preserve">However, the accuracy with which bioacoustics tools detect the complex information that animals can encode in vocalizations over more than one social level is difficult to assess with empirical datasets. Researchers often lack </w:t>
      </w:r>
      <w:r>
        <w:rPr>
          <w:i/>
          <w:iCs/>
        </w:rPr>
        <w:t>a priori</w:t>
      </w:r>
      <w:r>
        <w:t xml:space="preserve"> knowledge about the diverse forms of information encoding that are possible to detect with bioacoustics tools, as well as complete knowledge of individuals’ social affiliations or unique individual identity, which can make it challenging to assess whether empirical results are an artefact of analytical methods.</w:t>
      </w:r>
    </w:p>
    <w:p w14:paraId="092DDFC8" w14:textId="77777777" w:rsidR="008321AB" w:rsidRDefault="008321AB" w:rsidP="008321AB">
      <w:pPr>
        <w:pStyle w:val="CommentText"/>
      </w:pPr>
    </w:p>
    <w:p w14:paraId="5E068F38" w14:textId="77777777" w:rsidR="008321AB" w:rsidRDefault="008321AB" w:rsidP="008321AB">
      <w:pPr>
        <w:pStyle w:val="CommentText"/>
      </w:pPr>
      <w:r>
        <w:t>Some animals capable of vocal learning can encode group and individual identity information in their vocalizations. Quantifying identity information encoded in learned vocalizations can help us gain insights into the diverse functions of vocal learning for social recognition in complex social environments. However, the accuracy with which bioacoustics tools detect the complex information that animals can encode in vocalizations over more than one social level is difficult to assess with empirical datasets. Synthetic vocalizations can be a powerful tool to test how well bioacoustics tools detect complex vocal information encoding, particularly when we can generate synthetic vocal identity signals with known complexity of information encoding. We generated synthetic vocalizations with group and individual identity information encoded in frequency modulation patterns, or changes in frequency over time, which animals are expected to modify via learning. We created character strings that represented frequency modulation patterns as letters, and used a musical notation to convert strings to frequency values. We made our code available in the new R package paRsynth, and produced synthetic vocalizations with the soundgen R package. We performed experiments to assess how well a Gaussian mixture modeling clustering pipeline that relied on spectrographic cross-correlation, a traditional bioacoustics tool to quantify acoustic similarity, could detect varying amounts of identity information encoded over two social levels, as well as over social conditions expected to influence the uniqueness of identity information. We found that the accuracy of this analytical pipeline for detecting complex information encoding varied with the amounts of information originally encoded, as well as with social conditions that influenced the distinctiveness of vocalizations at each social level. These findings are important for informing future empirical and computational work on how learned vocal information encoding may facilitate social recognition.</w:t>
      </w:r>
    </w:p>
  </w:comment>
  <w:comment w:id="13" w:author="Juarez, Alexandra" w:date="2025-08-08T10:29:00Z" w:initials="GJ">
    <w:p w14:paraId="559E5793" w14:textId="77777777" w:rsidR="00953D5F" w:rsidRDefault="00953D5F" w:rsidP="00953D5F">
      <w:r>
        <w:rPr>
          <w:rStyle w:val="CommentReference"/>
        </w:rPr>
        <w:annotationRef/>
      </w:r>
      <w:r>
        <w:rPr>
          <w:sz w:val="20"/>
          <w:szCs w:val="20"/>
        </w:rPr>
        <w:t>I found this sentence hard to follow especially when this new point is introduced. I think for an opening statement it would be nice if it started with digestible phrasing then go into the weeds of the terminology and concepts.</w:t>
      </w:r>
    </w:p>
  </w:comment>
  <w:comment w:id="14" w:author="Smith Vidaurre, Grace" w:date="2025-05-22T13:30:00Z" w:initials="GSV">
    <w:p w14:paraId="68A0D66E" w14:textId="0500C27A" w:rsidR="006D46B4" w:rsidRDefault="006D46B4" w:rsidP="006D46B4">
      <w:r>
        <w:rPr>
          <w:rStyle w:val="CommentReference"/>
        </w:rPr>
        <w:annotationRef/>
      </w:r>
      <w:r>
        <w:rPr>
          <w:sz w:val="20"/>
          <w:szCs w:val="20"/>
        </w:rPr>
        <w:t>Same, let’s move this earlier</w:t>
      </w:r>
    </w:p>
  </w:comment>
  <w:comment w:id="15" w:author="Juarez, Alexandra" w:date="2025-08-08T10:36:00Z" w:initials="GJ">
    <w:p w14:paraId="35DA7C6F" w14:textId="77777777" w:rsidR="00953D5F" w:rsidRDefault="00953D5F" w:rsidP="00953D5F">
      <w:r>
        <w:rPr>
          <w:rStyle w:val="CommentReference"/>
        </w:rPr>
        <w:annotationRef/>
      </w:r>
      <w:r>
        <w:rPr>
          <w:sz w:val="20"/>
          <w:szCs w:val="20"/>
        </w:rPr>
        <w:t xml:space="preserve">I feel like the way hierarchical mapping is introduced here it makes it seem like a completely different topic. From my limited understanding, hierarchical mapping just means being able to encode information of individual and group information with in a call. I feel like this topic has already been introduced above. If hierarchical could reflect as a reinforcement to that topic there could be better understanding? </w:t>
      </w:r>
    </w:p>
  </w:comment>
  <w:comment w:id="16" w:author="Smith Vidaurre, Grace" w:date="2025-05-22T13:59:00Z" w:initials="GSV">
    <w:p w14:paraId="77ED3138" w14:textId="66E864C8" w:rsidR="008B13D4" w:rsidRDefault="008B13D4" w:rsidP="008B13D4">
      <w:r>
        <w:rPr>
          <w:rStyle w:val="CommentReference"/>
        </w:rPr>
        <w:annotationRef/>
      </w:r>
      <w:r>
        <w:rPr>
          <w:sz w:val="20"/>
          <w:szCs w:val="20"/>
        </w:rPr>
        <w:t>We do need to be careful with the framing I just added because some of the papers we’re citing here aren’t specifically focused on addressing frequency modulation as the structure where information is encoded</w:t>
      </w:r>
    </w:p>
  </w:comment>
  <w:comment w:id="17" w:author="Coppinger, Brittany" w:date="2025-07-02T17:27:00Z" w:initials="BC">
    <w:p w14:paraId="1F9DE142" w14:textId="77777777" w:rsidR="00FF3DC3" w:rsidRDefault="00FF3DC3" w:rsidP="00FF3DC3">
      <w:pPr>
        <w:pStyle w:val="CommentText"/>
      </w:pPr>
      <w:r>
        <w:rPr>
          <w:rStyle w:val="CommentReference"/>
        </w:rPr>
        <w:annotationRef/>
      </w:r>
      <w:r>
        <w:t>Something is weird here, and I’m not sure what you are trying to say</w:t>
      </w:r>
    </w:p>
  </w:comment>
  <w:comment w:id="18" w:author="Smith Vidaurre, Grace" w:date="2025-05-22T13:46:00Z" w:initials="GSV">
    <w:p w14:paraId="390E2476" w14:textId="2C4E1289" w:rsidR="00236BEA" w:rsidRDefault="00236BEA" w:rsidP="00236BEA">
      <w:r>
        <w:rPr>
          <w:rStyle w:val="CommentReference"/>
        </w:rPr>
        <w:annotationRef/>
      </w:r>
      <w:r>
        <w:rPr>
          <w:sz w:val="20"/>
          <w:szCs w:val="20"/>
        </w:rPr>
        <w:t>We should add more examples: yellow-naped amazons (Wright et al. 1996), crossbills (Sewall 2012 or another year), also black-capped chickadees (Mammen &amp; Nowicki 1989), and elephant seals (Casey et al. 2018)</w:t>
      </w:r>
    </w:p>
  </w:comment>
  <w:comment w:id="19" w:author="Coppinger, Brittany" w:date="2025-06-20T12:23:00Z" w:initials="BC">
    <w:p w14:paraId="2BF692F1" w14:textId="77777777" w:rsidR="0054489D" w:rsidRDefault="0054489D" w:rsidP="0054489D">
      <w:pPr>
        <w:pStyle w:val="CommentText"/>
      </w:pPr>
      <w:r>
        <w:rPr>
          <w:rStyle w:val="CommentReference"/>
        </w:rPr>
        <w:annotationRef/>
      </w:r>
      <w:r>
        <w:t>Just add 1 example for hierarchical mapping, either corssbills or chickadees for tax diversity</w:t>
      </w:r>
    </w:p>
  </w:comment>
  <w:comment w:id="21" w:author="Juarez, Alexandra" w:date="2025-08-08T10:37:00Z" w:initials="GJ">
    <w:p w14:paraId="2E6A8E05" w14:textId="77777777" w:rsidR="00953D5F" w:rsidRDefault="00953D5F" w:rsidP="00953D5F">
      <w:r>
        <w:rPr>
          <w:rStyle w:val="CommentReference"/>
        </w:rPr>
        <w:annotationRef/>
      </w:r>
      <w:r>
        <w:rPr>
          <w:sz w:val="20"/>
          <w:szCs w:val="20"/>
        </w:rPr>
        <w:t>1</w:t>
      </w:r>
    </w:p>
  </w:comment>
  <w:comment w:id="22" w:author="Juarez, Alexandra" w:date="2025-08-08T10:37:00Z" w:initials="GJ">
    <w:p w14:paraId="07A8E0D8" w14:textId="77777777" w:rsidR="00953D5F" w:rsidRDefault="00953D5F" w:rsidP="00953D5F">
      <w:r>
        <w:rPr>
          <w:rStyle w:val="CommentReference"/>
        </w:rPr>
        <w:annotationRef/>
      </w:r>
      <w:r>
        <w:rPr>
          <w:sz w:val="20"/>
          <w:szCs w:val="20"/>
        </w:rPr>
        <w:t>2</w:t>
      </w:r>
    </w:p>
  </w:comment>
  <w:comment w:id="24" w:author="Juarez, Alexandra" w:date="2025-08-08T10:55:00Z" w:initials="GJ">
    <w:p w14:paraId="5E4F40FF" w14:textId="77777777" w:rsidR="00EE3852" w:rsidRDefault="00EE3852" w:rsidP="00EE3852">
      <w:r>
        <w:rPr>
          <w:rStyle w:val="CommentReference"/>
        </w:rPr>
        <w:annotationRef/>
      </w:r>
      <w:r>
        <w:rPr>
          <w:sz w:val="20"/>
          <w:szCs w:val="20"/>
        </w:rPr>
        <w:t>Throughout the paper, I was confused by the use of "shape" and "structure". Maybe this has to do with working with Ollia's project, I think structure is the order of which encoded information comes in. Maybe for the reader being introduced to this idea for the first time would have a better time understanding what is meant by shape like the pattern of frequency modulations. I am concerned that if we were to write another paper in the future that heavily bounces off this paper, it would be hard for me to know what is actually meant by shape versus structure versus frequency modulation patters. This is just food for thought I am not sure.</w:t>
      </w:r>
    </w:p>
  </w:comment>
  <w:comment w:id="23" w:author="Smith Vidaurre, Grace" w:date="2025-05-22T13:29:00Z" w:initials="GSV">
    <w:p w14:paraId="6E743C16" w14:textId="510A1710" w:rsidR="0065387C" w:rsidRDefault="0065387C" w:rsidP="0065387C">
      <w:r>
        <w:rPr>
          <w:rStyle w:val="CommentReference"/>
        </w:rPr>
        <w:annotationRef/>
      </w:r>
      <w:r>
        <w:rPr>
          <w:sz w:val="20"/>
          <w:szCs w:val="20"/>
        </w:rPr>
        <w:t>This should also come earlier, ideally in the first paragraph, to clarify what acoustic structures we’ll focus on for the remainder of the paper</w:t>
      </w:r>
    </w:p>
  </w:comment>
  <w:comment w:id="25" w:author="Smith Vidaurre, Grace" w:date="2025-05-22T13:30:00Z" w:initials="GSV">
    <w:p w14:paraId="7C3213D8" w14:textId="77777777" w:rsidR="0065387C" w:rsidRDefault="0065387C" w:rsidP="0065387C">
      <w:r>
        <w:rPr>
          <w:rStyle w:val="CommentReference"/>
        </w:rPr>
        <w:annotationRef/>
      </w:r>
      <w:r>
        <w:rPr>
          <w:sz w:val="20"/>
          <w:szCs w:val="20"/>
        </w:rPr>
        <w:t>Same, let’s move this earlier</w:t>
      </w:r>
    </w:p>
  </w:comment>
  <w:comment w:id="26" w:author="Juarez, Alexandra" w:date="2025-08-08T10:38:00Z" w:initials="GJ">
    <w:p w14:paraId="65F017A1" w14:textId="77777777" w:rsidR="00953D5F" w:rsidRDefault="00953D5F" w:rsidP="00953D5F">
      <w:r>
        <w:rPr>
          <w:rStyle w:val="CommentReference"/>
        </w:rPr>
        <w:annotationRef/>
      </w:r>
      <w:r>
        <w:rPr>
          <w:sz w:val="20"/>
          <w:szCs w:val="20"/>
        </w:rPr>
        <w:t>3</w:t>
      </w:r>
    </w:p>
  </w:comment>
  <w:comment w:id="27" w:author="Juarez, Alexandra" w:date="2025-08-08T10:42:00Z" w:initials="GJ">
    <w:p w14:paraId="4AB00105" w14:textId="77777777" w:rsidR="0096119D" w:rsidRDefault="0096119D" w:rsidP="0096119D">
      <w:r>
        <w:rPr>
          <w:rStyle w:val="CommentReference"/>
        </w:rPr>
        <w:annotationRef/>
      </w:r>
      <w:r>
        <w:rPr>
          <w:sz w:val="20"/>
          <w:szCs w:val="20"/>
        </w:rPr>
        <w:t>I feel like I was thrown off by how many time "through this pipeline" "Through our pipeline" Is there another synonym we could use? Or maybe plainly state "We generated vocal identity..." since the reader should know we are referring to our pipeline? I tried to look for synonyms and not many were speaking to me honestly. How about "system" "process" I am not sure.</w:t>
      </w:r>
    </w:p>
  </w:comment>
  <w:comment w:id="28" w:author="Smith Vidaurre, Grace" w:date="2025-06-09T11:39:00Z" w:initials="SVG">
    <w:p w14:paraId="4B49DB88" w14:textId="0830E83F" w:rsidR="00A93DB4" w:rsidRDefault="00A93DB4" w:rsidP="00A93DB4">
      <w:r>
        <w:rPr>
          <w:rStyle w:val="CommentReference"/>
        </w:rPr>
        <w:annotationRef/>
      </w:r>
      <w:r>
        <w:rPr>
          <w:sz w:val="20"/>
          <w:szCs w:val="20"/>
        </w:rPr>
        <w:t>No apostrophe, this is correct</w:t>
      </w:r>
    </w:p>
  </w:comment>
  <w:comment w:id="30" w:author="Juarez, Alexandra" w:date="2025-08-08T11:06:00Z" w:initials="GJ">
    <w:p w14:paraId="59855666" w14:textId="77777777" w:rsidR="009165BF" w:rsidRDefault="009165BF" w:rsidP="009165BF">
      <w:r>
        <w:rPr>
          <w:rStyle w:val="CommentReference"/>
        </w:rPr>
        <w:annotationRef/>
      </w:r>
      <w:r>
        <w:rPr>
          <w:sz w:val="20"/>
          <w:szCs w:val="20"/>
        </w:rPr>
        <w:t>I can see how SPCC can be used on empirical calls and evaluated for its accuracy. I am confused on how edit distance does the same. Maybe there could be something about how edit distance and spcc are very common tools in the bioacoustics field and paRsynth is perfect to evaluate their efficacy in the field?</w:t>
      </w:r>
    </w:p>
  </w:comment>
  <w:comment w:id="31" w:author="Coppinger, Brittany" w:date="2025-04-09T13:29:00Z" w:initials="BC">
    <w:p w14:paraId="5E16F6B2" w14:textId="3D9F8C15" w:rsidR="007514C9" w:rsidRDefault="007514C9" w:rsidP="007514C9">
      <w:pPr>
        <w:pStyle w:val="CommentText"/>
      </w:pPr>
      <w:r>
        <w:rPr>
          <w:rStyle w:val="CommentReference"/>
        </w:rPr>
        <w:annotationRef/>
      </w:r>
      <w:r>
        <w:t>Combine results and discussion section</w:t>
      </w:r>
    </w:p>
  </w:comment>
  <w:comment w:id="32" w:author="Smith Vidaurre, Grace" w:date="2025-05-28T19:01:00Z" w:initials="GSV">
    <w:p w14:paraId="65F830C1" w14:textId="77777777" w:rsidR="00EC3415" w:rsidRDefault="00EC3415" w:rsidP="00EC3415">
      <w:r>
        <w:rPr>
          <w:rStyle w:val="CommentReference"/>
        </w:rPr>
        <w:annotationRef/>
      </w:r>
      <w:r>
        <w:rPr>
          <w:sz w:val="20"/>
          <w:szCs w:val="20"/>
        </w:rPr>
        <w:t>I may go back on what I was thinking and spit these sections after all</w:t>
      </w:r>
    </w:p>
  </w:comment>
  <w:comment w:id="35" w:author="Coppinger, Brittany" w:date="2025-04-10T14:49:00Z" w:initials="BC">
    <w:p w14:paraId="327D8452" w14:textId="77777777" w:rsidR="00CE1D7C" w:rsidRDefault="00CE1D7C" w:rsidP="00CE1D7C">
      <w:pPr>
        <w:pStyle w:val="CommentText"/>
      </w:pPr>
      <w:r>
        <w:rPr>
          <w:rStyle w:val="CommentReference"/>
        </w:rPr>
        <w:annotationRef/>
      </w:r>
      <w:r>
        <w:t xml:space="preserve">For Comp Bio submissions, they want figures (and tables) right after the paragraph where they first appear. </w:t>
      </w:r>
    </w:p>
  </w:comment>
  <w:comment w:id="36" w:author="Coppinger, Brittany" w:date="2025-04-10T14:50:00Z" w:initials="BC">
    <w:p w14:paraId="1449FDB5" w14:textId="77777777" w:rsidR="00CE1D7C" w:rsidRDefault="00CE1D7C" w:rsidP="00CE1D7C">
      <w:pPr>
        <w:pStyle w:val="CommentText"/>
      </w:pPr>
      <w:r>
        <w:rPr>
          <w:rStyle w:val="CommentReference"/>
        </w:rPr>
        <w:annotationRef/>
      </w:r>
      <w:r>
        <w:t xml:space="preserve">Since Material and Methods comes at the end, I added reference to this figure in the introduction. Otherwise, it will become the last figure in the manuscript. </w:t>
      </w:r>
    </w:p>
  </w:comment>
  <w:comment w:id="37" w:author="Smith Vidaurre, Grace" w:date="2025-08-05T08:40:00Z" w:initials="SVG">
    <w:p w14:paraId="17B61D75" w14:textId="77777777" w:rsidR="007C6A8B" w:rsidRDefault="007C6A8B" w:rsidP="007C6A8B">
      <w:r>
        <w:rPr>
          <w:rStyle w:val="CommentReference"/>
        </w:rPr>
        <w:annotationRef/>
      </w:r>
      <w:r>
        <w:rPr>
          <w:sz w:val="20"/>
          <w:szCs w:val="20"/>
        </w:rPr>
        <w:t>Summer, can you check the figure sizes allowed by PLOS Comp Biol and see if this figure can be made smaller?</w:t>
      </w:r>
    </w:p>
  </w:comment>
  <w:comment w:id="34" w:author="Smith Vidaurre, Grace" w:date="2025-08-05T16:38:00Z" w:initials="SVG">
    <w:p w14:paraId="0AFC8F2A" w14:textId="77777777" w:rsidR="006670A9" w:rsidRDefault="006670A9" w:rsidP="006670A9">
      <w:r>
        <w:rPr>
          <w:rStyle w:val="CommentReference"/>
        </w:rPr>
        <w:annotationRef/>
      </w:r>
      <w:r>
        <w:rPr>
          <w:sz w:val="20"/>
          <w:szCs w:val="20"/>
        </w:rPr>
        <w:t>Brittany, can you change all references to figures throughout the draft to the following notation: "Fig 1", and change the figure file names as well?</w:t>
      </w:r>
    </w:p>
  </w:comment>
  <w:comment w:id="38" w:author="Juarez, Alexandra" w:date="2025-08-08T10:48:00Z" w:initials="GJ">
    <w:p w14:paraId="6A56BEFA" w14:textId="77777777" w:rsidR="0096119D" w:rsidRDefault="0096119D" w:rsidP="0096119D">
      <w:r>
        <w:rPr>
          <w:rStyle w:val="CommentReference"/>
        </w:rPr>
        <w:annotationRef/>
      </w:r>
      <w:r>
        <w:rPr>
          <w:sz w:val="20"/>
          <w:szCs w:val="20"/>
        </w:rPr>
        <w:t xml:space="preserve">Would it be beneficial to bring up the "starting frequency" setting briefly like why it is important to denote the start of each section? I feel like for someone who is not familiar with how paRsynth converts parsons code into frequency anchors would think that there was a mistake at this step. </w:t>
      </w:r>
    </w:p>
  </w:comment>
  <w:comment w:id="39" w:author="Coppinger, Brittany" w:date="2025-04-03T14:24:00Z" w:initials="BC">
    <w:p w14:paraId="6320ADAF" w14:textId="04F9FB09" w:rsidR="009E211A" w:rsidRDefault="009E211A" w:rsidP="009E211A">
      <w:pPr>
        <w:pStyle w:val="CommentText"/>
      </w:pPr>
      <w:r>
        <w:rPr>
          <w:rStyle w:val="CommentReference"/>
        </w:rPr>
        <w:annotationRef/>
      </w:r>
      <w:r>
        <w:t>Figure caption needs work</w:t>
      </w:r>
    </w:p>
  </w:comment>
  <w:comment w:id="40" w:author="Smith Vidaurre, Grace" w:date="2025-08-04T15:08:00Z" w:initials="SVG">
    <w:p w14:paraId="351F07EF" w14:textId="77777777" w:rsidR="00226AAF" w:rsidRDefault="00226AAF" w:rsidP="00226AAF">
      <w:r>
        <w:rPr>
          <w:rStyle w:val="CommentReference"/>
        </w:rPr>
        <w:annotationRef/>
      </w:r>
      <w:r>
        <w:rPr>
          <w:sz w:val="20"/>
          <w:szCs w:val="20"/>
        </w:rPr>
        <w:t>Brittany, can you doublecheck that the spectrograms for each individual in Group 4 are different calls? For each individual it looks like the second call is a duplicate of the first</w:t>
      </w:r>
    </w:p>
  </w:comment>
  <w:comment w:id="41" w:author="Smith Vidaurre, Grace" w:date="2025-08-04T17:23:00Z" w:initials="SVG">
    <w:p w14:paraId="4B199E11" w14:textId="77777777" w:rsidR="00F97616" w:rsidRDefault="00F97616" w:rsidP="00F97616">
      <w:r>
        <w:rPr>
          <w:rStyle w:val="CommentReference"/>
        </w:rPr>
        <w:annotationRef/>
      </w:r>
      <w:r>
        <w:rPr>
          <w:sz w:val="20"/>
          <w:szCs w:val="20"/>
        </w:rPr>
        <w:t>Some journals do not allow a guiding opening sentence like this (an interpretation statement) but I think PLOS Comp Biol may</w:t>
      </w:r>
    </w:p>
  </w:comment>
  <w:comment w:id="42" w:author="Coppinger, Brittany" w:date="2025-07-24T11:12:00Z" w:initials="BC">
    <w:p w14:paraId="2D937245" w14:textId="3947818A" w:rsidR="00021375" w:rsidRDefault="00021375" w:rsidP="00021375">
      <w:pPr>
        <w:pStyle w:val="CommentText"/>
      </w:pPr>
      <w:r>
        <w:rPr>
          <w:rStyle w:val="CommentReference"/>
        </w:rPr>
        <w:annotationRef/>
      </w:r>
      <w:r>
        <w:t>Grace, should we match this to Fig 3 and have the group labels in the legends instead of highlighted on the actual plot?</w:t>
      </w:r>
    </w:p>
  </w:comment>
  <w:comment w:id="43" w:author="Smith Vidaurre, Grace" w:date="2025-08-04T15:20:00Z" w:initials="SVG">
    <w:p w14:paraId="62610216" w14:textId="77777777" w:rsidR="003F1C8B" w:rsidRDefault="003F1C8B" w:rsidP="003F1C8B">
      <w:r>
        <w:rPr>
          <w:rStyle w:val="CommentReference"/>
        </w:rPr>
        <w:annotationRef/>
      </w:r>
      <w:r>
        <w:rPr>
          <w:sz w:val="20"/>
          <w:szCs w:val="20"/>
        </w:rPr>
        <w:t>Yes, let's go ahead and do that</w:t>
      </w:r>
    </w:p>
  </w:comment>
  <w:comment w:id="44" w:author="Coppinger, Brittany" w:date="2025-04-03T14:26:00Z" w:initials="BC">
    <w:p w14:paraId="77B3F64D" w14:textId="73545108" w:rsidR="009E211A" w:rsidRDefault="009E211A" w:rsidP="009E211A">
      <w:pPr>
        <w:pStyle w:val="CommentText"/>
      </w:pPr>
      <w:r>
        <w:rPr>
          <w:rStyle w:val="CommentReference"/>
        </w:rPr>
        <w:annotationRef/>
      </w:r>
      <w:r>
        <w:t>Figure caption needs work</w:t>
      </w:r>
    </w:p>
  </w:comment>
  <w:comment w:id="45" w:author="Coppinger, Brittany" w:date="2025-04-04T10:17:00Z" w:initials="BC">
    <w:p w14:paraId="79A601E1" w14:textId="3660CC88" w:rsidR="00556C68" w:rsidRDefault="00556C68" w:rsidP="00556C68">
      <w:pPr>
        <w:pStyle w:val="CommentText"/>
      </w:pPr>
      <w:r>
        <w:rPr>
          <w:rStyle w:val="CommentReference"/>
        </w:rPr>
        <w:annotationRef/>
      </w:r>
      <w:r>
        <w:t>Make labels not bold</w:t>
      </w:r>
    </w:p>
  </w:comment>
  <w:comment w:id="46" w:author="Smith Vidaurre, Grace" w:date="2025-08-04T17:10:00Z" w:initials="SVG">
    <w:p w14:paraId="7D8B5A3A" w14:textId="77777777" w:rsidR="00884AE3" w:rsidRDefault="00884AE3" w:rsidP="00884AE3">
      <w:r>
        <w:rPr>
          <w:rStyle w:val="CommentReference"/>
        </w:rPr>
        <w:annotationRef/>
      </w:r>
      <w:r>
        <w:rPr>
          <w:sz w:val="20"/>
          <w:szCs w:val="20"/>
        </w:rPr>
        <w:t>Brittany, can you change the y-axis title to be "Accuracy and 95% CI"? See my changes to the caption</w:t>
      </w:r>
    </w:p>
  </w:comment>
  <w:comment w:id="47" w:author="Smith Vidaurre, Grace" w:date="2025-08-04T17:12:00Z" w:initials="SVG">
    <w:p w14:paraId="2D576F50" w14:textId="77777777" w:rsidR="007E6165" w:rsidRDefault="007E6165" w:rsidP="007E6165">
      <w:r>
        <w:rPr>
          <w:rStyle w:val="CommentReference"/>
        </w:rPr>
        <w:annotationRef/>
      </w:r>
      <w:r>
        <w:rPr>
          <w:sz w:val="20"/>
          <w:szCs w:val="20"/>
        </w:rPr>
        <w:t>Also, can you update the legend key labels to start with uppercase letters? You can do this by changing "group" to "Group" and "individual" to "Individual" in the data frame used to make the plot</w:t>
      </w:r>
    </w:p>
  </w:comment>
  <w:comment w:id="48" w:author="Smith Vidaurre, Grace" w:date="2025-08-04T18:12:00Z" w:initials="SVG">
    <w:p w14:paraId="74A3B4A5" w14:textId="77777777" w:rsidR="00AE607F" w:rsidRDefault="00AE607F" w:rsidP="00AE607F">
      <w:r>
        <w:rPr>
          <w:rStyle w:val="CommentReference"/>
        </w:rPr>
        <w:annotationRef/>
      </w:r>
      <w:r>
        <w:rPr>
          <w:sz w:val="20"/>
          <w:szCs w:val="20"/>
        </w:rPr>
        <w:t>Brittany, can you reduce the font size on the x-axis so we remove the overlapping zeroes between panels?</w:t>
      </w:r>
    </w:p>
  </w:comment>
  <w:comment w:id="49" w:author="Smith Vidaurre, Grace" w:date="2025-08-04T18:17:00Z" w:initials="SVG">
    <w:p w14:paraId="77B16CE9" w14:textId="77777777" w:rsidR="00763C1D" w:rsidRDefault="00763C1D" w:rsidP="00763C1D">
      <w:r>
        <w:rPr>
          <w:rStyle w:val="CommentReference"/>
        </w:rPr>
        <w:annotationRef/>
      </w:r>
      <w:r>
        <w:rPr>
          <w:sz w:val="20"/>
          <w:szCs w:val="20"/>
        </w:rPr>
        <w:t>Also, can you change the x-axis title to be "Accuracy values"?</w:t>
      </w:r>
    </w:p>
  </w:comment>
  <w:comment w:id="50" w:author="Smith Vidaurre, Grace" w:date="2025-06-04T10:51:00Z" w:initials="GSV">
    <w:p w14:paraId="62A7DF52" w14:textId="7C442836" w:rsidR="00CA6B6C" w:rsidRDefault="00CA6B6C" w:rsidP="00CA6B6C">
      <w:r>
        <w:rPr>
          <w:rStyle w:val="CommentReference"/>
        </w:rPr>
        <w:annotationRef/>
      </w:r>
      <w:r>
        <w:rPr>
          <w:sz w:val="20"/>
          <w:szCs w:val="20"/>
        </w:rPr>
        <w:t>A note for later: This needs to be linked to the stochasticity of string generation mentioned in the Introduction</w:t>
      </w:r>
    </w:p>
  </w:comment>
  <w:comment w:id="51" w:author="Coppinger, Brittany" w:date="2025-04-10T16:25:00Z" w:initials="BC">
    <w:p w14:paraId="00D57D5C" w14:textId="77777777" w:rsidR="00C34379" w:rsidRDefault="00C34379" w:rsidP="00C34379">
      <w:pPr>
        <w:pStyle w:val="CommentText"/>
      </w:pPr>
      <w:r>
        <w:rPr>
          <w:rStyle w:val="CommentReference"/>
        </w:rPr>
        <w:annotationRef/>
      </w:r>
      <w:r>
        <w:t xml:space="preserve">I feel like this part is current weak and needs more reference to outside literature. </w:t>
      </w:r>
    </w:p>
  </w:comment>
  <w:comment w:id="52" w:author="Coppinger, Brittany" w:date="2025-07-24T14:15:00Z" w:initials="BC">
    <w:p w14:paraId="10A7CFF6" w14:textId="77777777" w:rsidR="0074750F" w:rsidRDefault="0074750F" w:rsidP="0074750F">
      <w:pPr>
        <w:pStyle w:val="CommentText"/>
      </w:pPr>
      <w:r>
        <w:rPr>
          <w:rStyle w:val="CommentReference"/>
        </w:rPr>
        <w:annotationRef/>
      </w:r>
      <w:r>
        <w:t>Should we add a little sentence somewhere in the discussion that acknowledges that this approach works to simulate information encoding in frequency modulation patterns only?</w:t>
      </w:r>
    </w:p>
  </w:comment>
  <w:comment w:id="53" w:author="Coppinger, Brittany" w:date="2025-07-24T14:04:00Z" w:initials="BC">
    <w:p w14:paraId="0A07B630" w14:textId="7DBF4512" w:rsidR="0066228F" w:rsidRDefault="0066228F" w:rsidP="0066228F">
      <w:pPr>
        <w:pStyle w:val="CommentText"/>
      </w:pPr>
      <w:r>
        <w:rPr>
          <w:rStyle w:val="CommentReference"/>
        </w:rPr>
        <w:annotationRef/>
      </w:r>
      <w:r>
        <w:t>The original comment was accidentally deleted, but Grace, you wanted to move this information to the discussion, and I think here is a good place to put it?</w:t>
      </w:r>
    </w:p>
  </w:comment>
  <w:comment w:id="55" w:author="Coppinger, Brittany" w:date="2025-02-13T14:09:00Z" w:initials="BC">
    <w:p w14:paraId="775B147F" w14:textId="32A5FCFE" w:rsidR="00493337" w:rsidRDefault="00493337" w:rsidP="00493337">
      <w:pPr>
        <w:pStyle w:val="CommentText"/>
      </w:pPr>
      <w:r>
        <w:rPr>
          <w:rStyle w:val="CommentReference"/>
        </w:rPr>
        <w:annotationRef/>
      </w:r>
      <w:r>
        <w:t>Before submitting, need to double and triple check all final numbers/ratios/conditions</w:t>
      </w:r>
    </w:p>
  </w:comment>
  <w:comment w:id="56" w:author="Juarez, Alexandra" w:date="2025-08-08T11:03:00Z" w:initials="GJ">
    <w:p w14:paraId="484F913A" w14:textId="77777777" w:rsidR="009165BF" w:rsidRDefault="009165BF" w:rsidP="009165BF">
      <w:r>
        <w:rPr>
          <w:rStyle w:val="CommentReference"/>
        </w:rPr>
        <w:annotationRef/>
      </w:r>
      <w:r>
        <w:rPr>
          <w:sz w:val="20"/>
          <w:szCs w:val="20"/>
        </w:rPr>
        <w:t>Is is a journal things that the methods are at the end? I feel like it would have made a more chronological full story if the methods came before the results. It is a lot through so I see why it is useful that way!</w:t>
      </w:r>
    </w:p>
  </w:comment>
  <w:comment w:id="54" w:author="Coppinger, Brittany" w:date="2025-04-04T12:58:00Z" w:initials="BC">
    <w:p w14:paraId="7C2E490A" w14:textId="55E87914" w:rsidR="00493337" w:rsidRDefault="00493337" w:rsidP="00493337">
      <w:pPr>
        <w:pStyle w:val="CommentText"/>
      </w:pPr>
      <w:r>
        <w:rPr>
          <w:rStyle w:val="CommentReference"/>
        </w:rPr>
        <w:annotationRef/>
      </w:r>
      <w:r>
        <w:t>Whole section needs to move after discussion for submission to PLOS comp bio</w:t>
      </w:r>
    </w:p>
  </w:comment>
  <w:comment w:id="57" w:author="Summer Eckhardt" w:date="2025-01-24T09:51:00Z" w:initials="SE">
    <w:p w14:paraId="16B4FD0C" w14:textId="77777777" w:rsidR="00493337" w:rsidRDefault="00493337" w:rsidP="00493337">
      <w:pPr>
        <w:pStyle w:val="CommentText"/>
      </w:pPr>
      <w:r>
        <w:rPr>
          <w:rStyle w:val="CommentReference"/>
        </w:rPr>
        <w:annotationRef/>
      </w:r>
      <w:r>
        <w:t>Not necessary, but just an idea: maybe could be interesting to create some graphic to show the breakdown of the string for a nice visual reference?</w:t>
      </w:r>
    </w:p>
  </w:comment>
  <w:comment w:id="58" w:author="Summer Eckhardt" w:date="2025-01-27T10:41:00Z" w:initials="SE">
    <w:p w14:paraId="385C64F1" w14:textId="77777777" w:rsidR="00493337" w:rsidRDefault="00493337" w:rsidP="00493337">
      <w:pPr>
        <w:pStyle w:val="CommentText"/>
      </w:pPr>
      <w:r>
        <w:rPr>
          <w:rStyle w:val="CommentReference"/>
        </w:rPr>
        <w:annotationRef/>
      </w:r>
      <w:r>
        <w:t>((Grace had a drawing depicting the breakdown on one of the boards in the lab and it helped it make sense to me very quickly!))</w:t>
      </w:r>
    </w:p>
  </w:comment>
  <w:comment w:id="59" w:author="Smith Vidaurre, Grace" w:date="2025-08-06T10:56:00Z" w:initials="SVG">
    <w:p w14:paraId="17E49597" w14:textId="77777777" w:rsidR="001F7A10" w:rsidRDefault="001F7A10" w:rsidP="001F7A10">
      <w:r>
        <w:rPr>
          <w:rStyle w:val="CommentReference"/>
        </w:rPr>
        <w:annotationRef/>
      </w:r>
      <w:r>
        <w:rPr>
          <w:sz w:val="20"/>
          <w:szCs w:val="20"/>
        </w:rPr>
        <w:t>Change to cite Kershenbaum 2013</w:t>
      </w:r>
    </w:p>
  </w:comment>
  <w:comment w:id="60" w:author="Smith Vidaurre, Grace" w:date="2025-08-04T15:39:00Z" w:initials="SVG">
    <w:p w14:paraId="066413AC" w14:textId="6A7AA0B5" w:rsidR="002A280C" w:rsidRDefault="002A280C" w:rsidP="002A280C">
      <w:r>
        <w:rPr>
          <w:rStyle w:val="CommentReference"/>
        </w:rPr>
        <w:annotationRef/>
      </w:r>
      <w:r>
        <w:rPr>
          <w:sz w:val="20"/>
          <w:szCs w:val="20"/>
        </w:rPr>
        <w:t xml:space="preserve">Does this section work here? Previously it was included in the Results to attempt setting up expectations </w:t>
      </w:r>
    </w:p>
  </w:comment>
  <w:comment w:id="61" w:author="Coppinger, Brittany" w:date="2025-07-24T11:07:00Z" w:initials="BC">
    <w:p w14:paraId="48536EF9" w14:textId="77777777" w:rsidR="002A280C" w:rsidRDefault="002A280C" w:rsidP="002A280C">
      <w:pPr>
        <w:pStyle w:val="CommentText"/>
      </w:pPr>
      <w:r>
        <w:rPr>
          <w:rStyle w:val="CommentReference"/>
        </w:rPr>
        <w:annotationRef/>
      </w:r>
      <w:r>
        <w:t>Do we want this paragraph here? It seems out of place, and belongs in the section where we actually manipulate the number of social classes signals are generated in?</w:t>
      </w:r>
    </w:p>
  </w:comment>
  <w:comment w:id="62" w:author="Smith Vidaurre, Grace" w:date="2025-08-04T15:37:00Z" w:initials="SVG">
    <w:p w14:paraId="43D516DB" w14:textId="77777777" w:rsidR="002A280C" w:rsidRDefault="002A280C" w:rsidP="002A280C">
      <w:r>
        <w:rPr>
          <w:rStyle w:val="CommentReference"/>
        </w:rPr>
        <w:annotationRef/>
      </w:r>
      <w:r>
        <w:rPr>
          <w:sz w:val="20"/>
          <w:szCs w:val="20"/>
        </w:rPr>
        <w:t>What do you think about this placement, to set up expectations for results later?</w:t>
      </w:r>
    </w:p>
  </w:comment>
  <w:comment w:id="63" w:author="Smith Vidaurre, Grace" w:date="2025-06-17T11:53:00Z" w:initials="SVG">
    <w:p w14:paraId="3870DAE2" w14:textId="07D9381F" w:rsidR="00C41466" w:rsidRDefault="00C41466" w:rsidP="00C41466">
      <w:r>
        <w:rPr>
          <w:rStyle w:val="CommentReference"/>
        </w:rPr>
        <w:annotationRef/>
      </w:r>
      <w:r>
        <w:rPr>
          <w:sz w:val="20"/>
          <w:szCs w:val="20"/>
        </w:rPr>
        <w:t>Beecher, M. D. (1989). Signalling systems for individual recognition: an information theory approach. Animal Behaviour, 38(2), 248-261.</w:t>
      </w:r>
    </w:p>
  </w:comment>
  <w:comment w:id="64" w:author="Coppinger, Brittany" w:date="2025-04-10T14:31:00Z" w:initials="BC">
    <w:p w14:paraId="231ED504" w14:textId="77777777" w:rsidR="00475501" w:rsidRDefault="00475501" w:rsidP="00475501">
      <w:pPr>
        <w:pStyle w:val="CommentText"/>
      </w:pPr>
      <w:r>
        <w:rPr>
          <w:rStyle w:val="CommentReference"/>
        </w:rPr>
        <w:annotationRef/>
      </w:r>
      <w:r>
        <w:t>Should we say this? We never explicitly tested for it?</w:t>
      </w:r>
    </w:p>
  </w:comment>
  <w:comment w:id="65" w:author="Smith Vidaurre, Grace" w:date="2025-05-28T18:58:00Z" w:initials="GSV">
    <w:p w14:paraId="70DEBFFC" w14:textId="77777777" w:rsidR="00475501" w:rsidRDefault="00475501" w:rsidP="00475501">
      <w:r>
        <w:rPr>
          <w:rStyle w:val="CommentReference"/>
        </w:rPr>
        <w:annotationRef/>
      </w:r>
      <w:r>
        <w:rPr>
          <w:sz w:val="20"/>
          <w:szCs w:val="20"/>
        </w:rPr>
        <w:t>Yeah I think this is alright to include, and we can allude to the fact that we can use information theory tools in follow up work to track how information is lost through this pipeline</w:t>
      </w:r>
    </w:p>
  </w:comment>
  <w:comment w:id="66" w:author="Smith Vidaurre, Grace" w:date="2025-05-28T19:00:00Z" w:initials="GSV">
    <w:p w14:paraId="2C7815F7" w14:textId="77777777" w:rsidR="00475501" w:rsidRDefault="00475501" w:rsidP="00475501">
      <w:r>
        <w:rPr>
          <w:rStyle w:val="CommentReference"/>
        </w:rPr>
        <w:annotationRef/>
      </w:r>
      <w:r>
        <w:rPr>
          <w:sz w:val="20"/>
          <w:szCs w:val="20"/>
        </w:rPr>
        <w:t>But we can save this for the methods</w:t>
      </w:r>
    </w:p>
  </w:comment>
  <w:comment w:id="67" w:author="Smith Vidaurre, Grace" w:date="2025-06-17T12:26:00Z" w:initials="SVG">
    <w:p w14:paraId="45341897" w14:textId="77777777" w:rsidR="006B2E2F" w:rsidRDefault="006B2E2F" w:rsidP="006B2E2F">
      <w:r>
        <w:rPr>
          <w:rStyle w:val="CommentReference"/>
        </w:rPr>
        <w:annotationRef/>
      </w:r>
      <w:r>
        <w:rPr>
          <w:sz w:val="20"/>
          <w:szCs w:val="20"/>
        </w:rPr>
        <w:t>Brittany, is this the version you're using too?</w:t>
      </w:r>
    </w:p>
  </w:comment>
  <w:comment w:id="68" w:author="Smith Vidaurre, Grace" w:date="2025-06-17T12:30:00Z" w:initials="SVG">
    <w:p w14:paraId="7FC2074B" w14:textId="77777777" w:rsidR="00CB1BFE" w:rsidRDefault="00CB1BFE" w:rsidP="00CB1BFE">
      <w:r>
        <w:rPr>
          <w:rStyle w:val="CommentReference"/>
        </w:rPr>
        <w:annotationRef/>
      </w:r>
      <w:r>
        <w:rPr>
          <w:color w:val="F6F6F6"/>
          <w:sz w:val="20"/>
          <w:szCs w:val="20"/>
        </w:rPr>
        <w:t>See documentation of effsize package for Romano 2006 citation or my 2021 paper for a similar citation</w:t>
      </w:r>
    </w:p>
  </w:comment>
  <w:comment w:id="69" w:author="Juarez, Alexandra" w:date="2025-08-08T11:08:00Z" w:initials="GJ">
    <w:p w14:paraId="3E3E0A22" w14:textId="77777777" w:rsidR="009165BF" w:rsidRDefault="009165BF" w:rsidP="009165BF">
      <w:r>
        <w:rPr>
          <w:rStyle w:val="CommentReference"/>
        </w:rPr>
        <w:annotationRef/>
      </w:r>
      <w:r>
        <w:rPr>
          <w:sz w:val="20"/>
          <w:szCs w:val="20"/>
        </w:rPr>
        <w:t>OUTSTANDING JOB BRITTANY!!! I am extremely impressed with how the paper is! Beautifully written about very complicated concepts, very impressed!</w:t>
      </w:r>
    </w:p>
  </w:comment>
  <w:comment w:id="70" w:author="Juarez, Alexandra" w:date="2025-08-08T11:10:00Z" w:initials="GJ">
    <w:p w14:paraId="27AE9015" w14:textId="77777777" w:rsidR="009165BF" w:rsidRDefault="009165BF" w:rsidP="009165BF">
      <w:r>
        <w:rPr>
          <w:rStyle w:val="CommentReference"/>
        </w:rPr>
        <w:annotationRef/>
      </w:r>
      <w:r>
        <w:rPr>
          <w:sz w:val="20"/>
          <w:szCs w:val="20"/>
        </w:rPr>
        <w:t>I feel like somethings felt kinda repetitive when you described the pipeline and such, I feel like there could be more focus on setting up our expectation/hypothesis and the evaluation of it.</w:t>
      </w:r>
    </w:p>
  </w:comment>
  <w:comment w:id="71" w:author="Juarez, Alexandra" w:date="2025-08-08T11:12:00Z" w:initials="GJ">
    <w:p w14:paraId="396A04A6" w14:textId="77777777" w:rsidR="009031F4" w:rsidRDefault="009031F4" w:rsidP="009031F4">
      <w:r>
        <w:rPr>
          <w:rStyle w:val="CommentReference"/>
        </w:rPr>
        <w:annotationRef/>
      </w:r>
      <w:r>
        <w:rPr>
          <w:sz w:val="20"/>
          <w:szCs w:val="20"/>
        </w:rPr>
        <w:t xml:space="preserve">Also, more emphasis on the evaluation of the bioacoustic tools that were used and how the work you did improves the field could come across more strongly because WE DID THAT!!! I feel like that is a big success we did for this paper and people should really take that with them after they read this paper. LOVE LOVE LOVE &lt;3 </w:t>
      </w:r>
    </w:p>
  </w:comment>
  <w:comment w:id="72" w:author="Smith Vidaurre, Grace" w:date="2025-06-17T12:36:00Z" w:initials="SVG">
    <w:p w14:paraId="00B096B9" w14:textId="3772BF7E" w:rsidR="00416341" w:rsidRDefault="00416341" w:rsidP="00416341">
      <w:r>
        <w:rPr>
          <w:rStyle w:val="CommentReference"/>
        </w:rPr>
        <w:annotationRef/>
      </w:r>
      <w:r>
        <w:rPr>
          <w:sz w:val="20"/>
          <w:szCs w:val="20"/>
        </w:rPr>
        <w:t>We need to check the PLOS Comp Biol guidelines to see if they still require generating masked repos for doubleblind review. If so then I have a straightforward solution and we should replace all GitHub links before submission</w:t>
      </w:r>
    </w:p>
  </w:comment>
  <w:comment w:id="73" w:author="Summer Eckhardt" w:date="2025-02-04T18:49:00Z" w:initials="SE">
    <w:p w14:paraId="51FFEBBF" w14:textId="582ABB22" w:rsidR="001F49DD" w:rsidRDefault="001F49DD" w:rsidP="001F49DD">
      <w:pPr>
        <w:pStyle w:val="CommentText"/>
      </w:pPr>
      <w:r>
        <w:rPr>
          <w:rStyle w:val="CommentReference"/>
        </w:rPr>
        <w:annotationRef/>
      </w:r>
      <w:r>
        <w:t>Need to add legend</w:t>
      </w:r>
    </w:p>
  </w:comment>
  <w:comment w:id="74" w:author="Coppinger, Brittany" w:date="2025-04-10T16:02:00Z" w:initials="BC">
    <w:p w14:paraId="56F13E70" w14:textId="77777777" w:rsidR="00A161AF" w:rsidRDefault="00A161AF" w:rsidP="00A161AF">
      <w:pPr>
        <w:pStyle w:val="CommentText"/>
      </w:pPr>
      <w:r>
        <w:rPr>
          <w:rStyle w:val="CommentReference"/>
        </w:rPr>
        <w:annotationRef/>
      </w:r>
      <w:r>
        <w:t>Maybe I should organize this like the graph? So, different tables for Edit distance and SPCC?</w:t>
      </w:r>
    </w:p>
  </w:comment>
  <w:comment w:id="75" w:author="Coppinger, Brittany" w:date="2025-05-14T12:12:00Z" w:initials="BC">
    <w:p w14:paraId="7FF53A35" w14:textId="77777777" w:rsidR="00A161AF" w:rsidRDefault="00A161AF" w:rsidP="00A161AF">
      <w:pPr>
        <w:pStyle w:val="CommentText"/>
      </w:pPr>
      <w:r>
        <w:rPr>
          <w:rStyle w:val="CommentReference"/>
        </w:rPr>
        <w:annotationRef/>
      </w:r>
      <w:r>
        <w:t>TKTK I can reorganize this to better reflect the organization of the density plots</w:t>
      </w:r>
    </w:p>
  </w:comment>
  <w:comment w:id="76" w:author="Smith Vidaurre, Grace" w:date="2025-06-04T10:51:00Z" w:initials="GSV">
    <w:p w14:paraId="7DC6F631" w14:textId="77777777" w:rsidR="00A161AF" w:rsidRDefault="00A161AF" w:rsidP="00A161AF">
      <w:r>
        <w:rPr>
          <w:rStyle w:val="CommentReference"/>
        </w:rPr>
        <w:annotationRef/>
      </w:r>
      <w:r>
        <w:rPr>
          <w:sz w:val="20"/>
          <w:szCs w:val="20"/>
        </w:rPr>
        <w:t>Let’s move the table to the supplement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4316BC" w15:done="0"/>
  <w15:commentEx w15:paraId="64F5FC47" w15:done="0"/>
  <w15:commentEx w15:paraId="21A583D6" w15:done="0"/>
  <w15:commentEx w15:paraId="7018141B" w15:paraIdParent="21A583D6" w15:done="0"/>
  <w15:commentEx w15:paraId="4988E016" w15:done="0"/>
  <w15:commentEx w15:paraId="1AAA567A" w15:done="0"/>
  <w15:commentEx w15:paraId="30DFA078" w15:done="0"/>
  <w15:commentEx w15:paraId="40CA3D23" w15:done="0"/>
  <w15:commentEx w15:paraId="3314F396" w15:done="0"/>
  <w15:commentEx w15:paraId="4A574BFB" w15:done="0"/>
  <w15:commentEx w15:paraId="695F6EEA" w15:done="1"/>
  <w15:commentEx w15:paraId="5D9244FE" w15:paraIdParent="695F6EEA" w15:done="1"/>
  <w15:commentEx w15:paraId="5E068F38" w15:done="1"/>
  <w15:commentEx w15:paraId="559E5793" w15:done="0"/>
  <w15:commentEx w15:paraId="68A0D66E" w15:done="1"/>
  <w15:commentEx w15:paraId="35DA7C6F" w15:done="0"/>
  <w15:commentEx w15:paraId="77ED3138" w15:done="1"/>
  <w15:commentEx w15:paraId="1F9DE142" w15:done="1"/>
  <w15:commentEx w15:paraId="390E2476" w15:done="1"/>
  <w15:commentEx w15:paraId="2BF692F1" w15:paraIdParent="390E2476" w15:done="1"/>
  <w15:commentEx w15:paraId="2E6A8E05" w15:done="0"/>
  <w15:commentEx w15:paraId="07A8E0D8" w15:done="0"/>
  <w15:commentEx w15:paraId="5E4F40FF" w15:done="0"/>
  <w15:commentEx w15:paraId="6E743C16" w15:done="1"/>
  <w15:commentEx w15:paraId="7C3213D8" w15:done="1"/>
  <w15:commentEx w15:paraId="65F017A1" w15:done="0"/>
  <w15:commentEx w15:paraId="4AB00105" w15:paraIdParent="65F017A1" w15:done="0"/>
  <w15:commentEx w15:paraId="4B49DB88" w15:done="1"/>
  <w15:commentEx w15:paraId="59855666" w15:done="0"/>
  <w15:commentEx w15:paraId="5E16F6B2" w15:done="1"/>
  <w15:commentEx w15:paraId="65F830C1" w15:paraIdParent="5E16F6B2" w15:done="1"/>
  <w15:commentEx w15:paraId="327D8452" w15:done="1"/>
  <w15:commentEx w15:paraId="1449FDB5" w15:paraIdParent="327D8452" w15:done="1"/>
  <w15:commentEx w15:paraId="17B61D75" w15:done="0"/>
  <w15:commentEx w15:paraId="0AFC8F2A" w15:done="0"/>
  <w15:commentEx w15:paraId="6A56BEFA" w15:done="0"/>
  <w15:commentEx w15:paraId="6320ADAF" w15:done="1"/>
  <w15:commentEx w15:paraId="351F07EF" w15:done="0"/>
  <w15:commentEx w15:paraId="4B199E11" w15:done="0"/>
  <w15:commentEx w15:paraId="2D937245" w15:done="0"/>
  <w15:commentEx w15:paraId="62610216" w15:paraIdParent="2D937245" w15:done="0"/>
  <w15:commentEx w15:paraId="77B3F64D" w15:done="1"/>
  <w15:commentEx w15:paraId="79A601E1" w15:done="1"/>
  <w15:commentEx w15:paraId="7D8B5A3A" w15:done="0"/>
  <w15:commentEx w15:paraId="2D576F50" w15:paraIdParent="7D8B5A3A" w15:done="0"/>
  <w15:commentEx w15:paraId="74A3B4A5" w15:done="0"/>
  <w15:commentEx w15:paraId="77B16CE9" w15:paraIdParent="74A3B4A5" w15:done="0"/>
  <w15:commentEx w15:paraId="62A7DF52" w15:done="0"/>
  <w15:commentEx w15:paraId="00D57D5C" w15:done="1"/>
  <w15:commentEx w15:paraId="10A7CFF6" w15:done="1"/>
  <w15:commentEx w15:paraId="0A07B630" w15:done="1"/>
  <w15:commentEx w15:paraId="775B147F" w15:done="0"/>
  <w15:commentEx w15:paraId="484F913A" w15:paraIdParent="775B147F" w15:done="0"/>
  <w15:commentEx w15:paraId="7C2E490A" w15:done="1"/>
  <w15:commentEx w15:paraId="16B4FD0C" w15:done="1"/>
  <w15:commentEx w15:paraId="385C64F1" w15:paraIdParent="16B4FD0C" w15:done="1"/>
  <w15:commentEx w15:paraId="17E49597" w15:done="0"/>
  <w15:commentEx w15:paraId="066413AC" w15:done="0"/>
  <w15:commentEx w15:paraId="48536EF9" w15:done="1"/>
  <w15:commentEx w15:paraId="43D516DB" w15:paraIdParent="48536EF9" w15:done="1"/>
  <w15:commentEx w15:paraId="3870DAE2" w15:done="1"/>
  <w15:commentEx w15:paraId="231ED504" w15:done="1"/>
  <w15:commentEx w15:paraId="70DEBFFC" w15:paraIdParent="231ED504" w15:done="1"/>
  <w15:commentEx w15:paraId="2C7815F7" w15:paraIdParent="231ED504" w15:done="1"/>
  <w15:commentEx w15:paraId="45341897" w15:done="0"/>
  <w15:commentEx w15:paraId="7FC2074B" w15:done="1"/>
  <w15:commentEx w15:paraId="3E3E0A22" w15:done="0"/>
  <w15:commentEx w15:paraId="27AE9015" w15:paraIdParent="3E3E0A22" w15:done="0"/>
  <w15:commentEx w15:paraId="396A04A6" w15:paraIdParent="3E3E0A22" w15:done="0"/>
  <w15:commentEx w15:paraId="00B096B9" w15:done="0"/>
  <w15:commentEx w15:paraId="51FFEBBF" w15:done="1"/>
  <w15:commentEx w15:paraId="56F13E70" w15:done="1"/>
  <w15:commentEx w15:paraId="7FF53A35" w15:paraIdParent="56F13E70" w15:done="1"/>
  <w15:commentEx w15:paraId="7DC6F631" w15:paraIdParent="56F13E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B6B7D" w16cex:dateUtc="2025-04-04T16:49:00Z"/>
  <w16cex:commentExtensible w16cex:durableId="1DC34286" w16cex:dateUtc="2025-04-04T16:50:00Z"/>
  <w16cex:commentExtensible w16cex:durableId="2D90CF43" w16cex:dateUtc="2025-06-20T12:33:00Z"/>
  <w16cex:commentExtensible w16cex:durableId="166D8FF4" w16cex:dateUtc="2025-06-20T12:34:00Z"/>
  <w16cex:commentExtensible w16cex:durableId="663F4FE9" w16cex:dateUtc="2024-12-16T15:03:00Z"/>
  <w16cex:commentExtensible w16cex:durableId="732838DB" w16cex:dateUtc="2024-12-16T15:08:00Z"/>
  <w16cex:commentExtensible w16cex:durableId="277815A6" w16cex:dateUtc="2025-04-04T16:44:00Z"/>
  <w16cex:commentExtensible w16cex:durableId="22C4F59E" w16cex:dateUtc="2025-08-08T14:56:00Z"/>
  <w16cex:commentExtensible w16cex:durableId="51DB6CB0" w16cex:dateUtc="2025-04-04T16:57:00Z"/>
  <w16cex:commentExtensible w16cex:durableId="3FA9A7B6" w16cex:dateUtc="2025-08-08T14:57:00Z"/>
  <w16cex:commentExtensible w16cex:durableId="3EA911C6" w16cex:dateUtc="2024-12-12T19:19:00Z"/>
  <w16cex:commentExtensible w16cex:durableId="64690B25" w16cex:dateUtc="2025-01-13T17:14:00Z"/>
  <w16cex:commentExtensible w16cex:durableId="75F284E5" w16cex:dateUtc="2025-02-13T16:11:00Z"/>
  <w16cex:commentExtensible w16cex:durableId="3B5C6BAF" w16cex:dateUtc="2025-08-08T14:29:00Z"/>
  <w16cex:commentExtensible w16cex:durableId="07C210D9" w16cex:dateUtc="2025-05-22T17:30:00Z"/>
  <w16cex:commentExtensible w16cex:durableId="62B15367" w16cex:dateUtc="2025-08-08T14:36:00Z"/>
  <w16cex:commentExtensible w16cex:durableId="117B55AB" w16cex:dateUtc="2025-05-22T17:59:00Z"/>
  <w16cex:commentExtensible w16cex:durableId="6E5B9254" w16cex:dateUtc="2025-07-02T21:27:00Z"/>
  <w16cex:commentExtensible w16cex:durableId="56E3EE35" w16cex:dateUtc="2025-05-22T17:46:00Z"/>
  <w16cex:commentExtensible w16cex:durableId="256EF2A9" w16cex:dateUtc="2025-06-20T16:23:00Z"/>
  <w16cex:commentExtensible w16cex:durableId="6F13296A" w16cex:dateUtc="2025-08-08T14:37:00Z"/>
  <w16cex:commentExtensible w16cex:durableId="7E6DDFA9" w16cex:dateUtc="2025-08-08T14:37:00Z"/>
  <w16cex:commentExtensible w16cex:durableId="58C52698" w16cex:dateUtc="2025-08-08T14:55:00Z"/>
  <w16cex:commentExtensible w16cex:durableId="7215894C" w16cex:dateUtc="2025-05-22T17:29:00Z"/>
  <w16cex:commentExtensible w16cex:durableId="3F599027" w16cex:dateUtc="2025-05-22T17:30:00Z"/>
  <w16cex:commentExtensible w16cex:durableId="03B48FC0" w16cex:dateUtc="2025-08-08T14:38:00Z"/>
  <w16cex:commentExtensible w16cex:durableId="4A1C58BD" w16cex:dateUtc="2025-08-08T14:42:00Z"/>
  <w16cex:commentExtensible w16cex:durableId="413BF12A" w16cex:dateUtc="2025-06-09T15:39:00Z"/>
  <w16cex:commentExtensible w16cex:durableId="051EC4A2" w16cex:dateUtc="2025-08-08T15:06:00Z"/>
  <w16cex:commentExtensible w16cex:durableId="312918BB" w16cex:dateUtc="2025-04-09T17:29:00Z"/>
  <w16cex:commentExtensible w16cex:durableId="0B0F7344" w16cex:dateUtc="2025-05-28T23:01:00Z"/>
  <w16cex:commentExtensible w16cex:durableId="6E9BCEEE" w16cex:dateUtc="2025-04-10T18:49:00Z"/>
  <w16cex:commentExtensible w16cex:durableId="4F691C08" w16cex:dateUtc="2025-04-10T18:50:00Z"/>
  <w16cex:commentExtensible w16cex:durableId="2507C72A" w16cex:dateUtc="2025-08-05T12:40:00Z"/>
  <w16cex:commentExtensible w16cex:durableId="4A78F0DE" w16cex:dateUtc="2025-08-05T20:38:00Z"/>
  <w16cex:commentExtensible w16cex:durableId="0BB0A4D2" w16cex:dateUtc="2025-08-08T14:48:00Z"/>
  <w16cex:commentExtensible w16cex:durableId="5441BFED" w16cex:dateUtc="2025-04-03T18:24:00Z"/>
  <w16cex:commentExtensible w16cex:durableId="7C36E9D2" w16cex:dateUtc="2025-08-04T19:08:00Z"/>
  <w16cex:commentExtensible w16cex:durableId="7A14112D" w16cex:dateUtc="2025-08-04T21:23:00Z"/>
  <w16cex:commentExtensible w16cex:durableId="61F67BDC" w16cex:dateUtc="2025-07-24T15:12:00Z"/>
  <w16cex:commentExtensible w16cex:durableId="4428F038" w16cex:dateUtc="2025-08-04T19:20:00Z"/>
  <w16cex:commentExtensible w16cex:durableId="76671A41" w16cex:dateUtc="2025-04-03T18:26:00Z"/>
  <w16cex:commentExtensible w16cex:durableId="47A53E3D" w16cex:dateUtc="2025-04-04T14:17:00Z"/>
  <w16cex:commentExtensible w16cex:durableId="140911E9" w16cex:dateUtc="2025-08-04T21:10:00Z"/>
  <w16cex:commentExtensible w16cex:durableId="40ED7F79" w16cex:dateUtc="2025-08-04T21:12:00Z"/>
  <w16cex:commentExtensible w16cex:durableId="76915598" w16cex:dateUtc="2025-08-04T22:12:00Z"/>
  <w16cex:commentExtensible w16cex:durableId="44F1C085" w16cex:dateUtc="2025-08-04T22:17:00Z"/>
  <w16cex:commentExtensible w16cex:durableId="3EFEAF09" w16cex:dateUtc="2025-06-04T14:51:00Z"/>
  <w16cex:commentExtensible w16cex:durableId="21695C7D" w16cex:dateUtc="2025-04-10T20:25:00Z"/>
  <w16cex:commentExtensible w16cex:durableId="246073DC" w16cex:dateUtc="2025-07-24T18:15:00Z"/>
  <w16cex:commentExtensible w16cex:durableId="4E945C19" w16cex:dateUtc="2025-07-24T18:04:00Z"/>
  <w16cex:commentExtensible w16cex:durableId="7948A830" w16cex:dateUtc="2025-02-13T19:09:00Z"/>
  <w16cex:commentExtensible w16cex:durableId="0391A568" w16cex:dateUtc="2025-08-08T15:03:00Z"/>
  <w16cex:commentExtensible w16cex:durableId="05D8C9FC" w16cex:dateUtc="2025-04-04T16:58:00Z"/>
  <w16cex:commentExtensible w16cex:durableId="0B7A3DFC" w16cex:dateUtc="2025-01-24T14:51:00Z">
    <w16cex:extLst>
      <w16:ext w16:uri="{CE6994B0-6A32-4C9F-8C6B-6E91EDA988CE}">
        <cr:reactions xmlns:cr="http://schemas.microsoft.com/office/comments/2020/reactions">
          <cr:reaction reactionType="1">
            <cr:reactionInfo dateUtc="2025-02-13T17:37:43Z">
              <cr:user userId="S::copping7@msu.edu::91362ca3-4f6d-449f-8348-5f9a1531276e" userProvider="AD" userName="Coppinger, Brittany"/>
            </cr:reactionInfo>
          </cr:reaction>
        </cr:reactions>
      </w16:ext>
    </w16cex:extLst>
  </w16cex:commentExtensible>
  <w16cex:commentExtensible w16cex:durableId="7F84ABE9" w16cex:dateUtc="2025-01-27T15:41:00Z"/>
  <w16cex:commentExtensible w16cex:durableId="6B957AC8" w16cex:dateUtc="2025-08-06T14:56:00Z"/>
  <w16cex:commentExtensible w16cex:durableId="5034D541" w16cex:dateUtc="2025-08-04T19:39:00Z"/>
  <w16cex:commentExtensible w16cex:durableId="60BD4B73" w16cex:dateUtc="2025-07-24T15:07:00Z"/>
  <w16cex:commentExtensible w16cex:durableId="444CF89A" w16cex:dateUtc="2025-08-04T19:37:00Z"/>
  <w16cex:commentExtensible w16cex:durableId="2819D6AF" w16cex:dateUtc="2025-06-17T15:53:00Z"/>
  <w16cex:commentExtensible w16cex:durableId="3F248519" w16cex:dateUtc="2025-04-10T18:31:00Z"/>
  <w16cex:commentExtensible w16cex:durableId="3EF72F62" w16cex:dateUtc="2025-05-28T22:58:00Z"/>
  <w16cex:commentExtensible w16cex:durableId="2EF13616" w16cex:dateUtc="2025-05-28T23:00:00Z"/>
  <w16cex:commentExtensible w16cex:durableId="5120874A" w16cex:dateUtc="2025-06-17T16:26:00Z"/>
  <w16cex:commentExtensible w16cex:durableId="6767B300" w16cex:dateUtc="2025-06-17T16:30:00Z"/>
  <w16cex:commentExtensible w16cex:durableId="7941E103" w16cex:dateUtc="2025-08-08T15:08:00Z"/>
  <w16cex:commentExtensible w16cex:durableId="7EFB0286" w16cex:dateUtc="2025-08-08T15:10:00Z"/>
  <w16cex:commentExtensible w16cex:durableId="6125D384" w16cex:dateUtc="2025-08-08T15:12:00Z"/>
  <w16cex:commentExtensible w16cex:durableId="0D5A68C7" w16cex:dateUtc="2025-06-17T16:36:00Z"/>
  <w16cex:commentExtensible w16cex:durableId="4FBEF316" w16cex:dateUtc="2025-02-04T23:49:00Z"/>
  <w16cex:commentExtensible w16cex:durableId="195BB998" w16cex:dateUtc="2025-04-10T20:02:00Z"/>
  <w16cex:commentExtensible w16cex:durableId="423F8CB3" w16cex:dateUtc="2025-05-14T16:12:00Z"/>
  <w16cex:commentExtensible w16cex:durableId="16442691" w16cex:dateUtc="2025-06-04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4316BC" w16cid:durableId="2D3B6B7D"/>
  <w16cid:commentId w16cid:paraId="64F5FC47" w16cid:durableId="1DC34286"/>
  <w16cid:commentId w16cid:paraId="21A583D6" w16cid:durableId="2D90CF43"/>
  <w16cid:commentId w16cid:paraId="7018141B" w16cid:durableId="166D8FF4"/>
  <w16cid:commentId w16cid:paraId="4988E016" w16cid:durableId="663F4FE9"/>
  <w16cid:commentId w16cid:paraId="1AAA567A" w16cid:durableId="732838DB"/>
  <w16cid:commentId w16cid:paraId="30DFA078" w16cid:durableId="277815A6"/>
  <w16cid:commentId w16cid:paraId="40CA3D23" w16cid:durableId="22C4F59E"/>
  <w16cid:commentId w16cid:paraId="3314F396" w16cid:durableId="51DB6CB0"/>
  <w16cid:commentId w16cid:paraId="4A574BFB" w16cid:durableId="3FA9A7B6"/>
  <w16cid:commentId w16cid:paraId="695F6EEA" w16cid:durableId="3EA911C6"/>
  <w16cid:commentId w16cid:paraId="5D9244FE" w16cid:durableId="64690B25"/>
  <w16cid:commentId w16cid:paraId="5E068F38" w16cid:durableId="75F284E5"/>
  <w16cid:commentId w16cid:paraId="559E5793" w16cid:durableId="3B5C6BAF"/>
  <w16cid:commentId w16cid:paraId="68A0D66E" w16cid:durableId="07C210D9"/>
  <w16cid:commentId w16cid:paraId="35DA7C6F" w16cid:durableId="62B15367"/>
  <w16cid:commentId w16cid:paraId="77ED3138" w16cid:durableId="117B55AB"/>
  <w16cid:commentId w16cid:paraId="1F9DE142" w16cid:durableId="6E5B9254"/>
  <w16cid:commentId w16cid:paraId="390E2476" w16cid:durableId="56E3EE35"/>
  <w16cid:commentId w16cid:paraId="2BF692F1" w16cid:durableId="256EF2A9"/>
  <w16cid:commentId w16cid:paraId="2E6A8E05" w16cid:durableId="6F13296A"/>
  <w16cid:commentId w16cid:paraId="07A8E0D8" w16cid:durableId="7E6DDFA9"/>
  <w16cid:commentId w16cid:paraId="5E4F40FF" w16cid:durableId="58C52698"/>
  <w16cid:commentId w16cid:paraId="6E743C16" w16cid:durableId="7215894C"/>
  <w16cid:commentId w16cid:paraId="7C3213D8" w16cid:durableId="3F599027"/>
  <w16cid:commentId w16cid:paraId="65F017A1" w16cid:durableId="03B48FC0"/>
  <w16cid:commentId w16cid:paraId="4AB00105" w16cid:durableId="4A1C58BD"/>
  <w16cid:commentId w16cid:paraId="4B49DB88" w16cid:durableId="413BF12A"/>
  <w16cid:commentId w16cid:paraId="59855666" w16cid:durableId="051EC4A2"/>
  <w16cid:commentId w16cid:paraId="5E16F6B2" w16cid:durableId="312918BB"/>
  <w16cid:commentId w16cid:paraId="65F830C1" w16cid:durableId="0B0F7344"/>
  <w16cid:commentId w16cid:paraId="327D8452" w16cid:durableId="6E9BCEEE"/>
  <w16cid:commentId w16cid:paraId="1449FDB5" w16cid:durableId="4F691C08"/>
  <w16cid:commentId w16cid:paraId="17B61D75" w16cid:durableId="2507C72A"/>
  <w16cid:commentId w16cid:paraId="0AFC8F2A" w16cid:durableId="4A78F0DE"/>
  <w16cid:commentId w16cid:paraId="6A56BEFA" w16cid:durableId="0BB0A4D2"/>
  <w16cid:commentId w16cid:paraId="6320ADAF" w16cid:durableId="5441BFED"/>
  <w16cid:commentId w16cid:paraId="351F07EF" w16cid:durableId="7C36E9D2"/>
  <w16cid:commentId w16cid:paraId="4B199E11" w16cid:durableId="7A14112D"/>
  <w16cid:commentId w16cid:paraId="2D937245" w16cid:durableId="61F67BDC"/>
  <w16cid:commentId w16cid:paraId="62610216" w16cid:durableId="4428F038"/>
  <w16cid:commentId w16cid:paraId="77B3F64D" w16cid:durableId="76671A41"/>
  <w16cid:commentId w16cid:paraId="79A601E1" w16cid:durableId="47A53E3D"/>
  <w16cid:commentId w16cid:paraId="7D8B5A3A" w16cid:durableId="140911E9"/>
  <w16cid:commentId w16cid:paraId="2D576F50" w16cid:durableId="40ED7F79"/>
  <w16cid:commentId w16cid:paraId="74A3B4A5" w16cid:durableId="76915598"/>
  <w16cid:commentId w16cid:paraId="77B16CE9" w16cid:durableId="44F1C085"/>
  <w16cid:commentId w16cid:paraId="62A7DF52" w16cid:durableId="3EFEAF09"/>
  <w16cid:commentId w16cid:paraId="00D57D5C" w16cid:durableId="21695C7D"/>
  <w16cid:commentId w16cid:paraId="10A7CFF6" w16cid:durableId="246073DC"/>
  <w16cid:commentId w16cid:paraId="0A07B630" w16cid:durableId="4E945C19"/>
  <w16cid:commentId w16cid:paraId="775B147F" w16cid:durableId="7948A830"/>
  <w16cid:commentId w16cid:paraId="484F913A" w16cid:durableId="0391A568"/>
  <w16cid:commentId w16cid:paraId="7C2E490A" w16cid:durableId="05D8C9FC"/>
  <w16cid:commentId w16cid:paraId="16B4FD0C" w16cid:durableId="0B7A3DFC"/>
  <w16cid:commentId w16cid:paraId="385C64F1" w16cid:durableId="7F84ABE9"/>
  <w16cid:commentId w16cid:paraId="17E49597" w16cid:durableId="6B957AC8"/>
  <w16cid:commentId w16cid:paraId="066413AC" w16cid:durableId="5034D541"/>
  <w16cid:commentId w16cid:paraId="48536EF9" w16cid:durableId="60BD4B73"/>
  <w16cid:commentId w16cid:paraId="43D516DB" w16cid:durableId="444CF89A"/>
  <w16cid:commentId w16cid:paraId="3870DAE2" w16cid:durableId="2819D6AF"/>
  <w16cid:commentId w16cid:paraId="231ED504" w16cid:durableId="3F248519"/>
  <w16cid:commentId w16cid:paraId="70DEBFFC" w16cid:durableId="3EF72F62"/>
  <w16cid:commentId w16cid:paraId="2C7815F7" w16cid:durableId="2EF13616"/>
  <w16cid:commentId w16cid:paraId="45341897" w16cid:durableId="5120874A"/>
  <w16cid:commentId w16cid:paraId="7FC2074B" w16cid:durableId="6767B300"/>
  <w16cid:commentId w16cid:paraId="3E3E0A22" w16cid:durableId="7941E103"/>
  <w16cid:commentId w16cid:paraId="27AE9015" w16cid:durableId="7EFB0286"/>
  <w16cid:commentId w16cid:paraId="396A04A6" w16cid:durableId="6125D384"/>
  <w16cid:commentId w16cid:paraId="00B096B9" w16cid:durableId="0D5A68C7"/>
  <w16cid:commentId w16cid:paraId="51FFEBBF" w16cid:durableId="4FBEF316"/>
  <w16cid:commentId w16cid:paraId="56F13E70" w16cid:durableId="195BB998"/>
  <w16cid:commentId w16cid:paraId="7FF53A35" w16cid:durableId="423F8CB3"/>
  <w16cid:commentId w16cid:paraId="7DC6F631" w16cid:durableId="164426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62C54" w14:textId="77777777" w:rsidR="00D2077F" w:rsidRDefault="00D2077F" w:rsidP="000A1D91">
      <w:r>
        <w:separator/>
      </w:r>
    </w:p>
  </w:endnote>
  <w:endnote w:type="continuationSeparator" w:id="0">
    <w:p w14:paraId="24776D5F" w14:textId="77777777" w:rsidR="00D2077F" w:rsidRDefault="00D2077F"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ova Light">
    <w:panose1 w:val="020B0304020202020204"/>
    <w:charset w:val="00"/>
    <w:family w:val="swiss"/>
    <w:pitch w:val="variable"/>
    <w:sig w:usb0="0000028F" w:usb1="00000002"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195276"/>
      <w:docPartObj>
        <w:docPartGallery w:val="Page Numbers (Bottom of Page)"/>
        <w:docPartUnique/>
      </w:docPartObj>
    </w:sdtPr>
    <w:sdtEndPr>
      <w:rPr>
        <w:noProof/>
      </w:rPr>
    </w:sdtEndPr>
    <w:sdtContent>
      <w:p w14:paraId="70E4562C" w14:textId="3B772821" w:rsidR="005F7CF5" w:rsidRDefault="005F7C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56A87" w14:textId="77777777" w:rsidR="005F7CF5" w:rsidRDefault="005F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93AC7" w14:textId="77777777" w:rsidR="00D2077F" w:rsidRDefault="00D2077F" w:rsidP="000A1D91">
      <w:r>
        <w:separator/>
      </w:r>
    </w:p>
  </w:footnote>
  <w:footnote w:type="continuationSeparator" w:id="0">
    <w:p w14:paraId="397E526D" w14:textId="77777777" w:rsidR="00D2077F" w:rsidRDefault="00D2077F"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7A19"/>
    <w:multiLevelType w:val="hybridMultilevel"/>
    <w:tmpl w:val="E922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F26565"/>
    <w:multiLevelType w:val="hybridMultilevel"/>
    <w:tmpl w:val="18363F98"/>
    <w:lvl w:ilvl="0" w:tplc="DB3C22C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90828"/>
    <w:multiLevelType w:val="hybridMultilevel"/>
    <w:tmpl w:val="21DC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22258"/>
    <w:multiLevelType w:val="hybridMultilevel"/>
    <w:tmpl w:val="772C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5"/>
  </w:num>
  <w:num w:numId="2" w16cid:durableId="650646282">
    <w:abstractNumId w:val="4"/>
  </w:num>
  <w:num w:numId="3" w16cid:durableId="1029796945">
    <w:abstractNumId w:val="6"/>
  </w:num>
  <w:num w:numId="4" w16cid:durableId="1992362874">
    <w:abstractNumId w:val="13"/>
  </w:num>
  <w:num w:numId="5" w16cid:durableId="1282037254">
    <w:abstractNumId w:val="14"/>
  </w:num>
  <w:num w:numId="6" w16cid:durableId="809594277">
    <w:abstractNumId w:val="1"/>
  </w:num>
  <w:num w:numId="7" w16cid:durableId="1622616596">
    <w:abstractNumId w:val="12"/>
  </w:num>
  <w:num w:numId="8" w16cid:durableId="185753651">
    <w:abstractNumId w:val="7"/>
  </w:num>
  <w:num w:numId="9" w16cid:durableId="1282883425">
    <w:abstractNumId w:val="9"/>
  </w:num>
  <w:num w:numId="10" w16cid:durableId="216203539">
    <w:abstractNumId w:val="10"/>
  </w:num>
  <w:num w:numId="11" w16cid:durableId="2131580881">
    <w:abstractNumId w:val="2"/>
  </w:num>
  <w:num w:numId="12" w16cid:durableId="474688855">
    <w:abstractNumId w:val="0"/>
  </w:num>
  <w:num w:numId="13" w16cid:durableId="1788353039">
    <w:abstractNumId w:val="8"/>
  </w:num>
  <w:num w:numId="14" w16cid:durableId="1133862216">
    <w:abstractNumId w:val="11"/>
  </w:num>
  <w:num w:numId="15" w16cid:durableId="7489677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rson w15:author="Juarez, Alexandra">
    <w15:presenceInfo w15:providerId="AD" w15:userId="S::gjuarez@luc.edu::ca43e4c2-501e-4337-aef0-6ae9518ded83"/>
  </w15:person>
  <w15:person w15:author="Smith Vidaurre, Grace">
    <w15:presenceInfo w15:providerId="AD" w15:userId="S::smithvid@msu.edu::b45b673c-2200-4042-a7e9-6ccf4d81cce7"/>
  </w15:person>
  <w15:person w15:author="Summer Eckhardt">
    <w15:presenceInfo w15:providerId="Windows Live" w15:userId="f8d7d808245c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18EB"/>
    <w:rsid w:val="00003B82"/>
    <w:rsid w:val="000044D1"/>
    <w:rsid w:val="0000473F"/>
    <w:rsid w:val="00005731"/>
    <w:rsid w:val="00006540"/>
    <w:rsid w:val="00006603"/>
    <w:rsid w:val="00006C26"/>
    <w:rsid w:val="00006C95"/>
    <w:rsid w:val="00007509"/>
    <w:rsid w:val="000105F9"/>
    <w:rsid w:val="00010C44"/>
    <w:rsid w:val="00010E25"/>
    <w:rsid w:val="000117AC"/>
    <w:rsid w:val="00011A2A"/>
    <w:rsid w:val="000124FD"/>
    <w:rsid w:val="0001268C"/>
    <w:rsid w:val="00012A61"/>
    <w:rsid w:val="0001335A"/>
    <w:rsid w:val="000148E3"/>
    <w:rsid w:val="00016110"/>
    <w:rsid w:val="000169A5"/>
    <w:rsid w:val="00016AD7"/>
    <w:rsid w:val="00017B88"/>
    <w:rsid w:val="00017D90"/>
    <w:rsid w:val="00020BF5"/>
    <w:rsid w:val="00020F3C"/>
    <w:rsid w:val="000212A8"/>
    <w:rsid w:val="00021375"/>
    <w:rsid w:val="00021A63"/>
    <w:rsid w:val="00022F4B"/>
    <w:rsid w:val="00023EF2"/>
    <w:rsid w:val="00024029"/>
    <w:rsid w:val="000241BD"/>
    <w:rsid w:val="000243BE"/>
    <w:rsid w:val="0002480A"/>
    <w:rsid w:val="00024DFA"/>
    <w:rsid w:val="00024FC8"/>
    <w:rsid w:val="0002523B"/>
    <w:rsid w:val="00030375"/>
    <w:rsid w:val="00030590"/>
    <w:rsid w:val="00030CAA"/>
    <w:rsid w:val="00031DAE"/>
    <w:rsid w:val="00032D06"/>
    <w:rsid w:val="00035AE8"/>
    <w:rsid w:val="00035E18"/>
    <w:rsid w:val="00036C66"/>
    <w:rsid w:val="00042243"/>
    <w:rsid w:val="00042B2F"/>
    <w:rsid w:val="00044456"/>
    <w:rsid w:val="00046DBE"/>
    <w:rsid w:val="00046E44"/>
    <w:rsid w:val="00046EB7"/>
    <w:rsid w:val="00047957"/>
    <w:rsid w:val="00050ED0"/>
    <w:rsid w:val="000518B6"/>
    <w:rsid w:val="00051D20"/>
    <w:rsid w:val="000522EA"/>
    <w:rsid w:val="0005287C"/>
    <w:rsid w:val="000528B1"/>
    <w:rsid w:val="000532C9"/>
    <w:rsid w:val="00053C95"/>
    <w:rsid w:val="00054066"/>
    <w:rsid w:val="00054DBD"/>
    <w:rsid w:val="00055519"/>
    <w:rsid w:val="00056A86"/>
    <w:rsid w:val="00057271"/>
    <w:rsid w:val="00057F0E"/>
    <w:rsid w:val="00060092"/>
    <w:rsid w:val="00060F63"/>
    <w:rsid w:val="00060F8E"/>
    <w:rsid w:val="000612CF"/>
    <w:rsid w:val="00061A14"/>
    <w:rsid w:val="000621CA"/>
    <w:rsid w:val="0006263F"/>
    <w:rsid w:val="000633B7"/>
    <w:rsid w:val="000636BC"/>
    <w:rsid w:val="000647A6"/>
    <w:rsid w:val="00064B3A"/>
    <w:rsid w:val="00064FDF"/>
    <w:rsid w:val="0006615B"/>
    <w:rsid w:val="0006637D"/>
    <w:rsid w:val="000668BC"/>
    <w:rsid w:val="000676F9"/>
    <w:rsid w:val="00070D18"/>
    <w:rsid w:val="00070D4B"/>
    <w:rsid w:val="000735BE"/>
    <w:rsid w:val="0007485C"/>
    <w:rsid w:val="0007542C"/>
    <w:rsid w:val="00076AD8"/>
    <w:rsid w:val="00076C82"/>
    <w:rsid w:val="000806EC"/>
    <w:rsid w:val="000810DC"/>
    <w:rsid w:val="00082A78"/>
    <w:rsid w:val="000852BC"/>
    <w:rsid w:val="000862B6"/>
    <w:rsid w:val="000869CA"/>
    <w:rsid w:val="00087491"/>
    <w:rsid w:val="00087682"/>
    <w:rsid w:val="00090803"/>
    <w:rsid w:val="000908DB"/>
    <w:rsid w:val="00090C0B"/>
    <w:rsid w:val="00090FFE"/>
    <w:rsid w:val="0009373D"/>
    <w:rsid w:val="00093F69"/>
    <w:rsid w:val="0009450B"/>
    <w:rsid w:val="00094996"/>
    <w:rsid w:val="000949BC"/>
    <w:rsid w:val="00095DFE"/>
    <w:rsid w:val="000961B2"/>
    <w:rsid w:val="00097433"/>
    <w:rsid w:val="0009744C"/>
    <w:rsid w:val="00097B62"/>
    <w:rsid w:val="00097EE9"/>
    <w:rsid w:val="000A0663"/>
    <w:rsid w:val="000A06C6"/>
    <w:rsid w:val="000A089D"/>
    <w:rsid w:val="000A0CBD"/>
    <w:rsid w:val="000A139D"/>
    <w:rsid w:val="000A1D91"/>
    <w:rsid w:val="000A290A"/>
    <w:rsid w:val="000A308E"/>
    <w:rsid w:val="000A3F4F"/>
    <w:rsid w:val="000A4B3D"/>
    <w:rsid w:val="000A4E77"/>
    <w:rsid w:val="000A54F0"/>
    <w:rsid w:val="000A5587"/>
    <w:rsid w:val="000A5AEC"/>
    <w:rsid w:val="000A6027"/>
    <w:rsid w:val="000A671D"/>
    <w:rsid w:val="000A6A15"/>
    <w:rsid w:val="000A73D4"/>
    <w:rsid w:val="000B04C3"/>
    <w:rsid w:val="000B0F3C"/>
    <w:rsid w:val="000B14F1"/>
    <w:rsid w:val="000B165C"/>
    <w:rsid w:val="000B1C64"/>
    <w:rsid w:val="000B1E87"/>
    <w:rsid w:val="000B2C37"/>
    <w:rsid w:val="000B35DF"/>
    <w:rsid w:val="000B37C6"/>
    <w:rsid w:val="000B385D"/>
    <w:rsid w:val="000B400E"/>
    <w:rsid w:val="000B448A"/>
    <w:rsid w:val="000B4669"/>
    <w:rsid w:val="000B4A95"/>
    <w:rsid w:val="000B4E54"/>
    <w:rsid w:val="000B54FA"/>
    <w:rsid w:val="000B6115"/>
    <w:rsid w:val="000B6AE5"/>
    <w:rsid w:val="000B7698"/>
    <w:rsid w:val="000C0411"/>
    <w:rsid w:val="000C0F28"/>
    <w:rsid w:val="000C0F68"/>
    <w:rsid w:val="000C37D7"/>
    <w:rsid w:val="000C3C2C"/>
    <w:rsid w:val="000C3C69"/>
    <w:rsid w:val="000C63B2"/>
    <w:rsid w:val="000C647E"/>
    <w:rsid w:val="000C6EE1"/>
    <w:rsid w:val="000C75DD"/>
    <w:rsid w:val="000C799E"/>
    <w:rsid w:val="000C7F74"/>
    <w:rsid w:val="000D0D5E"/>
    <w:rsid w:val="000D1583"/>
    <w:rsid w:val="000D1879"/>
    <w:rsid w:val="000D22F0"/>
    <w:rsid w:val="000D2E20"/>
    <w:rsid w:val="000D2E46"/>
    <w:rsid w:val="000D3210"/>
    <w:rsid w:val="000D49F0"/>
    <w:rsid w:val="000D4A79"/>
    <w:rsid w:val="000D4FF5"/>
    <w:rsid w:val="000D5FD6"/>
    <w:rsid w:val="000D6390"/>
    <w:rsid w:val="000D6745"/>
    <w:rsid w:val="000D71C5"/>
    <w:rsid w:val="000D7ECC"/>
    <w:rsid w:val="000E136D"/>
    <w:rsid w:val="000E227F"/>
    <w:rsid w:val="000E2899"/>
    <w:rsid w:val="000E2E82"/>
    <w:rsid w:val="000E3166"/>
    <w:rsid w:val="000E349B"/>
    <w:rsid w:val="000E36B4"/>
    <w:rsid w:val="000E3DC4"/>
    <w:rsid w:val="000E4B84"/>
    <w:rsid w:val="000E538E"/>
    <w:rsid w:val="000E5396"/>
    <w:rsid w:val="000E69DB"/>
    <w:rsid w:val="000E73A3"/>
    <w:rsid w:val="000F135A"/>
    <w:rsid w:val="000F1994"/>
    <w:rsid w:val="000F1CB8"/>
    <w:rsid w:val="000F1E6F"/>
    <w:rsid w:val="000F1ECA"/>
    <w:rsid w:val="000F2CDC"/>
    <w:rsid w:val="000F37E4"/>
    <w:rsid w:val="000F3D5D"/>
    <w:rsid w:val="000F4376"/>
    <w:rsid w:val="000F461E"/>
    <w:rsid w:val="000F49FF"/>
    <w:rsid w:val="000F4A73"/>
    <w:rsid w:val="000F5DB2"/>
    <w:rsid w:val="000F7292"/>
    <w:rsid w:val="000F7ACA"/>
    <w:rsid w:val="00100511"/>
    <w:rsid w:val="001006D6"/>
    <w:rsid w:val="00101045"/>
    <w:rsid w:val="00103372"/>
    <w:rsid w:val="001056F7"/>
    <w:rsid w:val="00106707"/>
    <w:rsid w:val="00106720"/>
    <w:rsid w:val="00107EA1"/>
    <w:rsid w:val="001100D4"/>
    <w:rsid w:val="001112B5"/>
    <w:rsid w:val="00113FAA"/>
    <w:rsid w:val="00115209"/>
    <w:rsid w:val="00115792"/>
    <w:rsid w:val="0011671E"/>
    <w:rsid w:val="00117494"/>
    <w:rsid w:val="001176F7"/>
    <w:rsid w:val="00120400"/>
    <w:rsid w:val="00121057"/>
    <w:rsid w:val="00121D80"/>
    <w:rsid w:val="00121DF4"/>
    <w:rsid w:val="001229BB"/>
    <w:rsid w:val="001231F5"/>
    <w:rsid w:val="00124140"/>
    <w:rsid w:val="001247FA"/>
    <w:rsid w:val="00124AB2"/>
    <w:rsid w:val="001258D0"/>
    <w:rsid w:val="00125B14"/>
    <w:rsid w:val="00126824"/>
    <w:rsid w:val="00127604"/>
    <w:rsid w:val="00127EE6"/>
    <w:rsid w:val="00132A51"/>
    <w:rsid w:val="00132A69"/>
    <w:rsid w:val="00132D46"/>
    <w:rsid w:val="00133ABD"/>
    <w:rsid w:val="00135E5A"/>
    <w:rsid w:val="0013609D"/>
    <w:rsid w:val="00136C0A"/>
    <w:rsid w:val="001371CE"/>
    <w:rsid w:val="00141D98"/>
    <w:rsid w:val="00144959"/>
    <w:rsid w:val="00144D56"/>
    <w:rsid w:val="00145A07"/>
    <w:rsid w:val="00145CAF"/>
    <w:rsid w:val="001476B9"/>
    <w:rsid w:val="00147F94"/>
    <w:rsid w:val="00150495"/>
    <w:rsid w:val="0015061F"/>
    <w:rsid w:val="0015427A"/>
    <w:rsid w:val="00154422"/>
    <w:rsid w:val="00154BA6"/>
    <w:rsid w:val="001561DF"/>
    <w:rsid w:val="0015638A"/>
    <w:rsid w:val="001565B4"/>
    <w:rsid w:val="00157668"/>
    <w:rsid w:val="00157E37"/>
    <w:rsid w:val="00160088"/>
    <w:rsid w:val="001602A1"/>
    <w:rsid w:val="0016095C"/>
    <w:rsid w:val="00160B38"/>
    <w:rsid w:val="001625A0"/>
    <w:rsid w:val="0016382C"/>
    <w:rsid w:val="001640E9"/>
    <w:rsid w:val="00165ACE"/>
    <w:rsid w:val="00165AD4"/>
    <w:rsid w:val="00165B8A"/>
    <w:rsid w:val="00166030"/>
    <w:rsid w:val="001666D0"/>
    <w:rsid w:val="0016727A"/>
    <w:rsid w:val="00170745"/>
    <w:rsid w:val="00170918"/>
    <w:rsid w:val="001713FE"/>
    <w:rsid w:val="00172476"/>
    <w:rsid w:val="00172A53"/>
    <w:rsid w:val="0017385A"/>
    <w:rsid w:val="00174B15"/>
    <w:rsid w:val="00174B83"/>
    <w:rsid w:val="00174BBC"/>
    <w:rsid w:val="00174F9A"/>
    <w:rsid w:val="00177929"/>
    <w:rsid w:val="00177C2F"/>
    <w:rsid w:val="00180774"/>
    <w:rsid w:val="0018162F"/>
    <w:rsid w:val="0018277D"/>
    <w:rsid w:val="00182948"/>
    <w:rsid w:val="001831B8"/>
    <w:rsid w:val="00184275"/>
    <w:rsid w:val="00184734"/>
    <w:rsid w:val="001855B9"/>
    <w:rsid w:val="00185B85"/>
    <w:rsid w:val="00186BB3"/>
    <w:rsid w:val="00187C3B"/>
    <w:rsid w:val="00187D04"/>
    <w:rsid w:val="001909AF"/>
    <w:rsid w:val="001914FD"/>
    <w:rsid w:val="00191703"/>
    <w:rsid w:val="00192400"/>
    <w:rsid w:val="00193D4B"/>
    <w:rsid w:val="00194E29"/>
    <w:rsid w:val="0019574E"/>
    <w:rsid w:val="001969AF"/>
    <w:rsid w:val="001A1602"/>
    <w:rsid w:val="001A3B0D"/>
    <w:rsid w:val="001A59D6"/>
    <w:rsid w:val="001A6489"/>
    <w:rsid w:val="001A64F2"/>
    <w:rsid w:val="001A6671"/>
    <w:rsid w:val="001A6AA7"/>
    <w:rsid w:val="001A6B83"/>
    <w:rsid w:val="001A74B7"/>
    <w:rsid w:val="001A79C2"/>
    <w:rsid w:val="001B07E8"/>
    <w:rsid w:val="001B18D0"/>
    <w:rsid w:val="001B1BB1"/>
    <w:rsid w:val="001B35EC"/>
    <w:rsid w:val="001B395A"/>
    <w:rsid w:val="001B3B6D"/>
    <w:rsid w:val="001B4281"/>
    <w:rsid w:val="001B46D2"/>
    <w:rsid w:val="001B498E"/>
    <w:rsid w:val="001B5BEB"/>
    <w:rsid w:val="001B5E61"/>
    <w:rsid w:val="001B65ED"/>
    <w:rsid w:val="001B6DC1"/>
    <w:rsid w:val="001B6E3F"/>
    <w:rsid w:val="001B7CE9"/>
    <w:rsid w:val="001C15FC"/>
    <w:rsid w:val="001C1FAA"/>
    <w:rsid w:val="001C291B"/>
    <w:rsid w:val="001C296D"/>
    <w:rsid w:val="001C331E"/>
    <w:rsid w:val="001C3335"/>
    <w:rsid w:val="001C3A99"/>
    <w:rsid w:val="001C3F40"/>
    <w:rsid w:val="001C4784"/>
    <w:rsid w:val="001C5292"/>
    <w:rsid w:val="001C6DD9"/>
    <w:rsid w:val="001C7CF9"/>
    <w:rsid w:val="001D0355"/>
    <w:rsid w:val="001D039A"/>
    <w:rsid w:val="001D06BA"/>
    <w:rsid w:val="001D0F34"/>
    <w:rsid w:val="001D17F1"/>
    <w:rsid w:val="001D343A"/>
    <w:rsid w:val="001D3935"/>
    <w:rsid w:val="001D3F9A"/>
    <w:rsid w:val="001D4514"/>
    <w:rsid w:val="001D45C6"/>
    <w:rsid w:val="001D4709"/>
    <w:rsid w:val="001D4C60"/>
    <w:rsid w:val="001D50F3"/>
    <w:rsid w:val="001D5707"/>
    <w:rsid w:val="001D5E4B"/>
    <w:rsid w:val="001D616C"/>
    <w:rsid w:val="001D6E99"/>
    <w:rsid w:val="001E0CF1"/>
    <w:rsid w:val="001E10E5"/>
    <w:rsid w:val="001E11FB"/>
    <w:rsid w:val="001E11FE"/>
    <w:rsid w:val="001E120A"/>
    <w:rsid w:val="001E17DB"/>
    <w:rsid w:val="001E2E25"/>
    <w:rsid w:val="001E348F"/>
    <w:rsid w:val="001E3FD5"/>
    <w:rsid w:val="001E4E38"/>
    <w:rsid w:val="001E666E"/>
    <w:rsid w:val="001E69B7"/>
    <w:rsid w:val="001F0836"/>
    <w:rsid w:val="001F08D6"/>
    <w:rsid w:val="001F0DF7"/>
    <w:rsid w:val="001F16A5"/>
    <w:rsid w:val="001F1740"/>
    <w:rsid w:val="001F1E5A"/>
    <w:rsid w:val="001F1EA1"/>
    <w:rsid w:val="001F2EBF"/>
    <w:rsid w:val="001F456D"/>
    <w:rsid w:val="001F479D"/>
    <w:rsid w:val="001F49DD"/>
    <w:rsid w:val="001F5728"/>
    <w:rsid w:val="001F5F78"/>
    <w:rsid w:val="001F6A46"/>
    <w:rsid w:val="001F6B61"/>
    <w:rsid w:val="001F7A10"/>
    <w:rsid w:val="001F7B1B"/>
    <w:rsid w:val="00200BEA"/>
    <w:rsid w:val="002011BC"/>
    <w:rsid w:val="002012A4"/>
    <w:rsid w:val="00201C3C"/>
    <w:rsid w:val="0020211E"/>
    <w:rsid w:val="0020218B"/>
    <w:rsid w:val="00202CB0"/>
    <w:rsid w:val="002077B4"/>
    <w:rsid w:val="00207C50"/>
    <w:rsid w:val="002101A7"/>
    <w:rsid w:val="002115B3"/>
    <w:rsid w:val="002121C4"/>
    <w:rsid w:val="00212DAF"/>
    <w:rsid w:val="00214FE4"/>
    <w:rsid w:val="0021581F"/>
    <w:rsid w:val="002164D9"/>
    <w:rsid w:val="002165FC"/>
    <w:rsid w:val="00220E78"/>
    <w:rsid w:val="00220F38"/>
    <w:rsid w:val="002212B1"/>
    <w:rsid w:val="00221909"/>
    <w:rsid w:val="00221B7E"/>
    <w:rsid w:val="00223FBB"/>
    <w:rsid w:val="00224503"/>
    <w:rsid w:val="00225270"/>
    <w:rsid w:val="00225CC0"/>
    <w:rsid w:val="002267F9"/>
    <w:rsid w:val="00226AAF"/>
    <w:rsid w:val="00227618"/>
    <w:rsid w:val="00230759"/>
    <w:rsid w:val="00231C0A"/>
    <w:rsid w:val="00233F13"/>
    <w:rsid w:val="0023435F"/>
    <w:rsid w:val="0023482C"/>
    <w:rsid w:val="00234845"/>
    <w:rsid w:val="0023614F"/>
    <w:rsid w:val="0023682F"/>
    <w:rsid w:val="00236BEA"/>
    <w:rsid w:val="00237D6E"/>
    <w:rsid w:val="00240516"/>
    <w:rsid w:val="00240E0C"/>
    <w:rsid w:val="002410AB"/>
    <w:rsid w:val="002413F8"/>
    <w:rsid w:val="002420EE"/>
    <w:rsid w:val="0024256E"/>
    <w:rsid w:val="00243A64"/>
    <w:rsid w:val="0024583D"/>
    <w:rsid w:val="00245AD1"/>
    <w:rsid w:val="00245B9F"/>
    <w:rsid w:val="00245FA3"/>
    <w:rsid w:val="0024605A"/>
    <w:rsid w:val="002462EF"/>
    <w:rsid w:val="00247069"/>
    <w:rsid w:val="00250001"/>
    <w:rsid w:val="002507C5"/>
    <w:rsid w:val="00251753"/>
    <w:rsid w:val="002521D1"/>
    <w:rsid w:val="00252A72"/>
    <w:rsid w:val="00252CF2"/>
    <w:rsid w:val="00253B68"/>
    <w:rsid w:val="002543B5"/>
    <w:rsid w:val="0025550C"/>
    <w:rsid w:val="00256A75"/>
    <w:rsid w:val="0026017A"/>
    <w:rsid w:val="0026037F"/>
    <w:rsid w:val="00262719"/>
    <w:rsid w:val="00262ABA"/>
    <w:rsid w:val="002638D4"/>
    <w:rsid w:val="00264622"/>
    <w:rsid w:val="00264720"/>
    <w:rsid w:val="00265A8E"/>
    <w:rsid w:val="00266B75"/>
    <w:rsid w:val="002704FC"/>
    <w:rsid w:val="00271C68"/>
    <w:rsid w:val="002720F5"/>
    <w:rsid w:val="00272375"/>
    <w:rsid w:val="002733D3"/>
    <w:rsid w:val="002736F9"/>
    <w:rsid w:val="00273ACC"/>
    <w:rsid w:val="00274690"/>
    <w:rsid w:val="0027473E"/>
    <w:rsid w:val="002748EF"/>
    <w:rsid w:val="00274FA6"/>
    <w:rsid w:val="002759B2"/>
    <w:rsid w:val="00275B19"/>
    <w:rsid w:val="002763ED"/>
    <w:rsid w:val="0027686A"/>
    <w:rsid w:val="0027713B"/>
    <w:rsid w:val="0027716E"/>
    <w:rsid w:val="002774D9"/>
    <w:rsid w:val="00280611"/>
    <w:rsid w:val="00280FA7"/>
    <w:rsid w:val="00281B81"/>
    <w:rsid w:val="00282471"/>
    <w:rsid w:val="002824FC"/>
    <w:rsid w:val="00282A26"/>
    <w:rsid w:val="0028363A"/>
    <w:rsid w:val="0028520C"/>
    <w:rsid w:val="00285414"/>
    <w:rsid w:val="00285720"/>
    <w:rsid w:val="00286D13"/>
    <w:rsid w:val="0028772F"/>
    <w:rsid w:val="00290396"/>
    <w:rsid w:val="00291EB1"/>
    <w:rsid w:val="00293A4C"/>
    <w:rsid w:val="00293A4F"/>
    <w:rsid w:val="00293E24"/>
    <w:rsid w:val="00293E57"/>
    <w:rsid w:val="002948A5"/>
    <w:rsid w:val="00295C9E"/>
    <w:rsid w:val="002965C9"/>
    <w:rsid w:val="002975F2"/>
    <w:rsid w:val="002A00FE"/>
    <w:rsid w:val="002A15C4"/>
    <w:rsid w:val="002A199C"/>
    <w:rsid w:val="002A1F96"/>
    <w:rsid w:val="002A280C"/>
    <w:rsid w:val="002A2BC6"/>
    <w:rsid w:val="002A2F27"/>
    <w:rsid w:val="002A30E5"/>
    <w:rsid w:val="002A37C1"/>
    <w:rsid w:val="002A397E"/>
    <w:rsid w:val="002A41BF"/>
    <w:rsid w:val="002A55D3"/>
    <w:rsid w:val="002A587B"/>
    <w:rsid w:val="002A62CC"/>
    <w:rsid w:val="002A6AF1"/>
    <w:rsid w:val="002A7948"/>
    <w:rsid w:val="002B179D"/>
    <w:rsid w:val="002B17AD"/>
    <w:rsid w:val="002B1E31"/>
    <w:rsid w:val="002B2265"/>
    <w:rsid w:val="002B3764"/>
    <w:rsid w:val="002B3A55"/>
    <w:rsid w:val="002B411A"/>
    <w:rsid w:val="002B539B"/>
    <w:rsid w:val="002B5ACA"/>
    <w:rsid w:val="002B5C9C"/>
    <w:rsid w:val="002B5D42"/>
    <w:rsid w:val="002B6ADF"/>
    <w:rsid w:val="002B6F5F"/>
    <w:rsid w:val="002B6F81"/>
    <w:rsid w:val="002C0E8D"/>
    <w:rsid w:val="002C0F5E"/>
    <w:rsid w:val="002C108B"/>
    <w:rsid w:val="002C10A7"/>
    <w:rsid w:val="002C17D8"/>
    <w:rsid w:val="002C1B22"/>
    <w:rsid w:val="002C213D"/>
    <w:rsid w:val="002C3554"/>
    <w:rsid w:val="002C5DA4"/>
    <w:rsid w:val="002C6C3B"/>
    <w:rsid w:val="002C73F1"/>
    <w:rsid w:val="002C7DC0"/>
    <w:rsid w:val="002D0093"/>
    <w:rsid w:val="002D0313"/>
    <w:rsid w:val="002D0917"/>
    <w:rsid w:val="002D0B1B"/>
    <w:rsid w:val="002D100F"/>
    <w:rsid w:val="002D13E0"/>
    <w:rsid w:val="002D1842"/>
    <w:rsid w:val="002D3BF7"/>
    <w:rsid w:val="002D3DD9"/>
    <w:rsid w:val="002D466F"/>
    <w:rsid w:val="002D56DF"/>
    <w:rsid w:val="002D62C0"/>
    <w:rsid w:val="002D643D"/>
    <w:rsid w:val="002D7CE7"/>
    <w:rsid w:val="002E04FC"/>
    <w:rsid w:val="002E23C9"/>
    <w:rsid w:val="002E3048"/>
    <w:rsid w:val="002E32A9"/>
    <w:rsid w:val="002E396B"/>
    <w:rsid w:val="002E4860"/>
    <w:rsid w:val="002E49B0"/>
    <w:rsid w:val="002E5852"/>
    <w:rsid w:val="002E653E"/>
    <w:rsid w:val="002F070A"/>
    <w:rsid w:val="002F0A7C"/>
    <w:rsid w:val="002F0BD5"/>
    <w:rsid w:val="002F119C"/>
    <w:rsid w:val="002F1421"/>
    <w:rsid w:val="002F1632"/>
    <w:rsid w:val="002F30AA"/>
    <w:rsid w:val="002F3AF7"/>
    <w:rsid w:val="002F498B"/>
    <w:rsid w:val="002F5B92"/>
    <w:rsid w:val="00300217"/>
    <w:rsid w:val="00300E59"/>
    <w:rsid w:val="00301119"/>
    <w:rsid w:val="00301E93"/>
    <w:rsid w:val="0030202D"/>
    <w:rsid w:val="00302202"/>
    <w:rsid w:val="00302AC6"/>
    <w:rsid w:val="00302FEE"/>
    <w:rsid w:val="003034FD"/>
    <w:rsid w:val="0030375B"/>
    <w:rsid w:val="003039F1"/>
    <w:rsid w:val="00304D2F"/>
    <w:rsid w:val="00305071"/>
    <w:rsid w:val="00305461"/>
    <w:rsid w:val="00305E66"/>
    <w:rsid w:val="00306279"/>
    <w:rsid w:val="00306AD9"/>
    <w:rsid w:val="003100FB"/>
    <w:rsid w:val="00310C9D"/>
    <w:rsid w:val="0031161C"/>
    <w:rsid w:val="00311DAB"/>
    <w:rsid w:val="00313856"/>
    <w:rsid w:val="00313BC2"/>
    <w:rsid w:val="00313C15"/>
    <w:rsid w:val="00314560"/>
    <w:rsid w:val="003147BF"/>
    <w:rsid w:val="00314A9A"/>
    <w:rsid w:val="00317D3E"/>
    <w:rsid w:val="003211FA"/>
    <w:rsid w:val="00323E1D"/>
    <w:rsid w:val="00324053"/>
    <w:rsid w:val="00325DFA"/>
    <w:rsid w:val="00326957"/>
    <w:rsid w:val="00326BD6"/>
    <w:rsid w:val="0032709B"/>
    <w:rsid w:val="003273C3"/>
    <w:rsid w:val="0033082A"/>
    <w:rsid w:val="00331D2E"/>
    <w:rsid w:val="0033201B"/>
    <w:rsid w:val="0033275F"/>
    <w:rsid w:val="003329A0"/>
    <w:rsid w:val="003333B7"/>
    <w:rsid w:val="00333C86"/>
    <w:rsid w:val="0033414E"/>
    <w:rsid w:val="0033457D"/>
    <w:rsid w:val="003346DD"/>
    <w:rsid w:val="0033561B"/>
    <w:rsid w:val="00335844"/>
    <w:rsid w:val="00335936"/>
    <w:rsid w:val="00335CE6"/>
    <w:rsid w:val="00336062"/>
    <w:rsid w:val="003365CD"/>
    <w:rsid w:val="00337173"/>
    <w:rsid w:val="00337263"/>
    <w:rsid w:val="003374B3"/>
    <w:rsid w:val="00340354"/>
    <w:rsid w:val="00342C3F"/>
    <w:rsid w:val="003434CE"/>
    <w:rsid w:val="00343DDD"/>
    <w:rsid w:val="00344AC6"/>
    <w:rsid w:val="00346181"/>
    <w:rsid w:val="00346650"/>
    <w:rsid w:val="00346BD0"/>
    <w:rsid w:val="00347E03"/>
    <w:rsid w:val="00347E1F"/>
    <w:rsid w:val="0035084E"/>
    <w:rsid w:val="0035192D"/>
    <w:rsid w:val="003540B5"/>
    <w:rsid w:val="00354D83"/>
    <w:rsid w:val="0035565A"/>
    <w:rsid w:val="00355D52"/>
    <w:rsid w:val="00356837"/>
    <w:rsid w:val="00360199"/>
    <w:rsid w:val="0036081A"/>
    <w:rsid w:val="003616BB"/>
    <w:rsid w:val="003623DC"/>
    <w:rsid w:val="00362818"/>
    <w:rsid w:val="00363406"/>
    <w:rsid w:val="00363FEB"/>
    <w:rsid w:val="00366407"/>
    <w:rsid w:val="00366515"/>
    <w:rsid w:val="00366793"/>
    <w:rsid w:val="00367732"/>
    <w:rsid w:val="003703D9"/>
    <w:rsid w:val="0037067F"/>
    <w:rsid w:val="00370A93"/>
    <w:rsid w:val="003712D0"/>
    <w:rsid w:val="00371698"/>
    <w:rsid w:val="003716D0"/>
    <w:rsid w:val="003716E0"/>
    <w:rsid w:val="00371760"/>
    <w:rsid w:val="00371CF9"/>
    <w:rsid w:val="0037354B"/>
    <w:rsid w:val="003737EB"/>
    <w:rsid w:val="00373902"/>
    <w:rsid w:val="00374C34"/>
    <w:rsid w:val="003755FF"/>
    <w:rsid w:val="00375B6A"/>
    <w:rsid w:val="00375DEA"/>
    <w:rsid w:val="00375F0A"/>
    <w:rsid w:val="00376958"/>
    <w:rsid w:val="00376A61"/>
    <w:rsid w:val="00376E85"/>
    <w:rsid w:val="003810D3"/>
    <w:rsid w:val="0038123A"/>
    <w:rsid w:val="0038131A"/>
    <w:rsid w:val="0038174E"/>
    <w:rsid w:val="00384368"/>
    <w:rsid w:val="0038484B"/>
    <w:rsid w:val="00385EBC"/>
    <w:rsid w:val="00386330"/>
    <w:rsid w:val="00387038"/>
    <w:rsid w:val="0038768E"/>
    <w:rsid w:val="00387ACA"/>
    <w:rsid w:val="00387E0E"/>
    <w:rsid w:val="0039009E"/>
    <w:rsid w:val="003902C4"/>
    <w:rsid w:val="003909DC"/>
    <w:rsid w:val="00390B2D"/>
    <w:rsid w:val="00390EEF"/>
    <w:rsid w:val="0039182B"/>
    <w:rsid w:val="00391D36"/>
    <w:rsid w:val="00392446"/>
    <w:rsid w:val="003937D8"/>
    <w:rsid w:val="0039389A"/>
    <w:rsid w:val="00393BF4"/>
    <w:rsid w:val="00394571"/>
    <w:rsid w:val="00394960"/>
    <w:rsid w:val="00394D78"/>
    <w:rsid w:val="0039522F"/>
    <w:rsid w:val="0039587E"/>
    <w:rsid w:val="00395E7B"/>
    <w:rsid w:val="0039776B"/>
    <w:rsid w:val="00397899"/>
    <w:rsid w:val="003A08A7"/>
    <w:rsid w:val="003A0CDA"/>
    <w:rsid w:val="003A218C"/>
    <w:rsid w:val="003A2A9D"/>
    <w:rsid w:val="003A3F00"/>
    <w:rsid w:val="003A42C9"/>
    <w:rsid w:val="003A48A0"/>
    <w:rsid w:val="003A50A2"/>
    <w:rsid w:val="003A5405"/>
    <w:rsid w:val="003A64A8"/>
    <w:rsid w:val="003A7B97"/>
    <w:rsid w:val="003A7D0F"/>
    <w:rsid w:val="003B06C9"/>
    <w:rsid w:val="003B3B06"/>
    <w:rsid w:val="003B496E"/>
    <w:rsid w:val="003B552B"/>
    <w:rsid w:val="003B5A76"/>
    <w:rsid w:val="003B5D65"/>
    <w:rsid w:val="003B70BF"/>
    <w:rsid w:val="003C1278"/>
    <w:rsid w:val="003C1A77"/>
    <w:rsid w:val="003C1FB2"/>
    <w:rsid w:val="003C233B"/>
    <w:rsid w:val="003C2C37"/>
    <w:rsid w:val="003C2E6A"/>
    <w:rsid w:val="003C2F90"/>
    <w:rsid w:val="003C34EE"/>
    <w:rsid w:val="003C3540"/>
    <w:rsid w:val="003C4071"/>
    <w:rsid w:val="003C49CC"/>
    <w:rsid w:val="003C6684"/>
    <w:rsid w:val="003C670A"/>
    <w:rsid w:val="003C7043"/>
    <w:rsid w:val="003C7779"/>
    <w:rsid w:val="003C78CE"/>
    <w:rsid w:val="003D1BBA"/>
    <w:rsid w:val="003D2361"/>
    <w:rsid w:val="003D2739"/>
    <w:rsid w:val="003D2C03"/>
    <w:rsid w:val="003D3459"/>
    <w:rsid w:val="003D5FBD"/>
    <w:rsid w:val="003D61CA"/>
    <w:rsid w:val="003D69DB"/>
    <w:rsid w:val="003D7C92"/>
    <w:rsid w:val="003E0915"/>
    <w:rsid w:val="003E10C4"/>
    <w:rsid w:val="003E125B"/>
    <w:rsid w:val="003E12A4"/>
    <w:rsid w:val="003E1649"/>
    <w:rsid w:val="003E2C56"/>
    <w:rsid w:val="003E416A"/>
    <w:rsid w:val="003E4D82"/>
    <w:rsid w:val="003E5006"/>
    <w:rsid w:val="003E520E"/>
    <w:rsid w:val="003E5361"/>
    <w:rsid w:val="003E6607"/>
    <w:rsid w:val="003F0922"/>
    <w:rsid w:val="003F1A93"/>
    <w:rsid w:val="003F1C8B"/>
    <w:rsid w:val="003F1DDB"/>
    <w:rsid w:val="003F3445"/>
    <w:rsid w:val="003F42F1"/>
    <w:rsid w:val="003F54D4"/>
    <w:rsid w:val="003F5E7C"/>
    <w:rsid w:val="003F707F"/>
    <w:rsid w:val="003F7F97"/>
    <w:rsid w:val="0040046E"/>
    <w:rsid w:val="00402499"/>
    <w:rsid w:val="004026CB"/>
    <w:rsid w:val="00402B9D"/>
    <w:rsid w:val="00402C2D"/>
    <w:rsid w:val="00403BAD"/>
    <w:rsid w:val="00403C76"/>
    <w:rsid w:val="00403F03"/>
    <w:rsid w:val="0040486C"/>
    <w:rsid w:val="004051BC"/>
    <w:rsid w:val="004051E0"/>
    <w:rsid w:val="00405950"/>
    <w:rsid w:val="00405B71"/>
    <w:rsid w:val="00406198"/>
    <w:rsid w:val="00407168"/>
    <w:rsid w:val="00407577"/>
    <w:rsid w:val="0040776C"/>
    <w:rsid w:val="004077C7"/>
    <w:rsid w:val="00407BA1"/>
    <w:rsid w:val="00410697"/>
    <w:rsid w:val="004116DC"/>
    <w:rsid w:val="00412930"/>
    <w:rsid w:val="00412FEE"/>
    <w:rsid w:val="00413AC4"/>
    <w:rsid w:val="00413B2E"/>
    <w:rsid w:val="0041501C"/>
    <w:rsid w:val="0041583D"/>
    <w:rsid w:val="004159FE"/>
    <w:rsid w:val="00416341"/>
    <w:rsid w:val="00417A43"/>
    <w:rsid w:val="00420433"/>
    <w:rsid w:val="00420560"/>
    <w:rsid w:val="00421635"/>
    <w:rsid w:val="004217F9"/>
    <w:rsid w:val="00423708"/>
    <w:rsid w:val="004243C4"/>
    <w:rsid w:val="00425595"/>
    <w:rsid w:val="004267E3"/>
    <w:rsid w:val="004320AF"/>
    <w:rsid w:val="00432238"/>
    <w:rsid w:val="00433C10"/>
    <w:rsid w:val="00433D24"/>
    <w:rsid w:val="004344DC"/>
    <w:rsid w:val="00435F3B"/>
    <w:rsid w:val="004374CF"/>
    <w:rsid w:val="00441D62"/>
    <w:rsid w:val="00441E16"/>
    <w:rsid w:val="00441E23"/>
    <w:rsid w:val="004420F4"/>
    <w:rsid w:val="00442BFC"/>
    <w:rsid w:val="00442D0D"/>
    <w:rsid w:val="00442E1E"/>
    <w:rsid w:val="004431C3"/>
    <w:rsid w:val="00443AA1"/>
    <w:rsid w:val="00443D6C"/>
    <w:rsid w:val="004443A1"/>
    <w:rsid w:val="0044595A"/>
    <w:rsid w:val="00446891"/>
    <w:rsid w:val="00446BFF"/>
    <w:rsid w:val="00447329"/>
    <w:rsid w:val="00451BD9"/>
    <w:rsid w:val="00452642"/>
    <w:rsid w:val="00453010"/>
    <w:rsid w:val="004533C8"/>
    <w:rsid w:val="004535B6"/>
    <w:rsid w:val="00453671"/>
    <w:rsid w:val="00454C05"/>
    <w:rsid w:val="00456A34"/>
    <w:rsid w:val="00456B81"/>
    <w:rsid w:val="00457526"/>
    <w:rsid w:val="004577D1"/>
    <w:rsid w:val="0046063E"/>
    <w:rsid w:val="00461F0E"/>
    <w:rsid w:val="004627A4"/>
    <w:rsid w:val="00462CB8"/>
    <w:rsid w:val="00463873"/>
    <w:rsid w:val="00463C4D"/>
    <w:rsid w:val="00463CB2"/>
    <w:rsid w:val="00464FF9"/>
    <w:rsid w:val="0046564D"/>
    <w:rsid w:val="00466051"/>
    <w:rsid w:val="004662E9"/>
    <w:rsid w:val="00466917"/>
    <w:rsid w:val="00466BEE"/>
    <w:rsid w:val="00466C38"/>
    <w:rsid w:val="0047020C"/>
    <w:rsid w:val="00470703"/>
    <w:rsid w:val="00470755"/>
    <w:rsid w:val="004708F2"/>
    <w:rsid w:val="00471EC5"/>
    <w:rsid w:val="00472A58"/>
    <w:rsid w:val="00475501"/>
    <w:rsid w:val="00475E00"/>
    <w:rsid w:val="004766F3"/>
    <w:rsid w:val="00476C6A"/>
    <w:rsid w:val="00476CD2"/>
    <w:rsid w:val="004773C4"/>
    <w:rsid w:val="004779ED"/>
    <w:rsid w:val="00477D31"/>
    <w:rsid w:val="00480116"/>
    <w:rsid w:val="00482D4F"/>
    <w:rsid w:val="0048389B"/>
    <w:rsid w:val="00484808"/>
    <w:rsid w:val="00484C95"/>
    <w:rsid w:val="00485143"/>
    <w:rsid w:val="00485CAE"/>
    <w:rsid w:val="004871F6"/>
    <w:rsid w:val="00487575"/>
    <w:rsid w:val="00487665"/>
    <w:rsid w:val="00490C78"/>
    <w:rsid w:val="004913EF"/>
    <w:rsid w:val="00491708"/>
    <w:rsid w:val="00491912"/>
    <w:rsid w:val="00491AF2"/>
    <w:rsid w:val="00492432"/>
    <w:rsid w:val="00493337"/>
    <w:rsid w:val="00493821"/>
    <w:rsid w:val="004946CF"/>
    <w:rsid w:val="00495892"/>
    <w:rsid w:val="004966C8"/>
    <w:rsid w:val="00496DE1"/>
    <w:rsid w:val="00497A98"/>
    <w:rsid w:val="00497BC0"/>
    <w:rsid w:val="004A0ABB"/>
    <w:rsid w:val="004A1616"/>
    <w:rsid w:val="004A261B"/>
    <w:rsid w:val="004A33F9"/>
    <w:rsid w:val="004A3588"/>
    <w:rsid w:val="004A365F"/>
    <w:rsid w:val="004A477C"/>
    <w:rsid w:val="004A55A2"/>
    <w:rsid w:val="004A58AF"/>
    <w:rsid w:val="004A62E5"/>
    <w:rsid w:val="004A6797"/>
    <w:rsid w:val="004A7A6D"/>
    <w:rsid w:val="004B0A8D"/>
    <w:rsid w:val="004B0BF2"/>
    <w:rsid w:val="004B1F5B"/>
    <w:rsid w:val="004B284F"/>
    <w:rsid w:val="004B2A03"/>
    <w:rsid w:val="004B2BF9"/>
    <w:rsid w:val="004B3DE3"/>
    <w:rsid w:val="004B4F93"/>
    <w:rsid w:val="004B5D0C"/>
    <w:rsid w:val="004B5E10"/>
    <w:rsid w:val="004B6FAF"/>
    <w:rsid w:val="004B770A"/>
    <w:rsid w:val="004B7C33"/>
    <w:rsid w:val="004C0F07"/>
    <w:rsid w:val="004C2585"/>
    <w:rsid w:val="004C3B26"/>
    <w:rsid w:val="004C4E7B"/>
    <w:rsid w:val="004C53E6"/>
    <w:rsid w:val="004C5C3A"/>
    <w:rsid w:val="004C613E"/>
    <w:rsid w:val="004C6755"/>
    <w:rsid w:val="004C7844"/>
    <w:rsid w:val="004D023A"/>
    <w:rsid w:val="004D10CD"/>
    <w:rsid w:val="004D1215"/>
    <w:rsid w:val="004D155A"/>
    <w:rsid w:val="004D1C51"/>
    <w:rsid w:val="004D2E56"/>
    <w:rsid w:val="004D4FF3"/>
    <w:rsid w:val="004D7412"/>
    <w:rsid w:val="004E0C87"/>
    <w:rsid w:val="004E1ADC"/>
    <w:rsid w:val="004E2586"/>
    <w:rsid w:val="004E264C"/>
    <w:rsid w:val="004E34C2"/>
    <w:rsid w:val="004E3905"/>
    <w:rsid w:val="004E4658"/>
    <w:rsid w:val="004E4754"/>
    <w:rsid w:val="004E47CC"/>
    <w:rsid w:val="004E49F8"/>
    <w:rsid w:val="004E4D92"/>
    <w:rsid w:val="004E4D95"/>
    <w:rsid w:val="004E51CA"/>
    <w:rsid w:val="004E5A08"/>
    <w:rsid w:val="004E5C60"/>
    <w:rsid w:val="004E616C"/>
    <w:rsid w:val="004E650E"/>
    <w:rsid w:val="004E66FA"/>
    <w:rsid w:val="004E6FF0"/>
    <w:rsid w:val="004F043F"/>
    <w:rsid w:val="004F17CB"/>
    <w:rsid w:val="004F1E8E"/>
    <w:rsid w:val="004F4C2C"/>
    <w:rsid w:val="004F4EB9"/>
    <w:rsid w:val="004F641D"/>
    <w:rsid w:val="004F65D1"/>
    <w:rsid w:val="004F6726"/>
    <w:rsid w:val="00500298"/>
    <w:rsid w:val="005008B9"/>
    <w:rsid w:val="005009CD"/>
    <w:rsid w:val="00500D2B"/>
    <w:rsid w:val="00501708"/>
    <w:rsid w:val="00501BCB"/>
    <w:rsid w:val="0050214C"/>
    <w:rsid w:val="005021AB"/>
    <w:rsid w:val="0050286A"/>
    <w:rsid w:val="00502FF3"/>
    <w:rsid w:val="0050376A"/>
    <w:rsid w:val="00503819"/>
    <w:rsid w:val="0050420F"/>
    <w:rsid w:val="00504A0C"/>
    <w:rsid w:val="005053A7"/>
    <w:rsid w:val="005101EC"/>
    <w:rsid w:val="00510621"/>
    <w:rsid w:val="00510C99"/>
    <w:rsid w:val="00510E93"/>
    <w:rsid w:val="00511859"/>
    <w:rsid w:val="005118FB"/>
    <w:rsid w:val="00511EEC"/>
    <w:rsid w:val="00512E20"/>
    <w:rsid w:val="00512FED"/>
    <w:rsid w:val="00515973"/>
    <w:rsid w:val="00516998"/>
    <w:rsid w:val="00517711"/>
    <w:rsid w:val="00517E3B"/>
    <w:rsid w:val="005219A6"/>
    <w:rsid w:val="00521C52"/>
    <w:rsid w:val="00521EE6"/>
    <w:rsid w:val="00522953"/>
    <w:rsid w:val="00524778"/>
    <w:rsid w:val="00524F11"/>
    <w:rsid w:val="00525139"/>
    <w:rsid w:val="005262D9"/>
    <w:rsid w:val="00526412"/>
    <w:rsid w:val="0052644B"/>
    <w:rsid w:val="00527F60"/>
    <w:rsid w:val="00530A75"/>
    <w:rsid w:val="00530B50"/>
    <w:rsid w:val="00530B6D"/>
    <w:rsid w:val="00530C00"/>
    <w:rsid w:val="0053217F"/>
    <w:rsid w:val="00532A72"/>
    <w:rsid w:val="00534B27"/>
    <w:rsid w:val="005352F1"/>
    <w:rsid w:val="005372CE"/>
    <w:rsid w:val="005404EE"/>
    <w:rsid w:val="005412D4"/>
    <w:rsid w:val="00541482"/>
    <w:rsid w:val="00543A15"/>
    <w:rsid w:val="0054487C"/>
    <w:rsid w:val="0054489D"/>
    <w:rsid w:val="005449F2"/>
    <w:rsid w:val="00544A87"/>
    <w:rsid w:val="00545311"/>
    <w:rsid w:val="00545325"/>
    <w:rsid w:val="00546CF1"/>
    <w:rsid w:val="005473D1"/>
    <w:rsid w:val="00550A78"/>
    <w:rsid w:val="00551976"/>
    <w:rsid w:val="00552545"/>
    <w:rsid w:val="00554CF2"/>
    <w:rsid w:val="00555ED4"/>
    <w:rsid w:val="00556160"/>
    <w:rsid w:val="00556888"/>
    <w:rsid w:val="00556C68"/>
    <w:rsid w:val="00556DA4"/>
    <w:rsid w:val="00557030"/>
    <w:rsid w:val="00557526"/>
    <w:rsid w:val="0055761E"/>
    <w:rsid w:val="005579FF"/>
    <w:rsid w:val="00557BCE"/>
    <w:rsid w:val="00557D5B"/>
    <w:rsid w:val="00557FC2"/>
    <w:rsid w:val="00562058"/>
    <w:rsid w:val="00563099"/>
    <w:rsid w:val="00564DDC"/>
    <w:rsid w:val="005659A4"/>
    <w:rsid w:val="00565D43"/>
    <w:rsid w:val="00566B9D"/>
    <w:rsid w:val="00566F12"/>
    <w:rsid w:val="00567007"/>
    <w:rsid w:val="00567304"/>
    <w:rsid w:val="005674B6"/>
    <w:rsid w:val="00567F3C"/>
    <w:rsid w:val="005705D9"/>
    <w:rsid w:val="0057302A"/>
    <w:rsid w:val="00573577"/>
    <w:rsid w:val="00575187"/>
    <w:rsid w:val="00575309"/>
    <w:rsid w:val="00575395"/>
    <w:rsid w:val="005756C7"/>
    <w:rsid w:val="00575789"/>
    <w:rsid w:val="00575A43"/>
    <w:rsid w:val="00575B42"/>
    <w:rsid w:val="00576954"/>
    <w:rsid w:val="00576C92"/>
    <w:rsid w:val="0057751F"/>
    <w:rsid w:val="0057752F"/>
    <w:rsid w:val="00577A9C"/>
    <w:rsid w:val="00580180"/>
    <w:rsid w:val="0058045A"/>
    <w:rsid w:val="00580808"/>
    <w:rsid w:val="005809AB"/>
    <w:rsid w:val="00580F96"/>
    <w:rsid w:val="0058151D"/>
    <w:rsid w:val="00581FC6"/>
    <w:rsid w:val="005829B6"/>
    <w:rsid w:val="005846DA"/>
    <w:rsid w:val="00585075"/>
    <w:rsid w:val="00591D7A"/>
    <w:rsid w:val="00592046"/>
    <w:rsid w:val="005923A8"/>
    <w:rsid w:val="00592D1C"/>
    <w:rsid w:val="005937A9"/>
    <w:rsid w:val="00594280"/>
    <w:rsid w:val="005947F1"/>
    <w:rsid w:val="005956D7"/>
    <w:rsid w:val="00596509"/>
    <w:rsid w:val="0059667E"/>
    <w:rsid w:val="005967FF"/>
    <w:rsid w:val="00597EC0"/>
    <w:rsid w:val="005A051D"/>
    <w:rsid w:val="005A0596"/>
    <w:rsid w:val="005A076F"/>
    <w:rsid w:val="005A20BC"/>
    <w:rsid w:val="005A2CF7"/>
    <w:rsid w:val="005A31EF"/>
    <w:rsid w:val="005A365C"/>
    <w:rsid w:val="005A3E7D"/>
    <w:rsid w:val="005A48A2"/>
    <w:rsid w:val="005A48C4"/>
    <w:rsid w:val="005A4B69"/>
    <w:rsid w:val="005A68B0"/>
    <w:rsid w:val="005B06CB"/>
    <w:rsid w:val="005B0845"/>
    <w:rsid w:val="005B0A8F"/>
    <w:rsid w:val="005B11B7"/>
    <w:rsid w:val="005B1884"/>
    <w:rsid w:val="005B1E1D"/>
    <w:rsid w:val="005B2D2D"/>
    <w:rsid w:val="005B4162"/>
    <w:rsid w:val="005B4335"/>
    <w:rsid w:val="005B53AE"/>
    <w:rsid w:val="005B701B"/>
    <w:rsid w:val="005B7101"/>
    <w:rsid w:val="005B7E1A"/>
    <w:rsid w:val="005C062E"/>
    <w:rsid w:val="005C0DFC"/>
    <w:rsid w:val="005C0F66"/>
    <w:rsid w:val="005C1095"/>
    <w:rsid w:val="005C20EA"/>
    <w:rsid w:val="005C35C9"/>
    <w:rsid w:val="005C3CB8"/>
    <w:rsid w:val="005C4E89"/>
    <w:rsid w:val="005C512B"/>
    <w:rsid w:val="005C6804"/>
    <w:rsid w:val="005C74B8"/>
    <w:rsid w:val="005D0FE1"/>
    <w:rsid w:val="005D2A46"/>
    <w:rsid w:val="005D31B8"/>
    <w:rsid w:val="005D381D"/>
    <w:rsid w:val="005D3B51"/>
    <w:rsid w:val="005D465F"/>
    <w:rsid w:val="005D4757"/>
    <w:rsid w:val="005D5574"/>
    <w:rsid w:val="005D61AB"/>
    <w:rsid w:val="005D63ED"/>
    <w:rsid w:val="005D727A"/>
    <w:rsid w:val="005D78C4"/>
    <w:rsid w:val="005D7EEF"/>
    <w:rsid w:val="005E0305"/>
    <w:rsid w:val="005E1FAB"/>
    <w:rsid w:val="005E2C7A"/>
    <w:rsid w:val="005E2CE3"/>
    <w:rsid w:val="005E4123"/>
    <w:rsid w:val="005E42DF"/>
    <w:rsid w:val="005E5509"/>
    <w:rsid w:val="005E5914"/>
    <w:rsid w:val="005E6281"/>
    <w:rsid w:val="005E6B4F"/>
    <w:rsid w:val="005E6FC3"/>
    <w:rsid w:val="005E7CB0"/>
    <w:rsid w:val="005E7D73"/>
    <w:rsid w:val="005F13C3"/>
    <w:rsid w:val="005F2902"/>
    <w:rsid w:val="005F402C"/>
    <w:rsid w:val="005F45AD"/>
    <w:rsid w:val="005F56F5"/>
    <w:rsid w:val="005F618E"/>
    <w:rsid w:val="005F77BD"/>
    <w:rsid w:val="005F7CF5"/>
    <w:rsid w:val="00600C06"/>
    <w:rsid w:val="00602D1E"/>
    <w:rsid w:val="00603D44"/>
    <w:rsid w:val="0060473A"/>
    <w:rsid w:val="00605438"/>
    <w:rsid w:val="006057DC"/>
    <w:rsid w:val="00607E8D"/>
    <w:rsid w:val="00610FC6"/>
    <w:rsid w:val="006115CA"/>
    <w:rsid w:val="006117B8"/>
    <w:rsid w:val="00611F73"/>
    <w:rsid w:val="006135D8"/>
    <w:rsid w:val="00613743"/>
    <w:rsid w:val="0061408F"/>
    <w:rsid w:val="0061458C"/>
    <w:rsid w:val="00614897"/>
    <w:rsid w:val="00614F1F"/>
    <w:rsid w:val="00615C61"/>
    <w:rsid w:val="006163FF"/>
    <w:rsid w:val="006167A6"/>
    <w:rsid w:val="006168DC"/>
    <w:rsid w:val="00616BD5"/>
    <w:rsid w:val="00620C90"/>
    <w:rsid w:val="0062190A"/>
    <w:rsid w:val="00622920"/>
    <w:rsid w:val="00623FAA"/>
    <w:rsid w:val="006257CD"/>
    <w:rsid w:val="006257CE"/>
    <w:rsid w:val="006258CD"/>
    <w:rsid w:val="0062645B"/>
    <w:rsid w:val="00626923"/>
    <w:rsid w:val="00627E53"/>
    <w:rsid w:val="00630AAA"/>
    <w:rsid w:val="00631E43"/>
    <w:rsid w:val="00632DF6"/>
    <w:rsid w:val="0063470B"/>
    <w:rsid w:val="0063515B"/>
    <w:rsid w:val="00636532"/>
    <w:rsid w:val="0063677F"/>
    <w:rsid w:val="00640237"/>
    <w:rsid w:val="0064078F"/>
    <w:rsid w:val="00640AE3"/>
    <w:rsid w:val="00640EAB"/>
    <w:rsid w:val="00640F49"/>
    <w:rsid w:val="00641B35"/>
    <w:rsid w:val="006425B0"/>
    <w:rsid w:val="0064262C"/>
    <w:rsid w:val="00642EE6"/>
    <w:rsid w:val="006437E7"/>
    <w:rsid w:val="00643837"/>
    <w:rsid w:val="00643F32"/>
    <w:rsid w:val="00643F33"/>
    <w:rsid w:val="00644431"/>
    <w:rsid w:val="006444A2"/>
    <w:rsid w:val="00646A18"/>
    <w:rsid w:val="00647187"/>
    <w:rsid w:val="00647620"/>
    <w:rsid w:val="00647FF5"/>
    <w:rsid w:val="006507DB"/>
    <w:rsid w:val="006513BF"/>
    <w:rsid w:val="00651FB9"/>
    <w:rsid w:val="0065387C"/>
    <w:rsid w:val="00653DE0"/>
    <w:rsid w:val="00653EFB"/>
    <w:rsid w:val="00653F2C"/>
    <w:rsid w:val="00654A4E"/>
    <w:rsid w:val="0066016B"/>
    <w:rsid w:val="00660362"/>
    <w:rsid w:val="006607C1"/>
    <w:rsid w:val="00661AB3"/>
    <w:rsid w:val="00661DAE"/>
    <w:rsid w:val="0066228F"/>
    <w:rsid w:val="00662E32"/>
    <w:rsid w:val="006631E7"/>
    <w:rsid w:val="00664336"/>
    <w:rsid w:val="00665D10"/>
    <w:rsid w:val="00666273"/>
    <w:rsid w:val="00666BBB"/>
    <w:rsid w:val="00666C18"/>
    <w:rsid w:val="00666DB2"/>
    <w:rsid w:val="00666EBD"/>
    <w:rsid w:val="006670A9"/>
    <w:rsid w:val="00670223"/>
    <w:rsid w:val="006717AB"/>
    <w:rsid w:val="006725F2"/>
    <w:rsid w:val="00674E83"/>
    <w:rsid w:val="006750B2"/>
    <w:rsid w:val="00676C72"/>
    <w:rsid w:val="006809AC"/>
    <w:rsid w:val="006814DF"/>
    <w:rsid w:val="00682A00"/>
    <w:rsid w:val="00682AB3"/>
    <w:rsid w:val="00682B1F"/>
    <w:rsid w:val="0068315C"/>
    <w:rsid w:val="006833A0"/>
    <w:rsid w:val="006834BE"/>
    <w:rsid w:val="00683F77"/>
    <w:rsid w:val="00684A79"/>
    <w:rsid w:val="0068580A"/>
    <w:rsid w:val="00685C75"/>
    <w:rsid w:val="00685CE7"/>
    <w:rsid w:val="00685EB1"/>
    <w:rsid w:val="0068760E"/>
    <w:rsid w:val="00687D10"/>
    <w:rsid w:val="006903C8"/>
    <w:rsid w:val="00691607"/>
    <w:rsid w:val="00691637"/>
    <w:rsid w:val="006922A7"/>
    <w:rsid w:val="00693936"/>
    <w:rsid w:val="00693BF0"/>
    <w:rsid w:val="00694617"/>
    <w:rsid w:val="00694824"/>
    <w:rsid w:val="00694CE4"/>
    <w:rsid w:val="00695916"/>
    <w:rsid w:val="00695CA1"/>
    <w:rsid w:val="0069607E"/>
    <w:rsid w:val="00696463"/>
    <w:rsid w:val="0069650A"/>
    <w:rsid w:val="006966A1"/>
    <w:rsid w:val="00696DC9"/>
    <w:rsid w:val="00696F11"/>
    <w:rsid w:val="006977AF"/>
    <w:rsid w:val="00697D4C"/>
    <w:rsid w:val="006A25A0"/>
    <w:rsid w:val="006A4DD4"/>
    <w:rsid w:val="006A59F1"/>
    <w:rsid w:val="006A5D2A"/>
    <w:rsid w:val="006A6247"/>
    <w:rsid w:val="006A6F7D"/>
    <w:rsid w:val="006B003C"/>
    <w:rsid w:val="006B0D8A"/>
    <w:rsid w:val="006B0EAC"/>
    <w:rsid w:val="006B150D"/>
    <w:rsid w:val="006B16AD"/>
    <w:rsid w:val="006B29E2"/>
    <w:rsid w:val="006B2E2F"/>
    <w:rsid w:val="006B305E"/>
    <w:rsid w:val="006B399C"/>
    <w:rsid w:val="006B3CE1"/>
    <w:rsid w:val="006B4419"/>
    <w:rsid w:val="006B46A0"/>
    <w:rsid w:val="006B4BDC"/>
    <w:rsid w:val="006B5C8E"/>
    <w:rsid w:val="006B6F11"/>
    <w:rsid w:val="006B7125"/>
    <w:rsid w:val="006B73AE"/>
    <w:rsid w:val="006B761B"/>
    <w:rsid w:val="006B7C28"/>
    <w:rsid w:val="006C1B72"/>
    <w:rsid w:val="006C1D8B"/>
    <w:rsid w:val="006C2A5F"/>
    <w:rsid w:val="006C2F80"/>
    <w:rsid w:val="006C3DDE"/>
    <w:rsid w:val="006C5C4E"/>
    <w:rsid w:val="006C66EF"/>
    <w:rsid w:val="006C6A4D"/>
    <w:rsid w:val="006C6AAA"/>
    <w:rsid w:val="006C71EB"/>
    <w:rsid w:val="006C7C3D"/>
    <w:rsid w:val="006D021A"/>
    <w:rsid w:val="006D050F"/>
    <w:rsid w:val="006D1588"/>
    <w:rsid w:val="006D168E"/>
    <w:rsid w:val="006D1796"/>
    <w:rsid w:val="006D1E40"/>
    <w:rsid w:val="006D29A1"/>
    <w:rsid w:val="006D38AE"/>
    <w:rsid w:val="006D3C8F"/>
    <w:rsid w:val="006D3F33"/>
    <w:rsid w:val="006D4547"/>
    <w:rsid w:val="006D46B4"/>
    <w:rsid w:val="006D5D70"/>
    <w:rsid w:val="006D7572"/>
    <w:rsid w:val="006D7F33"/>
    <w:rsid w:val="006E08DF"/>
    <w:rsid w:val="006E23E0"/>
    <w:rsid w:val="006E2D96"/>
    <w:rsid w:val="006E30BE"/>
    <w:rsid w:val="006E3146"/>
    <w:rsid w:val="006E3D31"/>
    <w:rsid w:val="006E3EBF"/>
    <w:rsid w:val="006E4278"/>
    <w:rsid w:val="006E49AA"/>
    <w:rsid w:val="006E4EE0"/>
    <w:rsid w:val="006E5218"/>
    <w:rsid w:val="006E5833"/>
    <w:rsid w:val="006E5CF6"/>
    <w:rsid w:val="006E6E14"/>
    <w:rsid w:val="006E70CA"/>
    <w:rsid w:val="006E73CD"/>
    <w:rsid w:val="006E74E2"/>
    <w:rsid w:val="006E7FA2"/>
    <w:rsid w:val="006F0139"/>
    <w:rsid w:val="006F1AEB"/>
    <w:rsid w:val="006F1F87"/>
    <w:rsid w:val="006F2701"/>
    <w:rsid w:val="006F3953"/>
    <w:rsid w:val="006F463C"/>
    <w:rsid w:val="006F466C"/>
    <w:rsid w:val="006F6C89"/>
    <w:rsid w:val="006F72F0"/>
    <w:rsid w:val="006F7521"/>
    <w:rsid w:val="006F7557"/>
    <w:rsid w:val="00700399"/>
    <w:rsid w:val="0070060F"/>
    <w:rsid w:val="007013A4"/>
    <w:rsid w:val="007016BA"/>
    <w:rsid w:val="007016F9"/>
    <w:rsid w:val="00702A34"/>
    <w:rsid w:val="007037C7"/>
    <w:rsid w:val="007041B1"/>
    <w:rsid w:val="00704275"/>
    <w:rsid w:val="00704736"/>
    <w:rsid w:val="007054B9"/>
    <w:rsid w:val="007055A0"/>
    <w:rsid w:val="00705770"/>
    <w:rsid w:val="00706D3F"/>
    <w:rsid w:val="007077AE"/>
    <w:rsid w:val="00710820"/>
    <w:rsid w:val="0071127D"/>
    <w:rsid w:val="00711936"/>
    <w:rsid w:val="00711AE9"/>
    <w:rsid w:val="00711C6D"/>
    <w:rsid w:val="00712389"/>
    <w:rsid w:val="007127D4"/>
    <w:rsid w:val="00712C95"/>
    <w:rsid w:val="0071370C"/>
    <w:rsid w:val="0071508A"/>
    <w:rsid w:val="00721640"/>
    <w:rsid w:val="007216C4"/>
    <w:rsid w:val="00721DC9"/>
    <w:rsid w:val="00722861"/>
    <w:rsid w:val="00722BF6"/>
    <w:rsid w:val="0072508E"/>
    <w:rsid w:val="00725673"/>
    <w:rsid w:val="00726B07"/>
    <w:rsid w:val="007276E0"/>
    <w:rsid w:val="00730DFF"/>
    <w:rsid w:val="00731737"/>
    <w:rsid w:val="007323EA"/>
    <w:rsid w:val="00732CD6"/>
    <w:rsid w:val="00732F2F"/>
    <w:rsid w:val="0073466F"/>
    <w:rsid w:val="00735C33"/>
    <w:rsid w:val="007362C8"/>
    <w:rsid w:val="007407CA"/>
    <w:rsid w:val="00740F96"/>
    <w:rsid w:val="00741D51"/>
    <w:rsid w:val="00741E84"/>
    <w:rsid w:val="00742619"/>
    <w:rsid w:val="00743970"/>
    <w:rsid w:val="007439D4"/>
    <w:rsid w:val="00743BC0"/>
    <w:rsid w:val="00744627"/>
    <w:rsid w:val="00745B83"/>
    <w:rsid w:val="0074750F"/>
    <w:rsid w:val="0075050D"/>
    <w:rsid w:val="007514C9"/>
    <w:rsid w:val="007522AD"/>
    <w:rsid w:val="0075354C"/>
    <w:rsid w:val="0075456B"/>
    <w:rsid w:val="007546F9"/>
    <w:rsid w:val="0075549F"/>
    <w:rsid w:val="00757521"/>
    <w:rsid w:val="007578A7"/>
    <w:rsid w:val="00757CFB"/>
    <w:rsid w:val="0076008B"/>
    <w:rsid w:val="0076095D"/>
    <w:rsid w:val="00760E29"/>
    <w:rsid w:val="00761787"/>
    <w:rsid w:val="00762B4E"/>
    <w:rsid w:val="00762B50"/>
    <w:rsid w:val="00762FCF"/>
    <w:rsid w:val="00763C1D"/>
    <w:rsid w:val="00763D78"/>
    <w:rsid w:val="0076550A"/>
    <w:rsid w:val="007669FB"/>
    <w:rsid w:val="007671C1"/>
    <w:rsid w:val="00767B80"/>
    <w:rsid w:val="00770297"/>
    <w:rsid w:val="00770D40"/>
    <w:rsid w:val="007714FA"/>
    <w:rsid w:val="00771E57"/>
    <w:rsid w:val="00772C4D"/>
    <w:rsid w:val="00773E88"/>
    <w:rsid w:val="00774B6E"/>
    <w:rsid w:val="00774E14"/>
    <w:rsid w:val="00775C0B"/>
    <w:rsid w:val="00776BFB"/>
    <w:rsid w:val="00777043"/>
    <w:rsid w:val="00777F3D"/>
    <w:rsid w:val="00781EEA"/>
    <w:rsid w:val="0078210F"/>
    <w:rsid w:val="00782927"/>
    <w:rsid w:val="00782AC9"/>
    <w:rsid w:val="00783C65"/>
    <w:rsid w:val="00783D0D"/>
    <w:rsid w:val="00786CEF"/>
    <w:rsid w:val="0078714B"/>
    <w:rsid w:val="00787649"/>
    <w:rsid w:val="00787C54"/>
    <w:rsid w:val="00791D6B"/>
    <w:rsid w:val="00792003"/>
    <w:rsid w:val="00792501"/>
    <w:rsid w:val="0079273A"/>
    <w:rsid w:val="007929A1"/>
    <w:rsid w:val="00792D0F"/>
    <w:rsid w:val="007933F6"/>
    <w:rsid w:val="00793481"/>
    <w:rsid w:val="00795ACE"/>
    <w:rsid w:val="00797F44"/>
    <w:rsid w:val="00797FA0"/>
    <w:rsid w:val="007A09B7"/>
    <w:rsid w:val="007A0B5A"/>
    <w:rsid w:val="007A12A3"/>
    <w:rsid w:val="007A13F5"/>
    <w:rsid w:val="007A1CC0"/>
    <w:rsid w:val="007A3922"/>
    <w:rsid w:val="007A5398"/>
    <w:rsid w:val="007A55B7"/>
    <w:rsid w:val="007A77DA"/>
    <w:rsid w:val="007A7B96"/>
    <w:rsid w:val="007A7DC2"/>
    <w:rsid w:val="007B0AE4"/>
    <w:rsid w:val="007B0D19"/>
    <w:rsid w:val="007B0DCA"/>
    <w:rsid w:val="007B0E94"/>
    <w:rsid w:val="007B183A"/>
    <w:rsid w:val="007B20F6"/>
    <w:rsid w:val="007B2351"/>
    <w:rsid w:val="007B2D80"/>
    <w:rsid w:val="007B3433"/>
    <w:rsid w:val="007B3727"/>
    <w:rsid w:val="007B3C7A"/>
    <w:rsid w:val="007B442D"/>
    <w:rsid w:val="007B5E23"/>
    <w:rsid w:val="007B78AA"/>
    <w:rsid w:val="007B79AE"/>
    <w:rsid w:val="007B7AFE"/>
    <w:rsid w:val="007C00D0"/>
    <w:rsid w:val="007C0FCC"/>
    <w:rsid w:val="007C1266"/>
    <w:rsid w:val="007C1B39"/>
    <w:rsid w:val="007C2CA3"/>
    <w:rsid w:val="007C2DEE"/>
    <w:rsid w:val="007C3EE6"/>
    <w:rsid w:val="007C3FAC"/>
    <w:rsid w:val="007C5483"/>
    <w:rsid w:val="007C6947"/>
    <w:rsid w:val="007C6A8B"/>
    <w:rsid w:val="007D00AA"/>
    <w:rsid w:val="007D09E3"/>
    <w:rsid w:val="007D0A40"/>
    <w:rsid w:val="007D1B25"/>
    <w:rsid w:val="007D1F34"/>
    <w:rsid w:val="007D2880"/>
    <w:rsid w:val="007D2B69"/>
    <w:rsid w:val="007D5BE1"/>
    <w:rsid w:val="007D6FA9"/>
    <w:rsid w:val="007E0A63"/>
    <w:rsid w:val="007E18F7"/>
    <w:rsid w:val="007E1DE3"/>
    <w:rsid w:val="007E2218"/>
    <w:rsid w:val="007E2847"/>
    <w:rsid w:val="007E2C96"/>
    <w:rsid w:val="007E4A48"/>
    <w:rsid w:val="007E4FAD"/>
    <w:rsid w:val="007E5823"/>
    <w:rsid w:val="007E5E47"/>
    <w:rsid w:val="007E6165"/>
    <w:rsid w:val="007E6312"/>
    <w:rsid w:val="007E6B55"/>
    <w:rsid w:val="007F05AB"/>
    <w:rsid w:val="007F09EE"/>
    <w:rsid w:val="007F0A7E"/>
    <w:rsid w:val="007F12FB"/>
    <w:rsid w:val="007F1C29"/>
    <w:rsid w:val="007F20D0"/>
    <w:rsid w:val="007F2B24"/>
    <w:rsid w:val="007F2ED2"/>
    <w:rsid w:val="007F3996"/>
    <w:rsid w:val="007F3DA3"/>
    <w:rsid w:val="007F54AC"/>
    <w:rsid w:val="007F72D3"/>
    <w:rsid w:val="007F7DC7"/>
    <w:rsid w:val="00800971"/>
    <w:rsid w:val="00801A7F"/>
    <w:rsid w:val="00801AD5"/>
    <w:rsid w:val="00803E80"/>
    <w:rsid w:val="00804933"/>
    <w:rsid w:val="00804F56"/>
    <w:rsid w:val="00805BD9"/>
    <w:rsid w:val="0080605A"/>
    <w:rsid w:val="00806EDA"/>
    <w:rsid w:val="00807528"/>
    <w:rsid w:val="00810EAC"/>
    <w:rsid w:val="00811874"/>
    <w:rsid w:val="00812843"/>
    <w:rsid w:val="00812C68"/>
    <w:rsid w:val="00813456"/>
    <w:rsid w:val="00814915"/>
    <w:rsid w:val="008155EB"/>
    <w:rsid w:val="00815952"/>
    <w:rsid w:val="00815E0F"/>
    <w:rsid w:val="00816A22"/>
    <w:rsid w:val="00817A41"/>
    <w:rsid w:val="00817D39"/>
    <w:rsid w:val="00822B8B"/>
    <w:rsid w:val="008232C4"/>
    <w:rsid w:val="008240FF"/>
    <w:rsid w:val="00824249"/>
    <w:rsid w:val="00824949"/>
    <w:rsid w:val="00824C18"/>
    <w:rsid w:val="00824EBD"/>
    <w:rsid w:val="00826923"/>
    <w:rsid w:val="00826EE6"/>
    <w:rsid w:val="00827CD9"/>
    <w:rsid w:val="00830707"/>
    <w:rsid w:val="008321AB"/>
    <w:rsid w:val="0083250E"/>
    <w:rsid w:val="008327E4"/>
    <w:rsid w:val="00832969"/>
    <w:rsid w:val="00832C5E"/>
    <w:rsid w:val="00832CFF"/>
    <w:rsid w:val="008331A3"/>
    <w:rsid w:val="00833C08"/>
    <w:rsid w:val="008346C6"/>
    <w:rsid w:val="00834B5D"/>
    <w:rsid w:val="00835325"/>
    <w:rsid w:val="00835E32"/>
    <w:rsid w:val="008367B4"/>
    <w:rsid w:val="0083684D"/>
    <w:rsid w:val="008369D0"/>
    <w:rsid w:val="00836CF1"/>
    <w:rsid w:val="00837CD1"/>
    <w:rsid w:val="008416DE"/>
    <w:rsid w:val="0084198E"/>
    <w:rsid w:val="00841B03"/>
    <w:rsid w:val="00841BCA"/>
    <w:rsid w:val="0084226C"/>
    <w:rsid w:val="0084232F"/>
    <w:rsid w:val="00842532"/>
    <w:rsid w:val="00842BAC"/>
    <w:rsid w:val="00843A9F"/>
    <w:rsid w:val="00843F91"/>
    <w:rsid w:val="00844EB0"/>
    <w:rsid w:val="00844F30"/>
    <w:rsid w:val="008450C2"/>
    <w:rsid w:val="00845200"/>
    <w:rsid w:val="00845335"/>
    <w:rsid w:val="0084557A"/>
    <w:rsid w:val="00846257"/>
    <w:rsid w:val="00846AF7"/>
    <w:rsid w:val="00846C48"/>
    <w:rsid w:val="0085009A"/>
    <w:rsid w:val="008514A0"/>
    <w:rsid w:val="008525A4"/>
    <w:rsid w:val="00852F89"/>
    <w:rsid w:val="00853542"/>
    <w:rsid w:val="0085396C"/>
    <w:rsid w:val="00853B36"/>
    <w:rsid w:val="00853BD3"/>
    <w:rsid w:val="00853FA3"/>
    <w:rsid w:val="00854923"/>
    <w:rsid w:val="00854F0F"/>
    <w:rsid w:val="00855B6B"/>
    <w:rsid w:val="008563CC"/>
    <w:rsid w:val="00856861"/>
    <w:rsid w:val="00857A1A"/>
    <w:rsid w:val="00857B0B"/>
    <w:rsid w:val="00860657"/>
    <w:rsid w:val="0086185D"/>
    <w:rsid w:val="00861C1E"/>
    <w:rsid w:val="00863101"/>
    <w:rsid w:val="00863E90"/>
    <w:rsid w:val="008654EC"/>
    <w:rsid w:val="008661BB"/>
    <w:rsid w:val="008663F2"/>
    <w:rsid w:val="00866B5E"/>
    <w:rsid w:val="00866CBC"/>
    <w:rsid w:val="00866DD4"/>
    <w:rsid w:val="00867510"/>
    <w:rsid w:val="00870378"/>
    <w:rsid w:val="00872259"/>
    <w:rsid w:val="00872C76"/>
    <w:rsid w:val="00872D33"/>
    <w:rsid w:val="00874AE7"/>
    <w:rsid w:val="00874E95"/>
    <w:rsid w:val="00875666"/>
    <w:rsid w:val="008771A5"/>
    <w:rsid w:val="00880AA6"/>
    <w:rsid w:val="00881784"/>
    <w:rsid w:val="00881BFC"/>
    <w:rsid w:val="008832F0"/>
    <w:rsid w:val="0088378E"/>
    <w:rsid w:val="00884AE3"/>
    <w:rsid w:val="00884C3B"/>
    <w:rsid w:val="00886108"/>
    <w:rsid w:val="008869D2"/>
    <w:rsid w:val="00890C1F"/>
    <w:rsid w:val="00891234"/>
    <w:rsid w:val="0089168D"/>
    <w:rsid w:val="0089438F"/>
    <w:rsid w:val="0089583D"/>
    <w:rsid w:val="00895C36"/>
    <w:rsid w:val="008968BF"/>
    <w:rsid w:val="00896A81"/>
    <w:rsid w:val="00896EDC"/>
    <w:rsid w:val="00897F20"/>
    <w:rsid w:val="008A07FA"/>
    <w:rsid w:val="008A08C7"/>
    <w:rsid w:val="008A1147"/>
    <w:rsid w:val="008A1303"/>
    <w:rsid w:val="008A23FF"/>
    <w:rsid w:val="008A2411"/>
    <w:rsid w:val="008A27F1"/>
    <w:rsid w:val="008A47F0"/>
    <w:rsid w:val="008A4C2E"/>
    <w:rsid w:val="008A505B"/>
    <w:rsid w:val="008A518A"/>
    <w:rsid w:val="008A57BE"/>
    <w:rsid w:val="008B027A"/>
    <w:rsid w:val="008B1169"/>
    <w:rsid w:val="008B13D4"/>
    <w:rsid w:val="008B2A4E"/>
    <w:rsid w:val="008B4605"/>
    <w:rsid w:val="008B64C0"/>
    <w:rsid w:val="008B6F9C"/>
    <w:rsid w:val="008B7CE7"/>
    <w:rsid w:val="008C0435"/>
    <w:rsid w:val="008C20DF"/>
    <w:rsid w:val="008C27BE"/>
    <w:rsid w:val="008C29C0"/>
    <w:rsid w:val="008C2D38"/>
    <w:rsid w:val="008C2F89"/>
    <w:rsid w:val="008C3161"/>
    <w:rsid w:val="008C338A"/>
    <w:rsid w:val="008C3EB8"/>
    <w:rsid w:val="008C477C"/>
    <w:rsid w:val="008C4E87"/>
    <w:rsid w:val="008C5450"/>
    <w:rsid w:val="008C63F9"/>
    <w:rsid w:val="008C6AFD"/>
    <w:rsid w:val="008C7322"/>
    <w:rsid w:val="008D0473"/>
    <w:rsid w:val="008D0B7D"/>
    <w:rsid w:val="008D111B"/>
    <w:rsid w:val="008D22ED"/>
    <w:rsid w:val="008D2C25"/>
    <w:rsid w:val="008D4339"/>
    <w:rsid w:val="008D5248"/>
    <w:rsid w:val="008D65B0"/>
    <w:rsid w:val="008D67C6"/>
    <w:rsid w:val="008D6B13"/>
    <w:rsid w:val="008D6C60"/>
    <w:rsid w:val="008D732F"/>
    <w:rsid w:val="008E037A"/>
    <w:rsid w:val="008E091C"/>
    <w:rsid w:val="008E0D4E"/>
    <w:rsid w:val="008E172D"/>
    <w:rsid w:val="008E32ED"/>
    <w:rsid w:val="008E362B"/>
    <w:rsid w:val="008E37A4"/>
    <w:rsid w:val="008E50E2"/>
    <w:rsid w:val="008E54F9"/>
    <w:rsid w:val="008E6577"/>
    <w:rsid w:val="008E6685"/>
    <w:rsid w:val="008E6AF6"/>
    <w:rsid w:val="008E76CA"/>
    <w:rsid w:val="008E795C"/>
    <w:rsid w:val="008F173D"/>
    <w:rsid w:val="008F1E16"/>
    <w:rsid w:val="008F25EB"/>
    <w:rsid w:val="008F3B81"/>
    <w:rsid w:val="008F4FBD"/>
    <w:rsid w:val="008F70F0"/>
    <w:rsid w:val="008F73A2"/>
    <w:rsid w:val="008F73A8"/>
    <w:rsid w:val="008F7ABF"/>
    <w:rsid w:val="008F7DE9"/>
    <w:rsid w:val="0090035A"/>
    <w:rsid w:val="009007C5"/>
    <w:rsid w:val="00900C07"/>
    <w:rsid w:val="00900FB5"/>
    <w:rsid w:val="0090166C"/>
    <w:rsid w:val="00901CA3"/>
    <w:rsid w:val="0090230A"/>
    <w:rsid w:val="009031F4"/>
    <w:rsid w:val="00903634"/>
    <w:rsid w:val="009046A2"/>
    <w:rsid w:val="00906167"/>
    <w:rsid w:val="00906CF5"/>
    <w:rsid w:val="009100D3"/>
    <w:rsid w:val="0091084F"/>
    <w:rsid w:val="0091098D"/>
    <w:rsid w:val="00910D50"/>
    <w:rsid w:val="00911026"/>
    <w:rsid w:val="00911EAA"/>
    <w:rsid w:val="00912545"/>
    <w:rsid w:val="00912C3F"/>
    <w:rsid w:val="00912CE1"/>
    <w:rsid w:val="0091307C"/>
    <w:rsid w:val="0091329C"/>
    <w:rsid w:val="00913C22"/>
    <w:rsid w:val="00914F3A"/>
    <w:rsid w:val="00915DD4"/>
    <w:rsid w:val="00915F4A"/>
    <w:rsid w:val="009165BF"/>
    <w:rsid w:val="00916655"/>
    <w:rsid w:val="00916937"/>
    <w:rsid w:val="00916DBB"/>
    <w:rsid w:val="00916DD4"/>
    <w:rsid w:val="0091780A"/>
    <w:rsid w:val="00917F9B"/>
    <w:rsid w:val="00920149"/>
    <w:rsid w:val="00920D98"/>
    <w:rsid w:val="00923C5C"/>
    <w:rsid w:val="00924610"/>
    <w:rsid w:val="0092481F"/>
    <w:rsid w:val="00924AF1"/>
    <w:rsid w:val="00924EF2"/>
    <w:rsid w:val="00924F7B"/>
    <w:rsid w:val="009251E8"/>
    <w:rsid w:val="009254FA"/>
    <w:rsid w:val="00925EA9"/>
    <w:rsid w:val="00926720"/>
    <w:rsid w:val="00927072"/>
    <w:rsid w:val="00927180"/>
    <w:rsid w:val="00927329"/>
    <w:rsid w:val="00927451"/>
    <w:rsid w:val="009306BB"/>
    <w:rsid w:val="0093097F"/>
    <w:rsid w:val="00930DFD"/>
    <w:rsid w:val="00931833"/>
    <w:rsid w:val="00933200"/>
    <w:rsid w:val="00934B6C"/>
    <w:rsid w:val="00936496"/>
    <w:rsid w:val="009373F8"/>
    <w:rsid w:val="00937556"/>
    <w:rsid w:val="00937C2D"/>
    <w:rsid w:val="0094081A"/>
    <w:rsid w:val="0094180A"/>
    <w:rsid w:val="00942D66"/>
    <w:rsid w:val="009433D6"/>
    <w:rsid w:val="00944EBB"/>
    <w:rsid w:val="009453A5"/>
    <w:rsid w:val="009454B2"/>
    <w:rsid w:val="00946F99"/>
    <w:rsid w:val="00947155"/>
    <w:rsid w:val="00947336"/>
    <w:rsid w:val="009477B5"/>
    <w:rsid w:val="00950872"/>
    <w:rsid w:val="009515AF"/>
    <w:rsid w:val="00951EEA"/>
    <w:rsid w:val="00952FFD"/>
    <w:rsid w:val="00953146"/>
    <w:rsid w:val="00953181"/>
    <w:rsid w:val="00953D5F"/>
    <w:rsid w:val="00954484"/>
    <w:rsid w:val="00954733"/>
    <w:rsid w:val="009547DE"/>
    <w:rsid w:val="00954E34"/>
    <w:rsid w:val="00955054"/>
    <w:rsid w:val="00955ACA"/>
    <w:rsid w:val="00956917"/>
    <w:rsid w:val="00956931"/>
    <w:rsid w:val="00956A15"/>
    <w:rsid w:val="00956BBF"/>
    <w:rsid w:val="009572CD"/>
    <w:rsid w:val="009579D5"/>
    <w:rsid w:val="00957F00"/>
    <w:rsid w:val="009604CF"/>
    <w:rsid w:val="00960AA6"/>
    <w:rsid w:val="00960EDD"/>
    <w:rsid w:val="00960F6F"/>
    <w:rsid w:val="0096119D"/>
    <w:rsid w:val="00961499"/>
    <w:rsid w:val="0096152C"/>
    <w:rsid w:val="00961856"/>
    <w:rsid w:val="00961C88"/>
    <w:rsid w:val="00961DC6"/>
    <w:rsid w:val="009629CD"/>
    <w:rsid w:val="00962FE1"/>
    <w:rsid w:val="0096461C"/>
    <w:rsid w:val="00965488"/>
    <w:rsid w:val="009657A4"/>
    <w:rsid w:val="00967922"/>
    <w:rsid w:val="00970FC8"/>
    <w:rsid w:val="0097156B"/>
    <w:rsid w:val="0097159A"/>
    <w:rsid w:val="00971C88"/>
    <w:rsid w:val="00972484"/>
    <w:rsid w:val="00972B43"/>
    <w:rsid w:val="00972C93"/>
    <w:rsid w:val="009747A7"/>
    <w:rsid w:val="00974D1D"/>
    <w:rsid w:val="00975AE2"/>
    <w:rsid w:val="00976131"/>
    <w:rsid w:val="00980582"/>
    <w:rsid w:val="00980649"/>
    <w:rsid w:val="009814E5"/>
    <w:rsid w:val="009815D6"/>
    <w:rsid w:val="00981864"/>
    <w:rsid w:val="00981A9C"/>
    <w:rsid w:val="009820EA"/>
    <w:rsid w:val="00982523"/>
    <w:rsid w:val="009825A0"/>
    <w:rsid w:val="0098308C"/>
    <w:rsid w:val="009845CC"/>
    <w:rsid w:val="009848F8"/>
    <w:rsid w:val="00984CD2"/>
    <w:rsid w:val="00986565"/>
    <w:rsid w:val="00986999"/>
    <w:rsid w:val="00986DB0"/>
    <w:rsid w:val="00986FAE"/>
    <w:rsid w:val="00992536"/>
    <w:rsid w:val="009939BB"/>
    <w:rsid w:val="00993AFE"/>
    <w:rsid w:val="00993BB7"/>
    <w:rsid w:val="0099406C"/>
    <w:rsid w:val="00994270"/>
    <w:rsid w:val="00994575"/>
    <w:rsid w:val="00995A3B"/>
    <w:rsid w:val="00995AAA"/>
    <w:rsid w:val="00995C57"/>
    <w:rsid w:val="009968BC"/>
    <w:rsid w:val="0099694D"/>
    <w:rsid w:val="00997174"/>
    <w:rsid w:val="0099764D"/>
    <w:rsid w:val="009A02DA"/>
    <w:rsid w:val="009A042C"/>
    <w:rsid w:val="009A0FE0"/>
    <w:rsid w:val="009A121C"/>
    <w:rsid w:val="009A5ACA"/>
    <w:rsid w:val="009A67E2"/>
    <w:rsid w:val="009A6AAE"/>
    <w:rsid w:val="009A6AF3"/>
    <w:rsid w:val="009A6D6E"/>
    <w:rsid w:val="009A6E01"/>
    <w:rsid w:val="009A703F"/>
    <w:rsid w:val="009B1189"/>
    <w:rsid w:val="009B11DC"/>
    <w:rsid w:val="009B13CF"/>
    <w:rsid w:val="009B1D07"/>
    <w:rsid w:val="009B1E9A"/>
    <w:rsid w:val="009B3027"/>
    <w:rsid w:val="009B359C"/>
    <w:rsid w:val="009B41C5"/>
    <w:rsid w:val="009B5365"/>
    <w:rsid w:val="009B549C"/>
    <w:rsid w:val="009B575F"/>
    <w:rsid w:val="009B62FC"/>
    <w:rsid w:val="009B69B6"/>
    <w:rsid w:val="009B7F6F"/>
    <w:rsid w:val="009C2E97"/>
    <w:rsid w:val="009C3FE6"/>
    <w:rsid w:val="009C417F"/>
    <w:rsid w:val="009C4C55"/>
    <w:rsid w:val="009C5383"/>
    <w:rsid w:val="009C5EC5"/>
    <w:rsid w:val="009C76C6"/>
    <w:rsid w:val="009C7E28"/>
    <w:rsid w:val="009C7E99"/>
    <w:rsid w:val="009D0548"/>
    <w:rsid w:val="009D0A62"/>
    <w:rsid w:val="009D131F"/>
    <w:rsid w:val="009D13A0"/>
    <w:rsid w:val="009D18D4"/>
    <w:rsid w:val="009D1AE2"/>
    <w:rsid w:val="009D1C2C"/>
    <w:rsid w:val="009D300C"/>
    <w:rsid w:val="009D36C3"/>
    <w:rsid w:val="009D379A"/>
    <w:rsid w:val="009D4D52"/>
    <w:rsid w:val="009D51F3"/>
    <w:rsid w:val="009D550F"/>
    <w:rsid w:val="009D5922"/>
    <w:rsid w:val="009D629D"/>
    <w:rsid w:val="009D7B34"/>
    <w:rsid w:val="009E011B"/>
    <w:rsid w:val="009E1075"/>
    <w:rsid w:val="009E13F0"/>
    <w:rsid w:val="009E1546"/>
    <w:rsid w:val="009E17D8"/>
    <w:rsid w:val="009E211A"/>
    <w:rsid w:val="009E385C"/>
    <w:rsid w:val="009E3E89"/>
    <w:rsid w:val="009E4475"/>
    <w:rsid w:val="009E4481"/>
    <w:rsid w:val="009E4FD9"/>
    <w:rsid w:val="009E51D0"/>
    <w:rsid w:val="009E55EA"/>
    <w:rsid w:val="009E571D"/>
    <w:rsid w:val="009E7665"/>
    <w:rsid w:val="009F226B"/>
    <w:rsid w:val="009F2ED9"/>
    <w:rsid w:val="009F30D7"/>
    <w:rsid w:val="009F3121"/>
    <w:rsid w:val="009F3347"/>
    <w:rsid w:val="009F3AED"/>
    <w:rsid w:val="009F5AE8"/>
    <w:rsid w:val="009F6BE8"/>
    <w:rsid w:val="009F6DB3"/>
    <w:rsid w:val="009F7AE8"/>
    <w:rsid w:val="009F7F1B"/>
    <w:rsid w:val="00A00601"/>
    <w:rsid w:val="00A02865"/>
    <w:rsid w:val="00A02B52"/>
    <w:rsid w:val="00A02D00"/>
    <w:rsid w:val="00A0359C"/>
    <w:rsid w:val="00A03818"/>
    <w:rsid w:val="00A03855"/>
    <w:rsid w:val="00A0464D"/>
    <w:rsid w:val="00A04C8D"/>
    <w:rsid w:val="00A05754"/>
    <w:rsid w:val="00A05E72"/>
    <w:rsid w:val="00A0645A"/>
    <w:rsid w:val="00A10FEA"/>
    <w:rsid w:val="00A115C7"/>
    <w:rsid w:val="00A11CD9"/>
    <w:rsid w:val="00A120E4"/>
    <w:rsid w:val="00A131CA"/>
    <w:rsid w:val="00A1367E"/>
    <w:rsid w:val="00A14682"/>
    <w:rsid w:val="00A14910"/>
    <w:rsid w:val="00A15551"/>
    <w:rsid w:val="00A161AF"/>
    <w:rsid w:val="00A16497"/>
    <w:rsid w:val="00A16818"/>
    <w:rsid w:val="00A16F59"/>
    <w:rsid w:val="00A17253"/>
    <w:rsid w:val="00A17A36"/>
    <w:rsid w:val="00A17FEB"/>
    <w:rsid w:val="00A237E3"/>
    <w:rsid w:val="00A24045"/>
    <w:rsid w:val="00A2405D"/>
    <w:rsid w:val="00A240CB"/>
    <w:rsid w:val="00A242E2"/>
    <w:rsid w:val="00A25921"/>
    <w:rsid w:val="00A26292"/>
    <w:rsid w:val="00A26A98"/>
    <w:rsid w:val="00A30F66"/>
    <w:rsid w:val="00A31460"/>
    <w:rsid w:val="00A3193A"/>
    <w:rsid w:val="00A31A85"/>
    <w:rsid w:val="00A32672"/>
    <w:rsid w:val="00A33C26"/>
    <w:rsid w:val="00A35649"/>
    <w:rsid w:val="00A36189"/>
    <w:rsid w:val="00A40F48"/>
    <w:rsid w:val="00A41C21"/>
    <w:rsid w:val="00A42CAA"/>
    <w:rsid w:val="00A42E71"/>
    <w:rsid w:val="00A435E1"/>
    <w:rsid w:val="00A45AB4"/>
    <w:rsid w:val="00A467A7"/>
    <w:rsid w:val="00A4759E"/>
    <w:rsid w:val="00A501CC"/>
    <w:rsid w:val="00A50358"/>
    <w:rsid w:val="00A504D6"/>
    <w:rsid w:val="00A50894"/>
    <w:rsid w:val="00A50A22"/>
    <w:rsid w:val="00A50A48"/>
    <w:rsid w:val="00A51571"/>
    <w:rsid w:val="00A519E0"/>
    <w:rsid w:val="00A52CB3"/>
    <w:rsid w:val="00A53A69"/>
    <w:rsid w:val="00A54DFB"/>
    <w:rsid w:val="00A55531"/>
    <w:rsid w:val="00A5558B"/>
    <w:rsid w:val="00A557A7"/>
    <w:rsid w:val="00A56289"/>
    <w:rsid w:val="00A56447"/>
    <w:rsid w:val="00A56700"/>
    <w:rsid w:val="00A60FA2"/>
    <w:rsid w:val="00A617BF"/>
    <w:rsid w:val="00A621B4"/>
    <w:rsid w:val="00A629FB"/>
    <w:rsid w:val="00A6352C"/>
    <w:rsid w:val="00A63C2D"/>
    <w:rsid w:val="00A6432F"/>
    <w:rsid w:val="00A65A23"/>
    <w:rsid w:val="00A67B2D"/>
    <w:rsid w:val="00A705FA"/>
    <w:rsid w:val="00A70B54"/>
    <w:rsid w:val="00A71EA1"/>
    <w:rsid w:val="00A72866"/>
    <w:rsid w:val="00A73C46"/>
    <w:rsid w:val="00A75260"/>
    <w:rsid w:val="00A76A96"/>
    <w:rsid w:val="00A76D70"/>
    <w:rsid w:val="00A77994"/>
    <w:rsid w:val="00A7799A"/>
    <w:rsid w:val="00A77A14"/>
    <w:rsid w:val="00A77EFD"/>
    <w:rsid w:val="00A82308"/>
    <w:rsid w:val="00A843EF"/>
    <w:rsid w:val="00A84C87"/>
    <w:rsid w:val="00A84E8D"/>
    <w:rsid w:val="00A8574B"/>
    <w:rsid w:val="00A86DD7"/>
    <w:rsid w:val="00A87788"/>
    <w:rsid w:val="00A87BB7"/>
    <w:rsid w:val="00A904DB"/>
    <w:rsid w:val="00A90C86"/>
    <w:rsid w:val="00A9191B"/>
    <w:rsid w:val="00A91C1F"/>
    <w:rsid w:val="00A91C9A"/>
    <w:rsid w:val="00A91DC3"/>
    <w:rsid w:val="00A925E3"/>
    <w:rsid w:val="00A931F0"/>
    <w:rsid w:val="00A9367B"/>
    <w:rsid w:val="00A93786"/>
    <w:rsid w:val="00A93CB1"/>
    <w:rsid w:val="00A93DB4"/>
    <w:rsid w:val="00A94E63"/>
    <w:rsid w:val="00A95F1A"/>
    <w:rsid w:val="00A96F1D"/>
    <w:rsid w:val="00A9736A"/>
    <w:rsid w:val="00A97B7E"/>
    <w:rsid w:val="00AA00B9"/>
    <w:rsid w:val="00AA1375"/>
    <w:rsid w:val="00AA17EE"/>
    <w:rsid w:val="00AA2A74"/>
    <w:rsid w:val="00AA32BB"/>
    <w:rsid w:val="00AA3764"/>
    <w:rsid w:val="00AA653A"/>
    <w:rsid w:val="00AA768E"/>
    <w:rsid w:val="00AA7DDB"/>
    <w:rsid w:val="00AB04AC"/>
    <w:rsid w:val="00AB08E2"/>
    <w:rsid w:val="00AB1192"/>
    <w:rsid w:val="00AB11D5"/>
    <w:rsid w:val="00AB478F"/>
    <w:rsid w:val="00AB4902"/>
    <w:rsid w:val="00AB5569"/>
    <w:rsid w:val="00AB5D9B"/>
    <w:rsid w:val="00AB6177"/>
    <w:rsid w:val="00AB7056"/>
    <w:rsid w:val="00AB7650"/>
    <w:rsid w:val="00AB7EC8"/>
    <w:rsid w:val="00AC0AA3"/>
    <w:rsid w:val="00AC17DD"/>
    <w:rsid w:val="00AC22D4"/>
    <w:rsid w:val="00AC28A7"/>
    <w:rsid w:val="00AC43F8"/>
    <w:rsid w:val="00AC4E5D"/>
    <w:rsid w:val="00AC4F62"/>
    <w:rsid w:val="00AC79B3"/>
    <w:rsid w:val="00AD0544"/>
    <w:rsid w:val="00AD0723"/>
    <w:rsid w:val="00AD11EB"/>
    <w:rsid w:val="00AD12A4"/>
    <w:rsid w:val="00AD312B"/>
    <w:rsid w:val="00AD345F"/>
    <w:rsid w:val="00AD47C3"/>
    <w:rsid w:val="00AD48FC"/>
    <w:rsid w:val="00AD4C23"/>
    <w:rsid w:val="00AD4D2F"/>
    <w:rsid w:val="00AD520F"/>
    <w:rsid w:val="00AD5B1E"/>
    <w:rsid w:val="00AD6A30"/>
    <w:rsid w:val="00AD703D"/>
    <w:rsid w:val="00AD7064"/>
    <w:rsid w:val="00AE05E8"/>
    <w:rsid w:val="00AE1FD3"/>
    <w:rsid w:val="00AE2062"/>
    <w:rsid w:val="00AE2AB3"/>
    <w:rsid w:val="00AE2DFD"/>
    <w:rsid w:val="00AE34AC"/>
    <w:rsid w:val="00AE354B"/>
    <w:rsid w:val="00AE4A66"/>
    <w:rsid w:val="00AE4EAC"/>
    <w:rsid w:val="00AE515B"/>
    <w:rsid w:val="00AE589F"/>
    <w:rsid w:val="00AE5C57"/>
    <w:rsid w:val="00AE607F"/>
    <w:rsid w:val="00AE6376"/>
    <w:rsid w:val="00AE6747"/>
    <w:rsid w:val="00AE675D"/>
    <w:rsid w:val="00AE701D"/>
    <w:rsid w:val="00AE7E8B"/>
    <w:rsid w:val="00AF240B"/>
    <w:rsid w:val="00AF2623"/>
    <w:rsid w:val="00AF2E4F"/>
    <w:rsid w:val="00AF332B"/>
    <w:rsid w:val="00AF46E6"/>
    <w:rsid w:val="00AF4B78"/>
    <w:rsid w:val="00AF5B83"/>
    <w:rsid w:val="00AF5D94"/>
    <w:rsid w:val="00AF615A"/>
    <w:rsid w:val="00AF6A88"/>
    <w:rsid w:val="00AF709E"/>
    <w:rsid w:val="00AF7DAA"/>
    <w:rsid w:val="00B00359"/>
    <w:rsid w:val="00B0137F"/>
    <w:rsid w:val="00B01713"/>
    <w:rsid w:val="00B01950"/>
    <w:rsid w:val="00B02893"/>
    <w:rsid w:val="00B032CA"/>
    <w:rsid w:val="00B0417C"/>
    <w:rsid w:val="00B04DF7"/>
    <w:rsid w:val="00B058DE"/>
    <w:rsid w:val="00B061B7"/>
    <w:rsid w:val="00B0654B"/>
    <w:rsid w:val="00B066F3"/>
    <w:rsid w:val="00B06AC4"/>
    <w:rsid w:val="00B10A39"/>
    <w:rsid w:val="00B11570"/>
    <w:rsid w:val="00B115D5"/>
    <w:rsid w:val="00B1167F"/>
    <w:rsid w:val="00B1245D"/>
    <w:rsid w:val="00B138DC"/>
    <w:rsid w:val="00B14209"/>
    <w:rsid w:val="00B15C4C"/>
    <w:rsid w:val="00B16589"/>
    <w:rsid w:val="00B1694A"/>
    <w:rsid w:val="00B17C8C"/>
    <w:rsid w:val="00B2135E"/>
    <w:rsid w:val="00B2189B"/>
    <w:rsid w:val="00B22562"/>
    <w:rsid w:val="00B24408"/>
    <w:rsid w:val="00B24919"/>
    <w:rsid w:val="00B24A0A"/>
    <w:rsid w:val="00B25189"/>
    <w:rsid w:val="00B252CD"/>
    <w:rsid w:val="00B25DEB"/>
    <w:rsid w:val="00B25DF1"/>
    <w:rsid w:val="00B26511"/>
    <w:rsid w:val="00B268DC"/>
    <w:rsid w:val="00B26C6E"/>
    <w:rsid w:val="00B3067D"/>
    <w:rsid w:val="00B30B42"/>
    <w:rsid w:val="00B311DF"/>
    <w:rsid w:val="00B314A7"/>
    <w:rsid w:val="00B31E03"/>
    <w:rsid w:val="00B31F8E"/>
    <w:rsid w:val="00B32DC8"/>
    <w:rsid w:val="00B33EA1"/>
    <w:rsid w:val="00B3436C"/>
    <w:rsid w:val="00B347BC"/>
    <w:rsid w:val="00B34C78"/>
    <w:rsid w:val="00B35722"/>
    <w:rsid w:val="00B36087"/>
    <w:rsid w:val="00B36434"/>
    <w:rsid w:val="00B36449"/>
    <w:rsid w:val="00B37300"/>
    <w:rsid w:val="00B37BA1"/>
    <w:rsid w:val="00B424E3"/>
    <w:rsid w:val="00B427D8"/>
    <w:rsid w:val="00B43562"/>
    <w:rsid w:val="00B43D4D"/>
    <w:rsid w:val="00B45B20"/>
    <w:rsid w:val="00B46CBE"/>
    <w:rsid w:val="00B46EFB"/>
    <w:rsid w:val="00B473E0"/>
    <w:rsid w:val="00B47CD3"/>
    <w:rsid w:val="00B51604"/>
    <w:rsid w:val="00B51D6A"/>
    <w:rsid w:val="00B52F6D"/>
    <w:rsid w:val="00B535E3"/>
    <w:rsid w:val="00B543F3"/>
    <w:rsid w:val="00B5478B"/>
    <w:rsid w:val="00B5595E"/>
    <w:rsid w:val="00B5698A"/>
    <w:rsid w:val="00B6089D"/>
    <w:rsid w:val="00B60AA0"/>
    <w:rsid w:val="00B6162D"/>
    <w:rsid w:val="00B62B43"/>
    <w:rsid w:val="00B636EE"/>
    <w:rsid w:val="00B639A6"/>
    <w:rsid w:val="00B63E3C"/>
    <w:rsid w:val="00B64588"/>
    <w:rsid w:val="00B64952"/>
    <w:rsid w:val="00B64B7F"/>
    <w:rsid w:val="00B65ABD"/>
    <w:rsid w:val="00B65D59"/>
    <w:rsid w:val="00B6759F"/>
    <w:rsid w:val="00B678C5"/>
    <w:rsid w:val="00B679D2"/>
    <w:rsid w:val="00B67AF6"/>
    <w:rsid w:val="00B67E9F"/>
    <w:rsid w:val="00B701DC"/>
    <w:rsid w:val="00B70F3D"/>
    <w:rsid w:val="00B741FB"/>
    <w:rsid w:val="00B7433C"/>
    <w:rsid w:val="00B74DFE"/>
    <w:rsid w:val="00B75BBA"/>
    <w:rsid w:val="00B76007"/>
    <w:rsid w:val="00B76819"/>
    <w:rsid w:val="00B76872"/>
    <w:rsid w:val="00B76B70"/>
    <w:rsid w:val="00B77C01"/>
    <w:rsid w:val="00B81309"/>
    <w:rsid w:val="00B815F3"/>
    <w:rsid w:val="00B8394B"/>
    <w:rsid w:val="00B840DE"/>
    <w:rsid w:val="00B84FE6"/>
    <w:rsid w:val="00B852DA"/>
    <w:rsid w:val="00B86572"/>
    <w:rsid w:val="00B86755"/>
    <w:rsid w:val="00B90139"/>
    <w:rsid w:val="00B938C9"/>
    <w:rsid w:val="00B9424E"/>
    <w:rsid w:val="00B943F9"/>
    <w:rsid w:val="00B95D96"/>
    <w:rsid w:val="00B95D9E"/>
    <w:rsid w:val="00B96AE0"/>
    <w:rsid w:val="00B97106"/>
    <w:rsid w:val="00B9773E"/>
    <w:rsid w:val="00BA071A"/>
    <w:rsid w:val="00BA0F60"/>
    <w:rsid w:val="00BA1D10"/>
    <w:rsid w:val="00BA21A8"/>
    <w:rsid w:val="00BA2618"/>
    <w:rsid w:val="00BA2764"/>
    <w:rsid w:val="00BA2F93"/>
    <w:rsid w:val="00BA3377"/>
    <w:rsid w:val="00BA476E"/>
    <w:rsid w:val="00BA4FFC"/>
    <w:rsid w:val="00BA5CC6"/>
    <w:rsid w:val="00BA7B02"/>
    <w:rsid w:val="00BA7B5C"/>
    <w:rsid w:val="00BB017A"/>
    <w:rsid w:val="00BB0267"/>
    <w:rsid w:val="00BB14CA"/>
    <w:rsid w:val="00BB22D6"/>
    <w:rsid w:val="00BB2395"/>
    <w:rsid w:val="00BB2673"/>
    <w:rsid w:val="00BB2B0D"/>
    <w:rsid w:val="00BB2B47"/>
    <w:rsid w:val="00BB4AE4"/>
    <w:rsid w:val="00BB4CE2"/>
    <w:rsid w:val="00BB4F2B"/>
    <w:rsid w:val="00BB4F34"/>
    <w:rsid w:val="00BB5A5D"/>
    <w:rsid w:val="00BB61F7"/>
    <w:rsid w:val="00BB63D7"/>
    <w:rsid w:val="00BB6646"/>
    <w:rsid w:val="00BB6686"/>
    <w:rsid w:val="00BB701C"/>
    <w:rsid w:val="00BB7C3A"/>
    <w:rsid w:val="00BC01E5"/>
    <w:rsid w:val="00BC03A3"/>
    <w:rsid w:val="00BC2AF1"/>
    <w:rsid w:val="00BC2B93"/>
    <w:rsid w:val="00BC3027"/>
    <w:rsid w:val="00BC315B"/>
    <w:rsid w:val="00BC3BA6"/>
    <w:rsid w:val="00BC41F7"/>
    <w:rsid w:val="00BC59F6"/>
    <w:rsid w:val="00BC613A"/>
    <w:rsid w:val="00BC617C"/>
    <w:rsid w:val="00BC6325"/>
    <w:rsid w:val="00BC6445"/>
    <w:rsid w:val="00BC7640"/>
    <w:rsid w:val="00BC7F81"/>
    <w:rsid w:val="00BD03E3"/>
    <w:rsid w:val="00BD1070"/>
    <w:rsid w:val="00BD11D9"/>
    <w:rsid w:val="00BD23C5"/>
    <w:rsid w:val="00BD2FFD"/>
    <w:rsid w:val="00BD32A4"/>
    <w:rsid w:val="00BD3497"/>
    <w:rsid w:val="00BD37E0"/>
    <w:rsid w:val="00BD4B69"/>
    <w:rsid w:val="00BD62D0"/>
    <w:rsid w:val="00BD66C3"/>
    <w:rsid w:val="00BD6D71"/>
    <w:rsid w:val="00BE048B"/>
    <w:rsid w:val="00BE10A3"/>
    <w:rsid w:val="00BE154C"/>
    <w:rsid w:val="00BE1755"/>
    <w:rsid w:val="00BE1CEC"/>
    <w:rsid w:val="00BE2271"/>
    <w:rsid w:val="00BE2715"/>
    <w:rsid w:val="00BE2A1A"/>
    <w:rsid w:val="00BE2F1B"/>
    <w:rsid w:val="00BE3608"/>
    <w:rsid w:val="00BE366B"/>
    <w:rsid w:val="00BE4907"/>
    <w:rsid w:val="00BE4FEF"/>
    <w:rsid w:val="00BE5228"/>
    <w:rsid w:val="00BF0B88"/>
    <w:rsid w:val="00BF1C9E"/>
    <w:rsid w:val="00BF1F12"/>
    <w:rsid w:val="00BF20A1"/>
    <w:rsid w:val="00BF3B58"/>
    <w:rsid w:val="00BF3D55"/>
    <w:rsid w:val="00BF409D"/>
    <w:rsid w:val="00BF552C"/>
    <w:rsid w:val="00BF5610"/>
    <w:rsid w:val="00BF5711"/>
    <w:rsid w:val="00BF5F0E"/>
    <w:rsid w:val="00BF6235"/>
    <w:rsid w:val="00BF62F0"/>
    <w:rsid w:val="00BF68B0"/>
    <w:rsid w:val="00BF7324"/>
    <w:rsid w:val="00BF758F"/>
    <w:rsid w:val="00C01DA2"/>
    <w:rsid w:val="00C01EBB"/>
    <w:rsid w:val="00C02B67"/>
    <w:rsid w:val="00C03DC8"/>
    <w:rsid w:val="00C0592D"/>
    <w:rsid w:val="00C05A19"/>
    <w:rsid w:val="00C06B50"/>
    <w:rsid w:val="00C06E29"/>
    <w:rsid w:val="00C0737B"/>
    <w:rsid w:val="00C10784"/>
    <w:rsid w:val="00C10B35"/>
    <w:rsid w:val="00C1257A"/>
    <w:rsid w:val="00C12F0E"/>
    <w:rsid w:val="00C139EA"/>
    <w:rsid w:val="00C14AE9"/>
    <w:rsid w:val="00C14C3E"/>
    <w:rsid w:val="00C14F70"/>
    <w:rsid w:val="00C1681E"/>
    <w:rsid w:val="00C16848"/>
    <w:rsid w:val="00C1708E"/>
    <w:rsid w:val="00C175CD"/>
    <w:rsid w:val="00C17CC6"/>
    <w:rsid w:val="00C17EC9"/>
    <w:rsid w:val="00C20915"/>
    <w:rsid w:val="00C2098E"/>
    <w:rsid w:val="00C21287"/>
    <w:rsid w:val="00C21A07"/>
    <w:rsid w:val="00C239AE"/>
    <w:rsid w:val="00C23E80"/>
    <w:rsid w:val="00C25AE8"/>
    <w:rsid w:val="00C26895"/>
    <w:rsid w:val="00C26E03"/>
    <w:rsid w:val="00C27875"/>
    <w:rsid w:val="00C27A68"/>
    <w:rsid w:val="00C27F7B"/>
    <w:rsid w:val="00C302E5"/>
    <w:rsid w:val="00C30DDB"/>
    <w:rsid w:val="00C31E9D"/>
    <w:rsid w:val="00C320D1"/>
    <w:rsid w:val="00C32A6A"/>
    <w:rsid w:val="00C3399B"/>
    <w:rsid w:val="00C33E3C"/>
    <w:rsid w:val="00C34379"/>
    <w:rsid w:val="00C34CAF"/>
    <w:rsid w:val="00C35A78"/>
    <w:rsid w:val="00C35DA6"/>
    <w:rsid w:val="00C363B2"/>
    <w:rsid w:val="00C36B5E"/>
    <w:rsid w:val="00C401AA"/>
    <w:rsid w:val="00C40916"/>
    <w:rsid w:val="00C40D63"/>
    <w:rsid w:val="00C41194"/>
    <w:rsid w:val="00C41466"/>
    <w:rsid w:val="00C4198A"/>
    <w:rsid w:val="00C425E2"/>
    <w:rsid w:val="00C43CA8"/>
    <w:rsid w:val="00C44ABE"/>
    <w:rsid w:val="00C45DF0"/>
    <w:rsid w:val="00C46F8A"/>
    <w:rsid w:val="00C4766C"/>
    <w:rsid w:val="00C47A39"/>
    <w:rsid w:val="00C47EC6"/>
    <w:rsid w:val="00C5047D"/>
    <w:rsid w:val="00C50B08"/>
    <w:rsid w:val="00C52036"/>
    <w:rsid w:val="00C523D2"/>
    <w:rsid w:val="00C528D7"/>
    <w:rsid w:val="00C5438F"/>
    <w:rsid w:val="00C54672"/>
    <w:rsid w:val="00C5630C"/>
    <w:rsid w:val="00C56AFC"/>
    <w:rsid w:val="00C60F45"/>
    <w:rsid w:val="00C614D0"/>
    <w:rsid w:val="00C648FB"/>
    <w:rsid w:val="00C64C4E"/>
    <w:rsid w:val="00C65326"/>
    <w:rsid w:val="00C65D5F"/>
    <w:rsid w:val="00C66EEF"/>
    <w:rsid w:val="00C6709C"/>
    <w:rsid w:val="00C707EB"/>
    <w:rsid w:val="00C70B0B"/>
    <w:rsid w:val="00C70C4A"/>
    <w:rsid w:val="00C71F3E"/>
    <w:rsid w:val="00C72A20"/>
    <w:rsid w:val="00C7346D"/>
    <w:rsid w:val="00C73560"/>
    <w:rsid w:val="00C7376F"/>
    <w:rsid w:val="00C739B8"/>
    <w:rsid w:val="00C742A0"/>
    <w:rsid w:val="00C74A8D"/>
    <w:rsid w:val="00C75C0C"/>
    <w:rsid w:val="00C77357"/>
    <w:rsid w:val="00C77B5C"/>
    <w:rsid w:val="00C77CD2"/>
    <w:rsid w:val="00C80102"/>
    <w:rsid w:val="00C80896"/>
    <w:rsid w:val="00C80BE0"/>
    <w:rsid w:val="00C818BF"/>
    <w:rsid w:val="00C82E26"/>
    <w:rsid w:val="00C82E82"/>
    <w:rsid w:val="00C83D95"/>
    <w:rsid w:val="00C84305"/>
    <w:rsid w:val="00C8542B"/>
    <w:rsid w:val="00C858EC"/>
    <w:rsid w:val="00C85F4B"/>
    <w:rsid w:val="00C8631B"/>
    <w:rsid w:val="00C87469"/>
    <w:rsid w:val="00C90C62"/>
    <w:rsid w:val="00C90EC7"/>
    <w:rsid w:val="00C911D8"/>
    <w:rsid w:val="00C9122E"/>
    <w:rsid w:val="00C917A6"/>
    <w:rsid w:val="00C92AF2"/>
    <w:rsid w:val="00C93687"/>
    <w:rsid w:val="00C93957"/>
    <w:rsid w:val="00C939EA"/>
    <w:rsid w:val="00C93A75"/>
    <w:rsid w:val="00C94048"/>
    <w:rsid w:val="00C95146"/>
    <w:rsid w:val="00C95CF9"/>
    <w:rsid w:val="00C95E12"/>
    <w:rsid w:val="00C965C9"/>
    <w:rsid w:val="00C96D0E"/>
    <w:rsid w:val="00C971DE"/>
    <w:rsid w:val="00C97FF5"/>
    <w:rsid w:val="00CA017D"/>
    <w:rsid w:val="00CA075E"/>
    <w:rsid w:val="00CA1819"/>
    <w:rsid w:val="00CA18DE"/>
    <w:rsid w:val="00CA19BF"/>
    <w:rsid w:val="00CA1D3C"/>
    <w:rsid w:val="00CA206B"/>
    <w:rsid w:val="00CA2479"/>
    <w:rsid w:val="00CA345D"/>
    <w:rsid w:val="00CA491B"/>
    <w:rsid w:val="00CA5489"/>
    <w:rsid w:val="00CA5FFF"/>
    <w:rsid w:val="00CA6B6C"/>
    <w:rsid w:val="00CB0A3B"/>
    <w:rsid w:val="00CB12AD"/>
    <w:rsid w:val="00CB1BFE"/>
    <w:rsid w:val="00CB2181"/>
    <w:rsid w:val="00CB2705"/>
    <w:rsid w:val="00CB28C5"/>
    <w:rsid w:val="00CB31C9"/>
    <w:rsid w:val="00CB4196"/>
    <w:rsid w:val="00CB4626"/>
    <w:rsid w:val="00CB47A4"/>
    <w:rsid w:val="00CB4D7D"/>
    <w:rsid w:val="00CB5302"/>
    <w:rsid w:val="00CB5901"/>
    <w:rsid w:val="00CB592C"/>
    <w:rsid w:val="00CB5A09"/>
    <w:rsid w:val="00CB6333"/>
    <w:rsid w:val="00CB72AE"/>
    <w:rsid w:val="00CC07A5"/>
    <w:rsid w:val="00CC0D6F"/>
    <w:rsid w:val="00CC19C5"/>
    <w:rsid w:val="00CC2AFF"/>
    <w:rsid w:val="00CC32D9"/>
    <w:rsid w:val="00CC4219"/>
    <w:rsid w:val="00CC497A"/>
    <w:rsid w:val="00CC4AB6"/>
    <w:rsid w:val="00CC4EEC"/>
    <w:rsid w:val="00CC54A9"/>
    <w:rsid w:val="00CC5E02"/>
    <w:rsid w:val="00CC6429"/>
    <w:rsid w:val="00CC7202"/>
    <w:rsid w:val="00CD31EE"/>
    <w:rsid w:val="00CD3859"/>
    <w:rsid w:val="00CD498D"/>
    <w:rsid w:val="00CD4AB7"/>
    <w:rsid w:val="00CD4D0D"/>
    <w:rsid w:val="00CD4D7D"/>
    <w:rsid w:val="00CD5747"/>
    <w:rsid w:val="00CD586E"/>
    <w:rsid w:val="00CD58E3"/>
    <w:rsid w:val="00CD5CCF"/>
    <w:rsid w:val="00CD5CD8"/>
    <w:rsid w:val="00CD6090"/>
    <w:rsid w:val="00CD68FC"/>
    <w:rsid w:val="00CD69B6"/>
    <w:rsid w:val="00CD72B5"/>
    <w:rsid w:val="00CD73FF"/>
    <w:rsid w:val="00CD758C"/>
    <w:rsid w:val="00CE02E2"/>
    <w:rsid w:val="00CE081C"/>
    <w:rsid w:val="00CE1D7C"/>
    <w:rsid w:val="00CE24A1"/>
    <w:rsid w:val="00CE3608"/>
    <w:rsid w:val="00CE37CA"/>
    <w:rsid w:val="00CE3ED0"/>
    <w:rsid w:val="00CE588D"/>
    <w:rsid w:val="00CE6281"/>
    <w:rsid w:val="00CF10CF"/>
    <w:rsid w:val="00CF120F"/>
    <w:rsid w:val="00CF1645"/>
    <w:rsid w:val="00CF1D4E"/>
    <w:rsid w:val="00CF3EC6"/>
    <w:rsid w:val="00CF4401"/>
    <w:rsid w:val="00CF4D65"/>
    <w:rsid w:val="00CF54E2"/>
    <w:rsid w:val="00CF6657"/>
    <w:rsid w:val="00CF727F"/>
    <w:rsid w:val="00CF7DE3"/>
    <w:rsid w:val="00D016F3"/>
    <w:rsid w:val="00D016F7"/>
    <w:rsid w:val="00D02A15"/>
    <w:rsid w:val="00D035C3"/>
    <w:rsid w:val="00D04C06"/>
    <w:rsid w:val="00D04F62"/>
    <w:rsid w:val="00D0693D"/>
    <w:rsid w:val="00D06F44"/>
    <w:rsid w:val="00D06FC1"/>
    <w:rsid w:val="00D0704B"/>
    <w:rsid w:val="00D0739A"/>
    <w:rsid w:val="00D07C9D"/>
    <w:rsid w:val="00D07DF0"/>
    <w:rsid w:val="00D10BC5"/>
    <w:rsid w:val="00D117C6"/>
    <w:rsid w:val="00D118B6"/>
    <w:rsid w:val="00D12A71"/>
    <w:rsid w:val="00D135F7"/>
    <w:rsid w:val="00D1434E"/>
    <w:rsid w:val="00D1511B"/>
    <w:rsid w:val="00D15B03"/>
    <w:rsid w:val="00D15B5A"/>
    <w:rsid w:val="00D15CCB"/>
    <w:rsid w:val="00D1633C"/>
    <w:rsid w:val="00D16385"/>
    <w:rsid w:val="00D16463"/>
    <w:rsid w:val="00D1734E"/>
    <w:rsid w:val="00D17F32"/>
    <w:rsid w:val="00D2077F"/>
    <w:rsid w:val="00D2140B"/>
    <w:rsid w:val="00D225E2"/>
    <w:rsid w:val="00D23E1F"/>
    <w:rsid w:val="00D24511"/>
    <w:rsid w:val="00D24CD9"/>
    <w:rsid w:val="00D24EAB"/>
    <w:rsid w:val="00D2673B"/>
    <w:rsid w:val="00D2684C"/>
    <w:rsid w:val="00D26C32"/>
    <w:rsid w:val="00D275A3"/>
    <w:rsid w:val="00D27796"/>
    <w:rsid w:val="00D302FC"/>
    <w:rsid w:val="00D305CD"/>
    <w:rsid w:val="00D3476E"/>
    <w:rsid w:val="00D34B5A"/>
    <w:rsid w:val="00D35AA9"/>
    <w:rsid w:val="00D35DC9"/>
    <w:rsid w:val="00D360A2"/>
    <w:rsid w:val="00D36446"/>
    <w:rsid w:val="00D376C9"/>
    <w:rsid w:val="00D4024E"/>
    <w:rsid w:val="00D40A6B"/>
    <w:rsid w:val="00D4345B"/>
    <w:rsid w:val="00D43CDF"/>
    <w:rsid w:val="00D44987"/>
    <w:rsid w:val="00D45625"/>
    <w:rsid w:val="00D45818"/>
    <w:rsid w:val="00D45AFA"/>
    <w:rsid w:val="00D4688B"/>
    <w:rsid w:val="00D50145"/>
    <w:rsid w:val="00D518B2"/>
    <w:rsid w:val="00D51AB4"/>
    <w:rsid w:val="00D51CE2"/>
    <w:rsid w:val="00D52B07"/>
    <w:rsid w:val="00D5306A"/>
    <w:rsid w:val="00D53F41"/>
    <w:rsid w:val="00D54AAF"/>
    <w:rsid w:val="00D558D9"/>
    <w:rsid w:val="00D55A8C"/>
    <w:rsid w:val="00D5603D"/>
    <w:rsid w:val="00D561BC"/>
    <w:rsid w:val="00D56F85"/>
    <w:rsid w:val="00D57E72"/>
    <w:rsid w:val="00D6037F"/>
    <w:rsid w:val="00D61703"/>
    <w:rsid w:val="00D6192A"/>
    <w:rsid w:val="00D61BB4"/>
    <w:rsid w:val="00D61D2E"/>
    <w:rsid w:val="00D6230E"/>
    <w:rsid w:val="00D6232C"/>
    <w:rsid w:val="00D624B1"/>
    <w:rsid w:val="00D625DC"/>
    <w:rsid w:val="00D62D7D"/>
    <w:rsid w:val="00D63466"/>
    <w:rsid w:val="00D63B13"/>
    <w:rsid w:val="00D63F43"/>
    <w:rsid w:val="00D64213"/>
    <w:rsid w:val="00D6548D"/>
    <w:rsid w:val="00D65E0C"/>
    <w:rsid w:val="00D66A9C"/>
    <w:rsid w:val="00D66EA3"/>
    <w:rsid w:val="00D7032F"/>
    <w:rsid w:val="00D70634"/>
    <w:rsid w:val="00D75868"/>
    <w:rsid w:val="00D76A05"/>
    <w:rsid w:val="00D76C6C"/>
    <w:rsid w:val="00D817C4"/>
    <w:rsid w:val="00D81AA7"/>
    <w:rsid w:val="00D81B60"/>
    <w:rsid w:val="00D82AB2"/>
    <w:rsid w:val="00D83093"/>
    <w:rsid w:val="00D84931"/>
    <w:rsid w:val="00D850A9"/>
    <w:rsid w:val="00D85D77"/>
    <w:rsid w:val="00D85FA0"/>
    <w:rsid w:val="00D86203"/>
    <w:rsid w:val="00D87E68"/>
    <w:rsid w:val="00D9029A"/>
    <w:rsid w:val="00D90682"/>
    <w:rsid w:val="00D917CB"/>
    <w:rsid w:val="00D91FE2"/>
    <w:rsid w:val="00D9262D"/>
    <w:rsid w:val="00D92A83"/>
    <w:rsid w:val="00D92D6E"/>
    <w:rsid w:val="00D931A1"/>
    <w:rsid w:val="00D9404D"/>
    <w:rsid w:val="00D957C9"/>
    <w:rsid w:val="00D960FA"/>
    <w:rsid w:val="00D9626A"/>
    <w:rsid w:val="00D97527"/>
    <w:rsid w:val="00DA07CB"/>
    <w:rsid w:val="00DA1407"/>
    <w:rsid w:val="00DA1B11"/>
    <w:rsid w:val="00DA313D"/>
    <w:rsid w:val="00DA3B14"/>
    <w:rsid w:val="00DA3EE7"/>
    <w:rsid w:val="00DA47D8"/>
    <w:rsid w:val="00DA4870"/>
    <w:rsid w:val="00DA490E"/>
    <w:rsid w:val="00DA6233"/>
    <w:rsid w:val="00DA6C31"/>
    <w:rsid w:val="00DA739D"/>
    <w:rsid w:val="00DB00FD"/>
    <w:rsid w:val="00DB0602"/>
    <w:rsid w:val="00DB17E8"/>
    <w:rsid w:val="00DB1BE9"/>
    <w:rsid w:val="00DB1C8D"/>
    <w:rsid w:val="00DB2071"/>
    <w:rsid w:val="00DB2D8E"/>
    <w:rsid w:val="00DB2E69"/>
    <w:rsid w:val="00DB31C3"/>
    <w:rsid w:val="00DB4045"/>
    <w:rsid w:val="00DB53E2"/>
    <w:rsid w:val="00DB62E3"/>
    <w:rsid w:val="00DB78B9"/>
    <w:rsid w:val="00DC0256"/>
    <w:rsid w:val="00DC0B4E"/>
    <w:rsid w:val="00DC1E7B"/>
    <w:rsid w:val="00DC2128"/>
    <w:rsid w:val="00DC2367"/>
    <w:rsid w:val="00DC435F"/>
    <w:rsid w:val="00DC570B"/>
    <w:rsid w:val="00DC6617"/>
    <w:rsid w:val="00DC7232"/>
    <w:rsid w:val="00DD09F7"/>
    <w:rsid w:val="00DD1641"/>
    <w:rsid w:val="00DD1DBA"/>
    <w:rsid w:val="00DD4214"/>
    <w:rsid w:val="00DD4907"/>
    <w:rsid w:val="00DD4B15"/>
    <w:rsid w:val="00DD5008"/>
    <w:rsid w:val="00DD519E"/>
    <w:rsid w:val="00DD53A2"/>
    <w:rsid w:val="00DD67F4"/>
    <w:rsid w:val="00DD6AAD"/>
    <w:rsid w:val="00DD6CF7"/>
    <w:rsid w:val="00DD6DF5"/>
    <w:rsid w:val="00DD6FDD"/>
    <w:rsid w:val="00DD7330"/>
    <w:rsid w:val="00DD7626"/>
    <w:rsid w:val="00DE08AA"/>
    <w:rsid w:val="00DE141D"/>
    <w:rsid w:val="00DE22A1"/>
    <w:rsid w:val="00DE3B0D"/>
    <w:rsid w:val="00DE5452"/>
    <w:rsid w:val="00DE56C1"/>
    <w:rsid w:val="00DE63A5"/>
    <w:rsid w:val="00DE70FA"/>
    <w:rsid w:val="00DE72FE"/>
    <w:rsid w:val="00DE75B6"/>
    <w:rsid w:val="00DE7707"/>
    <w:rsid w:val="00DF09E2"/>
    <w:rsid w:val="00DF1590"/>
    <w:rsid w:val="00DF1762"/>
    <w:rsid w:val="00DF1D10"/>
    <w:rsid w:val="00DF1E5C"/>
    <w:rsid w:val="00DF1F32"/>
    <w:rsid w:val="00DF25D0"/>
    <w:rsid w:val="00DF280D"/>
    <w:rsid w:val="00DF2BBE"/>
    <w:rsid w:val="00DF35B7"/>
    <w:rsid w:val="00DF4010"/>
    <w:rsid w:val="00DF4508"/>
    <w:rsid w:val="00DF4A53"/>
    <w:rsid w:val="00DF5A41"/>
    <w:rsid w:val="00DF6364"/>
    <w:rsid w:val="00DF67F3"/>
    <w:rsid w:val="00DF735A"/>
    <w:rsid w:val="00DF793A"/>
    <w:rsid w:val="00DF7DE3"/>
    <w:rsid w:val="00E006AE"/>
    <w:rsid w:val="00E00D9A"/>
    <w:rsid w:val="00E023F4"/>
    <w:rsid w:val="00E02A31"/>
    <w:rsid w:val="00E03A2D"/>
    <w:rsid w:val="00E03ABF"/>
    <w:rsid w:val="00E03B12"/>
    <w:rsid w:val="00E045E4"/>
    <w:rsid w:val="00E04A24"/>
    <w:rsid w:val="00E06575"/>
    <w:rsid w:val="00E068DB"/>
    <w:rsid w:val="00E068EF"/>
    <w:rsid w:val="00E0696B"/>
    <w:rsid w:val="00E070E6"/>
    <w:rsid w:val="00E07712"/>
    <w:rsid w:val="00E113B0"/>
    <w:rsid w:val="00E11E44"/>
    <w:rsid w:val="00E12584"/>
    <w:rsid w:val="00E12D58"/>
    <w:rsid w:val="00E12FBA"/>
    <w:rsid w:val="00E14FC0"/>
    <w:rsid w:val="00E153B3"/>
    <w:rsid w:val="00E1652C"/>
    <w:rsid w:val="00E16898"/>
    <w:rsid w:val="00E17F61"/>
    <w:rsid w:val="00E21595"/>
    <w:rsid w:val="00E217A3"/>
    <w:rsid w:val="00E223E4"/>
    <w:rsid w:val="00E23F9F"/>
    <w:rsid w:val="00E2466E"/>
    <w:rsid w:val="00E252FD"/>
    <w:rsid w:val="00E258EB"/>
    <w:rsid w:val="00E269C3"/>
    <w:rsid w:val="00E26A9A"/>
    <w:rsid w:val="00E26D13"/>
    <w:rsid w:val="00E27029"/>
    <w:rsid w:val="00E30B77"/>
    <w:rsid w:val="00E311C5"/>
    <w:rsid w:val="00E3169F"/>
    <w:rsid w:val="00E32620"/>
    <w:rsid w:val="00E32A86"/>
    <w:rsid w:val="00E32C32"/>
    <w:rsid w:val="00E33B22"/>
    <w:rsid w:val="00E33C54"/>
    <w:rsid w:val="00E33C56"/>
    <w:rsid w:val="00E3474B"/>
    <w:rsid w:val="00E34FAF"/>
    <w:rsid w:val="00E360EE"/>
    <w:rsid w:val="00E368A7"/>
    <w:rsid w:val="00E37AFD"/>
    <w:rsid w:val="00E407C6"/>
    <w:rsid w:val="00E41393"/>
    <w:rsid w:val="00E4158F"/>
    <w:rsid w:val="00E41693"/>
    <w:rsid w:val="00E41A32"/>
    <w:rsid w:val="00E41CB5"/>
    <w:rsid w:val="00E41DFC"/>
    <w:rsid w:val="00E42133"/>
    <w:rsid w:val="00E42395"/>
    <w:rsid w:val="00E42A6C"/>
    <w:rsid w:val="00E42A8C"/>
    <w:rsid w:val="00E42C82"/>
    <w:rsid w:val="00E4343A"/>
    <w:rsid w:val="00E43574"/>
    <w:rsid w:val="00E43D3B"/>
    <w:rsid w:val="00E44235"/>
    <w:rsid w:val="00E44310"/>
    <w:rsid w:val="00E446AA"/>
    <w:rsid w:val="00E449E0"/>
    <w:rsid w:val="00E45948"/>
    <w:rsid w:val="00E45B33"/>
    <w:rsid w:val="00E461C2"/>
    <w:rsid w:val="00E462F4"/>
    <w:rsid w:val="00E47C1E"/>
    <w:rsid w:val="00E50C4C"/>
    <w:rsid w:val="00E518BC"/>
    <w:rsid w:val="00E52688"/>
    <w:rsid w:val="00E52EF5"/>
    <w:rsid w:val="00E52F23"/>
    <w:rsid w:val="00E538C0"/>
    <w:rsid w:val="00E54D54"/>
    <w:rsid w:val="00E54FC4"/>
    <w:rsid w:val="00E5510A"/>
    <w:rsid w:val="00E55A4E"/>
    <w:rsid w:val="00E55F63"/>
    <w:rsid w:val="00E56020"/>
    <w:rsid w:val="00E57273"/>
    <w:rsid w:val="00E578E2"/>
    <w:rsid w:val="00E57ED0"/>
    <w:rsid w:val="00E62113"/>
    <w:rsid w:val="00E626B4"/>
    <w:rsid w:val="00E63ABA"/>
    <w:rsid w:val="00E63F20"/>
    <w:rsid w:val="00E64272"/>
    <w:rsid w:val="00E64754"/>
    <w:rsid w:val="00E660A6"/>
    <w:rsid w:val="00E662B4"/>
    <w:rsid w:val="00E664E3"/>
    <w:rsid w:val="00E67322"/>
    <w:rsid w:val="00E6794E"/>
    <w:rsid w:val="00E71A04"/>
    <w:rsid w:val="00E74C90"/>
    <w:rsid w:val="00E75E75"/>
    <w:rsid w:val="00E76D07"/>
    <w:rsid w:val="00E77032"/>
    <w:rsid w:val="00E77554"/>
    <w:rsid w:val="00E801F3"/>
    <w:rsid w:val="00E812CC"/>
    <w:rsid w:val="00E827B0"/>
    <w:rsid w:val="00E83852"/>
    <w:rsid w:val="00E8582A"/>
    <w:rsid w:val="00E858A5"/>
    <w:rsid w:val="00E867F4"/>
    <w:rsid w:val="00E86CDE"/>
    <w:rsid w:val="00E87606"/>
    <w:rsid w:val="00E8761C"/>
    <w:rsid w:val="00E90365"/>
    <w:rsid w:val="00E90BB0"/>
    <w:rsid w:val="00E91CEF"/>
    <w:rsid w:val="00E93946"/>
    <w:rsid w:val="00E9471E"/>
    <w:rsid w:val="00E94AC7"/>
    <w:rsid w:val="00E95B63"/>
    <w:rsid w:val="00E974C4"/>
    <w:rsid w:val="00E97550"/>
    <w:rsid w:val="00E97C9D"/>
    <w:rsid w:val="00EA11C3"/>
    <w:rsid w:val="00EA21A9"/>
    <w:rsid w:val="00EA21B8"/>
    <w:rsid w:val="00EA2A2A"/>
    <w:rsid w:val="00EA2BD4"/>
    <w:rsid w:val="00EA3D03"/>
    <w:rsid w:val="00EA42C6"/>
    <w:rsid w:val="00EA524E"/>
    <w:rsid w:val="00EA79C4"/>
    <w:rsid w:val="00EA7F5A"/>
    <w:rsid w:val="00EB014E"/>
    <w:rsid w:val="00EB0A07"/>
    <w:rsid w:val="00EB1B93"/>
    <w:rsid w:val="00EB2287"/>
    <w:rsid w:val="00EB3BE5"/>
    <w:rsid w:val="00EB3D37"/>
    <w:rsid w:val="00EB5999"/>
    <w:rsid w:val="00EB5A58"/>
    <w:rsid w:val="00EB5F92"/>
    <w:rsid w:val="00EB6418"/>
    <w:rsid w:val="00EB68EC"/>
    <w:rsid w:val="00EB6B96"/>
    <w:rsid w:val="00EB7B00"/>
    <w:rsid w:val="00EB7D11"/>
    <w:rsid w:val="00EC0D90"/>
    <w:rsid w:val="00EC127D"/>
    <w:rsid w:val="00EC1298"/>
    <w:rsid w:val="00EC25D2"/>
    <w:rsid w:val="00EC284B"/>
    <w:rsid w:val="00EC3415"/>
    <w:rsid w:val="00EC54AE"/>
    <w:rsid w:val="00EC588E"/>
    <w:rsid w:val="00EC6C1B"/>
    <w:rsid w:val="00EC76CF"/>
    <w:rsid w:val="00ED010A"/>
    <w:rsid w:val="00ED1294"/>
    <w:rsid w:val="00ED1BC2"/>
    <w:rsid w:val="00ED268E"/>
    <w:rsid w:val="00ED2721"/>
    <w:rsid w:val="00ED2938"/>
    <w:rsid w:val="00ED299D"/>
    <w:rsid w:val="00ED2A79"/>
    <w:rsid w:val="00ED3DDF"/>
    <w:rsid w:val="00ED512B"/>
    <w:rsid w:val="00ED7464"/>
    <w:rsid w:val="00ED7666"/>
    <w:rsid w:val="00ED7A59"/>
    <w:rsid w:val="00EE0CE9"/>
    <w:rsid w:val="00EE11F4"/>
    <w:rsid w:val="00EE1A3C"/>
    <w:rsid w:val="00EE2131"/>
    <w:rsid w:val="00EE2464"/>
    <w:rsid w:val="00EE3852"/>
    <w:rsid w:val="00EE3AA2"/>
    <w:rsid w:val="00EE50E2"/>
    <w:rsid w:val="00EE5462"/>
    <w:rsid w:val="00EF37F8"/>
    <w:rsid w:val="00EF4472"/>
    <w:rsid w:val="00EF4583"/>
    <w:rsid w:val="00EF485E"/>
    <w:rsid w:val="00EF4D13"/>
    <w:rsid w:val="00EF5CBC"/>
    <w:rsid w:val="00F000E1"/>
    <w:rsid w:val="00F00C87"/>
    <w:rsid w:val="00F0108E"/>
    <w:rsid w:val="00F0141A"/>
    <w:rsid w:val="00F022C7"/>
    <w:rsid w:val="00F03130"/>
    <w:rsid w:val="00F03530"/>
    <w:rsid w:val="00F03541"/>
    <w:rsid w:val="00F03D34"/>
    <w:rsid w:val="00F05C58"/>
    <w:rsid w:val="00F069BE"/>
    <w:rsid w:val="00F06AC6"/>
    <w:rsid w:val="00F06B2B"/>
    <w:rsid w:val="00F07532"/>
    <w:rsid w:val="00F07E83"/>
    <w:rsid w:val="00F10DD7"/>
    <w:rsid w:val="00F11810"/>
    <w:rsid w:val="00F119CB"/>
    <w:rsid w:val="00F11E76"/>
    <w:rsid w:val="00F11FF9"/>
    <w:rsid w:val="00F14265"/>
    <w:rsid w:val="00F142E3"/>
    <w:rsid w:val="00F14398"/>
    <w:rsid w:val="00F14912"/>
    <w:rsid w:val="00F16063"/>
    <w:rsid w:val="00F16529"/>
    <w:rsid w:val="00F16C55"/>
    <w:rsid w:val="00F17332"/>
    <w:rsid w:val="00F20BC9"/>
    <w:rsid w:val="00F21022"/>
    <w:rsid w:val="00F2159C"/>
    <w:rsid w:val="00F232FB"/>
    <w:rsid w:val="00F234E0"/>
    <w:rsid w:val="00F24308"/>
    <w:rsid w:val="00F244B2"/>
    <w:rsid w:val="00F24F41"/>
    <w:rsid w:val="00F25249"/>
    <w:rsid w:val="00F254C9"/>
    <w:rsid w:val="00F25575"/>
    <w:rsid w:val="00F26B2A"/>
    <w:rsid w:val="00F27170"/>
    <w:rsid w:val="00F27802"/>
    <w:rsid w:val="00F27A75"/>
    <w:rsid w:val="00F308BC"/>
    <w:rsid w:val="00F31C93"/>
    <w:rsid w:val="00F31FA7"/>
    <w:rsid w:val="00F320B9"/>
    <w:rsid w:val="00F32923"/>
    <w:rsid w:val="00F32FF4"/>
    <w:rsid w:val="00F3383E"/>
    <w:rsid w:val="00F342FD"/>
    <w:rsid w:val="00F34E3C"/>
    <w:rsid w:val="00F353CB"/>
    <w:rsid w:val="00F367D1"/>
    <w:rsid w:val="00F36FB2"/>
    <w:rsid w:val="00F36FF6"/>
    <w:rsid w:val="00F41C05"/>
    <w:rsid w:val="00F4313C"/>
    <w:rsid w:val="00F434F1"/>
    <w:rsid w:val="00F4390B"/>
    <w:rsid w:val="00F43E55"/>
    <w:rsid w:val="00F43F41"/>
    <w:rsid w:val="00F469D4"/>
    <w:rsid w:val="00F475B0"/>
    <w:rsid w:val="00F47B45"/>
    <w:rsid w:val="00F50F58"/>
    <w:rsid w:val="00F52C89"/>
    <w:rsid w:val="00F534CF"/>
    <w:rsid w:val="00F53CFF"/>
    <w:rsid w:val="00F5401C"/>
    <w:rsid w:val="00F542DD"/>
    <w:rsid w:val="00F5466E"/>
    <w:rsid w:val="00F54D2D"/>
    <w:rsid w:val="00F54FAE"/>
    <w:rsid w:val="00F5617D"/>
    <w:rsid w:val="00F566C7"/>
    <w:rsid w:val="00F56CA8"/>
    <w:rsid w:val="00F577FD"/>
    <w:rsid w:val="00F57877"/>
    <w:rsid w:val="00F62544"/>
    <w:rsid w:val="00F62889"/>
    <w:rsid w:val="00F62C59"/>
    <w:rsid w:val="00F62F45"/>
    <w:rsid w:val="00F652EA"/>
    <w:rsid w:val="00F6549B"/>
    <w:rsid w:val="00F66011"/>
    <w:rsid w:val="00F66A5C"/>
    <w:rsid w:val="00F671F2"/>
    <w:rsid w:val="00F67BC1"/>
    <w:rsid w:val="00F70AE4"/>
    <w:rsid w:val="00F71708"/>
    <w:rsid w:val="00F71C86"/>
    <w:rsid w:val="00F71F72"/>
    <w:rsid w:val="00F7569E"/>
    <w:rsid w:val="00F7594B"/>
    <w:rsid w:val="00F76A88"/>
    <w:rsid w:val="00F771A6"/>
    <w:rsid w:val="00F77D5B"/>
    <w:rsid w:val="00F8056C"/>
    <w:rsid w:val="00F80A4D"/>
    <w:rsid w:val="00F817E7"/>
    <w:rsid w:val="00F82267"/>
    <w:rsid w:val="00F82CDA"/>
    <w:rsid w:val="00F82FB2"/>
    <w:rsid w:val="00F831A6"/>
    <w:rsid w:val="00F837F1"/>
    <w:rsid w:val="00F85481"/>
    <w:rsid w:val="00F85746"/>
    <w:rsid w:val="00F85F57"/>
    <w:rsid w:val="00F86B55"/>
    <w:rsid w:val="00F87EA2"/>
    <w:rsid w:val="00F9338E"/>
    <w:rsid w:val="00F93E38"/>
    <w:rsid w:val="00F940BD"/>
    <w:rsid w:val="00F94979"/>
    <w:rsid w:val="00F95598"/>
    <w:rsid w:val="00F9560A"/>
    <w:rsid w:val="00F96896"/>
    <w:rsid w:val="00F974F6"/>
    <w:rsid w:val="00F97616"/>
    <w:rsid w:val="00F9771F"/>
    <w:rsid w:val="00FA11EC"/>
    <w:rsid w:val="00FA3667"/>
    <w:rsid w:val="00FA3B6D"/>
    <w:rsid w:val="00FA4151"/>
    <w:rsid w:val="00FA7E2B"/>
    <w:rsid w:val="00FB0BCE"/>
    <w:rsid w:val="00FB412C"/>
    <w:rsid w:val="00FB4269"/>
    <w:rsid w:val="00FB51F8"/>
    <w:rsid w:val="00FB668B"/>
    <w:rsid w:val="00FB6C6E"/>
    <w:rsid w:val="00FB6E4E"/>
    <w:rsid w:val="00FB6E50"/>
    <w:rsid w:val="00FB7E8D"/>
    <w:rsid w:val="00FC0255"/>
    <w:rsid w:val="00FC059B"/>
    <w:rsid w:val="00FC0C54"/>
    <w:rsid w:val="00FC1101"/>
    <w:rsid w:val="00FC1FC8"/>
    <w:rsid w:val="00FC26FB"/>
    <w:rsid w:val="00FC4191"/>
    <w:rsid w:val="00FC464D"/>
    <w:rsid w:val="00FC4870"/>
    <w:rsid w:val="00FC58DE"/>
    <w:rsid w:val="00FC5E01"/>
    <w:rsid w:val="00FC5EFA"/>
    <w:rsid w:val="00FC71F7"/>
    <w:rsid w:val="00FC75B9"/>
    <w:rsid w:val="00FD00B1"/>
    <w:rsid w:val="00FD05C3"/>
    <w:rsid w:val="00FD0AB0"/>
    <w:rsid w:val="00FD0CFF"/>
    <w:rsid w:val="00FD1989"/>
    <w:rsid w:val="00FD1E50"/>
    <w:rsid w:val="00FD223B"/>
    <w:rsid w:val="00FD2265"/>
    <w:rsid w:val="00FD2446"/>
    <w:rsid w:val="00FD2BFB"/>
    <w:rsid w:val="00FD30DE"/>
    <w:rsid w:val="00FD3512"/>
    <w:rsid w:val="00FD3E10"/>
    <w:rsid w:val="00FD42D5"/>
    <w:rsid w:val="00FD458F"/>
    <w:rsid w:val="00FD45F8"/>
    <w:rsid w:val="00FD4A3E"/>
    <w:rsid w:val="00FD4E70"/>
    <w:rsid w:val="00FD5239"/>
    <w:rsid w:val="00FD527B"/>
    <w:rsid w:val="00FD6062"/>
    <w:rsid w:val="00FD74A9"/>
    <w:rsid w:val="00FD78A8"/>
    <w:rsid w:val="00FD7FD4"/>
    <w:rsid w:val="00FE0317"/>
    <w:rsid w:val="00FE0C49"/>
    <w:rsid w:val="00FE0F8A"/>
    <w:rsid w:val="00FE175B"/>
    <w:rsid w:val="00FE17E6"/>
    <w:rsid w:val="00FE1E72"/>
    <w:rsid w:val="00FE26F9"/>
    <w:rsid w:val="00FE331D"/>
    <w:rsid w:val="00FE3F40"/>
    <w:rsid w:val="00FF07F6"/>
    <w:rsid w:val="00FF094A"/>
    <w:rsid w:val="00FF0F7F"/>
    <w:rsid w:val="00FF0FE9"/>
    <w:rsid w:val="00FF28C1"/>
    <w:rsid w:val="00FF28E5"/>
    <w:rsid w:val="00FF33AA"/>
    <w:rsid w:val="00FF3DC3"/>
    <w:rsid w:val="00FF4AF2"/>
    <w:rsid w:val="00FF4C12"/>
    <w:rsid w:val="00FF5341"/>
    <w:rsid w:val="00FF5882"/>
    <w:rsid w:val="00FF5A40"/>
    <w:rsid w:val="00FF6A1A"/>
    <w:rsid w:val="00FF6CF4"/>
    <w:rsid w:val="00FF74AD"/>
    <w:rsid w:val="00FF7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pPr>
      <w:tabs>
        <w:tab w:val="left" w:pos="384"/>
      </w:tabs>
      <w:spacing w:after="240"/>
      <w:ind w:left="384" w:hanging="384"/>
    </w:pPr>
  </w:style>
  <w:style w:type="paragraph" w:styleId="Revision">
    <w:name w:val="Revision"/>
    <w:hidden/>
    <w:uiPriority w:val="99"/>
    <w:semiHidden/>
    <w:rsid w:val="00A30F66"/>
  </w:style>
  <w:style w:type="paragraph" w:styleId="NoSpacing">
    <w:name w:val="No Spacing"/>
    <w:uiPriority w:val="1"/>
    <w:qFormat/>
    <w:rsid w:val="008C477C"/>
  </w:style>
  <w:style w:type="character" w:styleId="LineNumber">
    <w:name w:val="line number"/>
    <w:basedOn w:val="DefaultParagraphFont"/>
    <w:uiPriority w:val="99"/>
    <w:semiHidden/>
    <w:unhideWhenUsed/>
    <w:rsid w:val="007E5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5741">
      <w:bodyDiv w:val="1"/>
      <w:marLeft w:val="0"/>
      <w:marRight w:val="0"/>
      <w:marTop w:val="0"/>
      <w:marBottom w:val="0"/>
      <w:divBdr>
        <w:top w:val="none" w:sz="0" w:space="0" w:color="auto"/>
        <w:left w:val="none" w:sz="0" w:space="0" w:color="auto"/>
        <w:bottom w:val="none" w:sz="0" w:space="0" w:color="auto"/>
        <w:right w:val="none" w:sz="0" w:space="0" w:color="auto"/>
      </w:divBdr>
    </w:div>
    <w:div w:id="892040484">
      <w:bodyDiv w:val="1"/>
      <w:marLeft w:val="0"/>
      <w:marRight w:val="0"/>
      <w:marTop w:val="0"/>
      <w:marBottom w:val="0"/>
      <w:divBdr>
        <w:top w:val="none" w:sz="0" w:space="0" w:color="auto"/>
        <w:left w:val="none" w:sz="0" w:space="0" w:color="auto"/>
        <w:bottom w:val="none" w:sz="0" w:space="0" w:color="auto"/>
        <w:right w:val="none" w:sz="0" w:space="0" w:color="auto"/>
      </w:divBdr>
    </w:div>
    <w:div w:id="913244172">
      <w:bodyDiv w:val="1"/>
      <w:marLeft w:val="0"/>
      <w:marRight w:val="0"/>
      <w:marTop w:val="0"/>
      <w:marBottom w:val="0"/>
      <w:divBdr>
        <w:top w:val="none" w:sz="0" w:space="0" w:color="auto"/>
        <w:left w:val="none" w:sz="0" w:space="0" w:color="auto"/>
        <w:bottom w:val="none" w:sz="0" w:space="0" w:color="auto"/>
        <w:right w:val="none" w:sz="0" w:space="0" w:color="auto"/>
      </w:divBdr>
    </w:div>
    <w:div w:id="1094518960">
      <w:bodyDiv w:val="1"/>
      <w:marLeft w:val="0"/>
      <w:marRight w:val="0"/>
      <w:marTop w:val="0"/>
      <w:marBottom w:val="0"/>
      <w:divBdr>
        <w:top w:val="none" w:sz="0" w:space="0" w:color="auto"/>
        <w:left w:val="none" w:sz="0" w:space="0" w:color="auto"/>
        <w:bottom w:val="none" w:sz="0" w:space="0" w:color="auto"/>
        <w:right w:val="none" w:sz="0" w:space="0" w:color="auto"/>
      </w:divBdr>
    </w:div>
    <w:div w:id="1141189599">
      <w:bodyDiv w:val="1"/>
      <w:marLeft w:val="0"/>
      <w:marRight w:val="0"/>
      <w:marTop w:val="0"/>
      <w:marBottom w:val="0"/>
      <w:divBdr>
        <w:top w:val="none" w:sz="0" w:space="0" w:color="auto"/>
        <w:left w:val="none" w:sz="0" w:space="0" w:color="auto"/>
        <w:bottom w:val="none" w:sz="0" w:space="0" w:color="auto"/>
        <w:right w:val="none" w:sz="0" w:space="0" w:color="auto"/>
      </w:divBdr>
    </w:div>
    <w:div w:id="1219785575">
      <w:bodyDiv w:val="1"/>
      <w:marLeft w:val="0"/>
      <w:marRight w:val="0"/>
      <w:marTop w:val="0"/>
      <w:marBottom w:val="0"/>
      <w:divBdr>
        <w:top w:val="none" w:sz="0" w:space="0" w:color="auto"/>
        <w:left w:val="none" w:sz="0" w:space="0" w:color="auto"/>
        <w:bottom w:val="none" w:sz="0" w:space="0" w:color="auto"/>
        <w:right w:val="none" w:sz="0" w:space="0" w:color="auto"/>
      </w:divBdr>
    </w:div>
    <w:div w:id="178677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journals.plos.org/ploscompbiol/s/submission-guidelines"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smithvid@msu.edu" TargetMode="Externa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ithub.com/gsvidaurre/paRsyn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github.com/gsvidaurre/paRsynth"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5F1C2-30AF-4E54-B5CD-F0EE6828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7080</TotalTime>
  <Pages>53</Pages>
  <Words>26271</Words>
  <Characters>149751</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Juarez, Alexandra</cp:lastModifiedBy>
  <cp:revision>2104</cp:revision>
  <dcterms:created xsi:type="dcterms:W3CDTF">2025-04-03T15:46:00Z</dcterms:created>
  <dcterms:modified xsi:type="dcterms:W3CDTF">2025-08-08T15:12:00Z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id="yTOvAHmU"/&gt;&lt;style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