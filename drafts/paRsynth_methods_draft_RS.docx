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06BC9" w14:textId="5A47F828" w:rsidR="003A3F00" w:rsidRDefault="00866CBC">
      <w:pPr>
        <w:rPr>
          <w:rFonts w:ascii="Arial" w:hAnsi="Arial" w:cs="Arial"/>
        </w:rPr>
      </w:pPr>
      <w:commentRangeStart w:id="0"/>
      <w:r w:rsidRPr="00CE6281">
        <w:rPr>
          <w:rFonts w:ascii="Arial" w:hAnsi="Arial" w:cs="Arial"/>
          <w:b/>
          <w:bCs/>
        </w:rPr>
        <w:t>Title</w:t>
      </w:r>
      <w:commentRangeEnd w:id="0"/>
      <w:r w:rsidR="00DB1BE9">
        <w:rPr>
          <w:rStyle w:val="CommentReference"/>
        </w:rPr>
        <w:commentReference w:id="0"/>
      </w:r>
      <w:r w:rsidRPr="00CE6281">
        <w:rPr>
          <w:rFonts w:ascii="Arial" w:hAnsi="Arial" w:cs="Arial"/>
        </w:rPr>
        <w:t>:</w:t>
      </w:r>
      <w:r w:rsidR="00B11570">
        <w:rPr>
          <w:rFonts w:ascii="Arial" w:hAnsi="Arial" w:cs="Arial"/>
        </w:rPr>
        <w:t xml:space="preserve"> Synthetic</w:t>
      </w:r>
      <w:r w:rsidR="00D81AA7">
        <w:rPr>
          <w:rFonts w:ascii="Arial" w:hAnsi="Arial" w:cs="Arial"/>
        </w:rPr>
        <w:t xml:space="preserve"> frequency-modulated</w:t>
      </w:r>
      <w:r w:rsidR="00B11570">
        <w:rPr>
          <w:rFonts w:ascii="Arial" w:hAnsi="Arial" w:cs="Arial"/>
        </w:rPr>
        <w:t xml:space="preserve"> vocal</w:t>
      </w:r>
      <w:r w:rsidR="00521C52">
        <w:rPr>
          <w:rFonts w:ascii="Arial" w:hAnsi="Arial" w:cs="Arial"/>
        </w:rPr>
        <w:t xml:space="preserve">izations </w:t>
      </w:r>
      <w:r w:rsidR="00B11570">
        <w:rPr>
          <w:rFonts w:ascii="Arial" w:hAnsi="Arial" w:cs="Arial"/>
        </w:rPr>
        <w:t xml:space="preserve">to test </w:t>
      </w:r>
      <w:r w:rsidR="006B7C28">
        <w:rPr>
          <w:rFonts w:ascii="Arial" w:hAnsi="Arial" w:cs="Arial"/>
        </w:rPr>
        <w:t xml:space="preserve">identity information </w:t>
      </w:r>
      <w:r w:rsidR="00B11570">
        <w:rPr>
          <w:rFonts w:ascii="Arial" w:hAnsi="Arial" w:cs="Arial"/>
        </w:rPr>
        <w:t xml:space="preserve">detection </w:t>
      </w:r>
    </w:p>
    <w:p w14:paraId="3FCD8353" w14:textId="77777777" w:rsidR="004913EF" w:rsidRDefault="004913EF">
      <w:pPr>
        <w:rPr>
          <w:rFonts w:ascii="Arial" w:hAnsi="Arial" w:cs="Arial"/>
        </w:rPr>
      </w:pPr>
    </w:p>
    <w:p w14:paraId="0B981D30" w14:textId="6DBC3153" w:rsidR="00DB1BE9" w:rsidRDefault="00DB1BE9">
      <w:pPr>
        <w:rPr>
          <w:rFonts w:ascii="Arial" w:hAnsi="Arial" w:cs="Arial"/>
        </w:rPr>
      </w:pPr>
      <w:commentRangeStart w:id="1"/>
      <w:r w:rsidRPr="00DB1BE9">
        <w:rPr>
          <w:rFonts w:ascii="Arial" w:hAnsi="Arial" w:cs="Arial"/>
          <w:b/>
          <w:bCs/>
        </w:rPr>
        <w:t>Short Title</w:t>
      </w:r>
      <w:commentRangeEnd w:id="1"/>
      <w:r>
        <w:rPr>
          <w:rStyle w:val="CommentReference"/>
        </w:rPr>
        <w:commentReference w:id="1"/>
      </w:r>
      <w:r>
        <w:rPr>
          <w:rFonts w:ascii="Arial" w:hAnsi="Arial" w:cs="Arial"/>
        </w:rPr>
        <w:t>:</w:t>
      </w:r>
      <w:r w:rsidR="00A617BF">
        <w:rPr>
          <w:rFonts w:ascii="Arial" w:hAnsi="Arial" w:cs="Arial"/>
        </w:rPr>
        <w:t xml:space="preserve"> Detection of identity information</w:t>
      </w:r>
      <w:r w:rsidR="00D558D9">
        <w:rPr>
          <w:rFonts w:ascii="Arial" w:hAnsi="Arial" w:cs="Arial"/>
        </w:rPr>
        <w:t xml:space="preserve"> in synthetic vocalizations</w:t>
      </w:r>
    </w:p>
    <w:p w14:paraId="133E0C82" w14:textId="77777777" w:rsidR="00DB1BE9" w:rsidRPr="00CE6281" w:rsidRDefault="00DB1BE9">
      <w:pPr>
        <w:rPr>
          <w:rFonts w:ascii="Arial" w:hAnsi="Arial" w:cs="Arial"/>
        </w:rPr>
      </w:pPr>
    </w:p>
    <w:p w14:paraId="5C3FD6E1" w14:textId="37F8A24D" w:rsidR="00866CBC" w:rsidRDefault="00866CBC">
      <w:pPr>
        <w:rPr>
          <w:rFonts w:ascii="Arial" w:hAnsi="Arial" w:cs="Arial"/>
          <w:vertAlign w:val="superscript"/>
        </w:rPr>
      </w:pPr>
      <w:r w:rsidRPr="00CE6281">
        <w:rPr>
          <w:rFonts w:ascii="Arial" w:hAnsi="Arial" w:cs="Arial"/>
          <w:b/>
          <w:bCs/>
        </w:rPr>
        <w:t>Authors</w:t>
      </w:r>
      <w:r w:rsidRPr="00CE6281">
        <w:rPr>
          <w:rFonts w:ascii="Arial" w:hAnsi="Arial" w:cs="Arial"/>
        </w:rPr>
        <w:t>:</w:t>
      </w:r>
      <w:r w:rsidR="002101A7" w:rsidRPr="00CE6281">
        <w:rPr>
          <w:rFonts w:ascii="Arial" w:hAnsi="Arial" w:cs="Arial"/>
        </w:rPr>
        <w:t xml:space="preserve"> </w:t>
      </w:r>
      <w:r w:rsidR="008321AB" w:rsidRPr="0000362A">
        <w:rPr>
          <w:rFonts w:ascii="Arial" w:hAnsi="Arial" w:cs="Arial"/>
        </w:rPr>
        <w:t>Coppinger, B.A</w:t>
      </w:r>
      <w:r w:rsidR="008321AB" w:rsidRPr="0000362A">
        <w:rPr>
          <w:rFonts w:ascii="Arial" w:hAnsi="Arial" w:cs="Arial"/>
          <w:vertAlign w:val="superscript"/>
        </w:rPr>
        <w:t>1,</w:t>
      </w:r>
      <w:r w:rsidR="008321AB">
        <w:rPr>
          <w:rFonts w:ascii="Arial" w:hAnsi="Arial" w:cs="Arial"/>
          <w:vertAlign w:val="superscript"/>
        </w:rPr>
        <w:t>2</w:t>
      </w:r>
      <w:r w:rsidR="008321AB" w:rsidRPr="0000362A">
        <w:rPr>
          <w:rFonts w:ascii="Arial" w:hAnsi="Arial" w:cs="Arial"/>
        </w:rPr>
        <w:t>.,</w:t>
      </w:r>
      <w:r w:rsidR="008321AB">
        <w:rPr>
          <w:rFonts w:ascii="Arial" w:hAnsi="Arial" w:cs="Arial"/>
        </w:rPr>
        <w:t xml:space="preserve"> </w:t>
      </w:r>
      <w:r w:rsidR="008321AB" w:rsidRPr="0000362A">
        <w:rPr>
          <w:rFonts w:ascii="Arial" w:hAnsi="Arial" w:cs="Arial"/>
        </w:rPr>
        <w:t>Eckhardt, S.G.</w:t>
      </w:r>
      <w:r w:rsidR="008321AB" w:rsidRPr="0000362A">
        <w:rPr>
          <w:rFonts w:ascii="Arial" w:hAnsi="Arial" w:cs="Arial"/>
          <w:vertAlign w:val="superscript"/>
        </w:rPr>
        <w:t xml:space="preserve"> 1,</w:t>
      </w:r>
      <w:r w:rsidR="008321AB">
        <w:rPr>
          <w:rFonts w:ascii="Arial" w:hAnsi="Arial" w:cs="Arial"/>
          <w:vertAlign w:val="superscript"/>
        </w:rPr>
        <w:t>2</w:t>
      </w:r>
      <w:r w:rsidR="008321AB" w:rsidRPr="00A51604">
        <w:rPr>
          <w:rFonts w:ascii="Arial" w:hAnsi="Arial" w:cs="Arial"/>
        </w:rPr>
        <w:t>,</w:t>
      </w:r>
      <w:r w:rsidR="008321AB" w:rsidRPr="0000362A">
        <w:rPr>
          <w:rFonts w:ascii="Arial" w:hAnsi="Arial" w:cs="Arial"/>
        </w:rPr>
        <w:t xml:space="preserve"> Cross, A.</w:t>
      </w:r>
      <w:r w:rsidR="008321AB" w:rsidRPr="0000362A">
        <w:rPr>
          <w:rFonts w:ascii="Arial" w:hAnsi="Arial" w:cs="Arial"/>
          <w:vertAlign w:val="superscript"/>
        </w:rPr>
        <w:t xml:space="preserve"> </w:t>
      </w:r>
      <w:r w:rsidR="008321AB">
        <w:rPr>
          <w:rFonts w:ascii="Arial" w:hAnsi="Arial" w:cs="Arial"/>
          <w:vertAlign w:val="superscript"/>
        </w:rPr>
        <w:t>3,4</w:t>
      </w:r>
      <w:r w:rsidR="008321AB" w:rsidRPr="0000362A">
        <w:rPr>
          <w:rFonts w:ascii="Arial" w:hAnsi="Arial" w:cs="Arial"/>
        </w:rPr>
        <w:t>, Samman, R.</w:t>
      </w:r>
      <w:r w:rsidR="008321AB" w:rsidRPr="0000362A">
        <w:rPr>
          <w:rFonts w:ascii="Arial" w:hAnsi="Arial" w:cs="Arial"/>
          <w:vertAlign w:val="superscript"/>
        </w:rPr>
        <w:t xml:space="preserve"> 1</w:t>
      </w:r>
      <w:r w:rsidR="008321AB">
        <w:rPr>
          <w:rFonts w:ascii="Arial" w:hAnsi="Arial" w:cs="Arial"/>
          <w:vertAlign w:val="superscript"/>
        </w:rPr>
        <w:t>,5</w:t>
      </w:r>
      <w:r w:rsidR="008321AB" w:rsidRPr="0000362A">
        <w:rPr>
          <w:rFonts w:ascii="Arial" w:hAnsi="Arial" w:cs="Arial"/>
        </w:rPr>
        <w:t xml:space="preserve">, Juárez, </w:t>
      </w:r>
      <w:r w:rsidR="008321AB">
        <w:rPr>
          <w:rFonts w:ascii="Arial" w:hAnsi="Arial" w:cs="Arial"/>
        </w:rPr>
        <w:t>G.</w:t>
      </w:r>
      <w:r w:rsidR="008321AB" w:rsidRPr="0000362A">
        <w:rPr>
          <w:rFonts w:ascii="Arial" w:hAnsi="Arial" w:cs="Arial"/>
        </w:rPr>
        <w:t>A.</w:t>
      </w:r>
      <w:r w:rsidR="008321AB" w:rsidRPr="0000362A">
        <w:rPr>
          <w:rFonts w:ascii="Arial" w:hAnsi="Arial" w:cs="Arial"/>
          <w:vertAlign w:val="superscript"/>
        </w:rPr>
        <w:t xml:space="preserve"> 1</w:t>
      </w:r>
      <w:r w:rsidR="008321AB" w:rsidRPr="0000362A">
        <w:rPr>
          <w:rFonts w:ascii="Arial" w:hAnsi="Arial" w:cs="Arial"/>
        </w:rPr>
        <w:t>, Ferdinand, V.</w:t>
      </w:r>
      <w:r w:rsidR="008321AB">
        <w:rPr>
          <w:rFonts w:ascii="Arial" w:hAnsi="Arial" w:cs="Arial"/>
          <w:vertAlign w:val="superscript"/>
        </w:rPr>
        <w:t>6,7</w:t>
      </w:r>
      <w:r w:rsidR="00CA5FFF">
        <w:rPr>
          <w:rFonts w:ascii="Arial" w:hAnsi="Arial" w:cs="Arial"/>
          <w:vertAlign w:val="superscript"/>
        </w:rPr>
        <w:t>*</w:t>
      </w:r>
      <w:r w:rsidR="008321AB" w:rsidRPr="0000362A">
        <w:rPr>
          <w:rFonts w:ascii="Arial" w:hAnsi="Arial" w:cs="Arial"/>
        </w:rPr>
        <w:t>, Smith-Vidaurre, G.</w:t>
      </w:r>
      <w:r w:rsidR="008321AB" w:rsidRPr="0000362A">
        <w:rPr>
          <w:rFonts w:ascii="Arial" w:hAnsi="Arial" w:cs="Arial"/>
          <w:vertAlign w:val="superscript"/>
        </w:rPr>
        <w:t xml:space="preserve"> 1,2,</w:t>
      </w:r>
      <w:r w:rsidR="008321AB">
        <w:rPr>
          <w:rFonts w:ascii="Arial" w:hAnsi="Arial" w:cs="Arial"/>
          <w:vertAlign w:val="superscript"/>
        </w:rPr>
        <w:t>5</w:t>
      </w:r>
      <w:r w:rsidR="00CA5FFF">
        <w:rPr>
          <w:rFonts w:ascii="Arial" w:hAnsi="Arial" w:cs="Arial"/>
          <w:vertAlign w:val="superscript"/>
        </w:rPr>
        <w:t>*</w:t>
      </w:r>
    </w:p>
    <w:p w14:paraId="05E2A641" w14:textId="77777777" w:rsidR="008321AB" w:rsidRPr="00CE6281" w:rsidRDefault="008321AB">
      <w:pPr>
        <w:rPr>
          <w:rFonts w:ascii="Arial" w:hAnsi="Arial" w:cs="Arial"/>
        </w:rPr>
      </w:pPr>
    </w:p>
    <w:p w14:paraId="230B9D79" w14:textId="70375412" w:rsidR="00866CBC" w:rsidRPr="00CE6281" w:rsidRDefault="00866CBC">
      <w:pPr>
        <w:rPr>
          <w:rFonts w:ascii="Arial" w:hAnsi="Arial" w:cs="Arial"/>
        </w:rPr>
      </w:pPr>
      <w:r w:rsidRPr="00CE6281">
        <w:rPr>
          <w:rFonts w:ascii="Arial" w:hAnsi="Arial" w:cs="Arial"/>
          <w:b/>
          <w:bCs/>
        </w:rPr>
        <w:t>Affiliations</w:t>
      </w:r>
      <w:r w:rsidRPr="00CE6281">
        <w:rPr>
          <w:rFonts w:ascii="Arial" w:hAnsi="Arial" w:cs="Arial"/>
        </w:rPr>
        <w:t>:</w:t>
      </w:r>
      <w:r w:rsidR="002543B5" w:rsidRPr="00CE6281">
        <w:rPr>
          <w:rFonts w:ascii="Arial" w:hAnsi="Arial" w:cs="Arial"/>
        </w:rPr>
        <w:t xml:space="preserve"> </w:t>
      </w:r>
    </w:p>
    <w:p w14:paraId="5F081BC5" w14:textId="77777777" w:rsidR="008321AB" w:rsidRDefault="008321AB" w:rsidP="008321AB">
      <w:pPr>
        <w:pStyle w:val="BodyA"/>
        <w:rPr>
          <w:rFonts w:ascii="Arial" w:hAnsi="Arial" w:cs="Arial"/>
          <w:sz w:val="24"/>
          <w:szCs w:val="24"/>
        </w:rPr>
      </w:pPr>
      <w:r w:rsidRPr="0000362A">
        <w:rPr>
          <w:rFonts w:ascii="Arial" w:hAnsi="Arial" w:cs="Arial"/>
          <w:sz w:val="24"/>
          <w:szCs w:val="24"/>
          <w:vertAlign w:val="superscript"/>
        </w:rPr>
        <w:t>1</w:t>
      </w:r>
      <w:r w:rsidRPr="0000362A">
        <w:rPr>
          <w:rFonts w:ascii="Arial" w:hAnsi="Arial" w:cs="Arial"/>
          <w:sz w:val="24"/>
          <w:szCs w:val="24"/>
        </w:rPr>
        <w:t>Department of Integrative Biology, Michigan State University, East Lansing, MI USA</w:t>
      </w:r>
    </w:p>
    <w:p w14:paraId="551E4568" w14:textId="77777777" w:rsidR="008321AB" w:rsidRPr="0000362A" w:rsidRDefault="008321AB" w:rsidP="008321AB">
      <w:pPr>
        <w:pStyle w:val="BodyA"/>
        <w:rPr>
          <w:rFonts w:ascii="Arial" w:eastAsia="Arial" w:hAnsi="Arial" w:cs="Arial"/>
          <w:sz w:val="24"/>
          <w:szCs w:val="24"/>
        </w:rPr>
      </w:pPr>
      <w:r>
        <w:rPr>
          <w:rFonts w:ascii="Arial" w:hAnsi="Arial" w:cs="Arial"/>
          <w:sz w:val="24"/>
          <w:szCs w:val="24"/>
          <w:vertAlign w:val="superscript"/>
        </w:rPr>
        <w:t>2</w:t>
      </w:r>
      <w:r w:rsidRPr="0000362A">
        <w:rPr>
          <w:rFonts w:ascii="Arial" w:hAnsi="Arial" w:cs="Arial"/>
          <w:sz w:val="24"/>
          <w:szCs w:val="24"/>
        </w:rPr>
        <w:t>Ecology, Evolution, and Behavior Program</w:t>
      </w:r>
      <w:r w:rsidRPr="0000362A">
        <w:rPr>
          <w:rFonts w:ascii="Arial" w:eastAsia="Arial" w:hAnsi="Arial" w:cs="Arial"/>
          <w:sz w:val="24"/>
          <w:szCs w:val="24"/>
        </w:rPr>
        <w:t xml:space="preserve">, </w:t>
      </w:r>
      <w:r w:rsidRPr="0000362A">
        <w:rPr>
          <w:rFonts w:ascii="Arial" w:hAnsi="Arial" w:cs="Arial"/>
          <w:sz w:val="24"/>
          <w:szCs w:val="24"/>
        </w:rPr>
        <w:t>Michigan State University, East Lansing, MI USA</w:t>
      </w:r>
    </w:p>
    <w:p w14:paraId="055995C1" w14:textId="77777777" w:rsidR="008321AB" w:rsidRDefault="008321AB" w:rsidP="008321AB">
      <w:pPr>
        <w:pStyle w:val="BodyA"/>
        <w:rPr>
          <w:rFonts w:ascii="Arial" w:hAnsi="Arial" w:cs="Arial"/>
          <w:sz w:val="24"/>
          <w:szCs w:val="24"/>
        </w:rPr>
      </w:pPr>
      <w:r w:rsidRPr="00A51604">
        <w:rPr>
          <w:rFonts w:ascii="Arial" w:hAnsi="Arial" w:cs="Arial"/>
          <w:sz w:val="24"/>
          <w:szCs w:val="24"/>
          <w:vertAlign w:val="superscript"/>
        </w:rPr>
        <w:t>3</w:t>
      </w:r>
      <w:r w:rsidRPr="00A51604">
        <w:rPr>
          <w:rFonts w:ascii="Arial" w:hAnsi="Arial" w:cs="Arial"/>
          <w:sz w:val="24"/>
          <w:szCs w:val="24"/>
        </w:rPr>
        <w:t xml:space="preserve">Department of Statistical and Data Sciences, </w:t>
      </w:r>
      <w:r w:rsidRPr="00306EE1">
        <w:rPr>
          <w:rFonts w:ascii="Arial" w:hAnsi="Arial" w:cs="Arial"/>
          <w:sz w:val="24"/>
          <w:szCs w:val="24"/>
        </w:rPr>
        <w:t>Smith College</w:t>
      </w:r>
      <w:r>
        <w:rPr>
          <w:rFonts w:ascii="Arial" w:hAnsi="Arial" w:cs="Arial"/>
          <w:sz w:val="24"/>
          <w:szCs w:val="24"/>
        </w:rPr>
        <w:t xml:space="preserve">, </w:t>
      </w:r>
      <w:proofErr w:type="spellStart"/>
      <w:r>
        <w:rPr>
          <w:rFonts w:ascii="Arial" w:hAnsi="Arial" w:cs="Arial"/>
          <w:sz w:val="24"/>
          <w:szCs w:val="24"/>
        </w:rPr>
        <w:t>Northhampton</w:t>
      </w:r>
      <w:proofErr w:type="spellEnd"/>
      <w:r>
        <w:rPr>
          <w:rFonts w:ascii="Arial" w:hAnsi="Arial" w:cs="Arial"/>
          <w:sz w:val="24"/>
          <w:szCs w:val="24"/>
        </w:rPr>
        <w:t>, MA, USA</w:t>
      </w:r>
    </w:p>
    <w:p w14:paraId="58D2C0F6" w14:textId="77777777" w:rsidR="008321AB" w:rsidRDefault="008321AB" w:rsidP="008321AB">
      <w:pPr>
        <w:pStyle w:val="BodyA"/>
        <w:rPr>
          <w:rFonts w:ascii="Arial" w:hAnsi="Arial" w:cs="Arial"/>
          <w:sz w:val="24"/>
          <w:szCs w:val="24"/>
        </w:rPr>
      </w:pPr>
      <w:r w:rsidRPr="00A51604">
        <w:rPr>
          <w:rFonts w:ascii="Arial" w:hAnsi="Arial" w:cs="Arial"/>
          <w:sz w:val="24"/>
          <w:szCs w:val="24"/>
          <w:vertAlign w:val="superscript"/>
        </w:rPr>
        <w:t>4</w:t>
      </w:r>
      <w:r w:rsidRPr="00A51604">
        <w:rPr>
          <w:rFonts w:ascii="Arial" w:hAnsi="Arial" w:cs="Arial"/>
          <w:sz w:val="24"/>
          <w:szCs w:val="24"/>
        </w:rPr>
        <w:t>Department of Psychology,</w:t>
      </w:r>
      <w:r>
        <w:rPr>
          <w:rFonts w:ascii="Arial" w:hAnsi="Arial" w:cs="Arial"/>
          <w:sz w:val="24"/>
          <w:szCs w:val="24"/>
        </w:rPr>
        <w:t xml:space="preserve"> </w:t>
      </w:r>
      <w:r w:rsidRPr="00306EE1">
        <w:rPr>
          <w:rFonts w:ascii="Arial" w:hAnsi="Arial" w:cs="Arial"/>
          <w:sz w:val="24"/>
          <w:szCs w:val="24"/>
        </w:rPr>
        <w:t>Smith College</w:t>
      </w:r>
      <w:r>
        <w:rPr>
          <w:rFonts w:ascii="Arial" w:hAnsi="Arial" w:cs="Arial"/>
          <w:sz w:val="24"/>
          <w:szCs w:val="24"/>
        </w:rPr>
        <w:t xml:space="preserve">, </w:t>
      </w:r>
      <w:proofErr w:type="spellStart"/>
      <w:r>
        <w:rPr>
          <w:rFonts w:ascii="Arial" w:hAnsi="Arial" w:cs="Arial"/>
          <w:sz w:val="24"/>
          <w:szCs w:val="24"/>
        </w:rPr>
        <w:t>Northhampton</w:t>
      </w:r>
      <w:proofErr w:type="spellEnd"/>
      <w:r>
        <w:rPr>
          <w:rFonts w:ascii="Arial" w:hAnsi="Arial" w:cs="Arial"/>
          <w:sz w:val="24"/>
          <w:szCs w:val="24"/>
        </w:rPr>
        <w:t>, MA, USA</w:t>
      </w:r>
    </w:p>
    <w:p w14:paraId="284191E2" w14:textId="77777777" w:rsidR="008321AB" w:rsidRPr="0055766A" w:rsidRDefault="008321AB" w:rsidP="008321AB">
      <w:pPr>
        <w:pStyle w:val="BodyA"/>
        <w:rPr>
          <w:rFonts w:ascii="Arial" w:hAnsi="Arial" w:cs="Arial"/>
          <w:sz w:val="24"/>
          <w:szCs w:val="24"/>
        </w:rPr>
      </w:pPr>
      <w:r>
        <w:rPr>
          <w:rFonts w:ascii="Arial" w:hAnsi="Arial" w:cs="Arial"/>
          <w:sz w:val="24"/>
          <w:szCs w:val="24"/>
          <w:vertAlign w:val="superscript"/>
        </w:rPr>
        <w:t>5</w:t>
      </w:r>
      <w:r w:rsidRPr="0000362A">
        <w:rPr>
          <w:rFonts w:ascii="Arial" w:hAnsi="Arial" w:cs="Arial"/>
          <w:sz w:val="24"/>
          <w:szCs w:val="24"/>
        </w:rPr>
        <w:t>Department of Computational Mathematics, Science, and Engineering, Michigan State University, East Lansing, MI US</w:t>
      </w:r>
      <w:r>
        <w:rPr>
          <w:rFonts w:ascii="Arial" w:hAnsi="Arial" w:cs="Arial"/>
          <w:sz w:val="24"/>
          <w:szCs w:val="24"/>
        </w:rPr>
        <w:t>A</w:t>
      </w:r>
    </w:p>
    <w:p w14:paraId="76864FE2" w14:textId="77777777" w:rsidR="008321AB" w:rsidRDefault="008321AB" w:rsidP="008321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rPr>
      </w:pPr>
      <w:r>
        <w:rPr>
          <w:rFonts w:ascii="Arial" w:hAnsi="Arial" w:cs="Arial"/>
          <w:vertAlign w:val="superscript"/>
        </w:rPr>
        <w:t>6</w:t>
      </w:r>
      <w:r w:rsidRPr="00A51604">
        <w:rPr>
          <w:rFonts w:ascii="Arial" w:hAnsi="Arial" w:cs="Arial"/>
          <w:color w:val="000000" w:themeColor="text1"/>
        </w:rPr>
        <w:t xml:space="preserve">Complex Human Data Hub, Melbourne School of Psychological Sciences, </w:t>
      </w:r>
      <w:r w:rsidRPr="00306EE1">
        <w:rPr>
          <w:rFonts w:ascii="Arial" w:hAnsi="Arial" w:cs="Arial"/>
          <w:color w:val="000000" w:themeColor="text1"/>
        </w:rPr>
        <w:t>University of Melbourne</w:t>
      </w:r>
      <w:r>
        <w:rPr>
          <w:rFonts w:ascii="Arial" w:hAnsi="Arial" w:cs="Arial"/>
          <w:color w:val="000000" w:themeColor="text1"/>
        </w:rPr>
        <w:t xml:space="preserve">, Melbourne, VIC, </w:t>
      </w:r>
      <w:r w:rsidRPr="00306EE1">
        <w:rPr>
          <w:rFonts w:ascii="Arial" w:hAnsi="Arial" w:cs="Arial"/>
          <w:color w:val="000000" w:themeColor="text1"/>
        </w:rPr>
        <w:t>Australia</w:t>
      </w:r>
    </w:p>
    <w:p w14:paraId="19B38791" w14:textId="77777777" w:rsidR="008321AB" w:rsidRDefault="008321AB" w:rsidP="008321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rPr>
      </w:pPr>
      <w:r w:rsidRPr="00A51604">
        <w:rPr>
          <w:rFonts w:ascii="Arial" w:hAnsi="Arial" w:cs="Arial"/>
          <w:color w:val="000000" w:themeColor="text1"/>
          <w:vertAlign w:val="superscript"/>
        </w:rPr>
        <w:t>7</w:t>
      </w:r>
      <w:r w:rsidRPr="00A51604">
        <w:rPr>
          <w:rFonts w:ascii="Arial" w:hAnsi="Arial" w:cs="Arial"/>
          <w:color w:val="000000" w:themeColor="text1"/>
        </w:rPr>
        <w:t>Melbourne</w:t>
      </w:r>
      <w:r>
        <w:rPr>
          <w:rFonts w:ascii="Arial" w:hAnsi="Arial" w:cs="Arial"/>
          <w:color w:val="000000" w:themeColor="text1"/>
        </w:rPr>
        <w:t xml:space="preserve"> </w:t>
      </w:r>
      <w:r w:rsidRPr="00A51604">
        <w:rPr>
          <w:rFonts w:ascii="Arial" w:hAnsi="Arial" w:cs="Arial"/>
          <w:color w:val="000000" w:themeColor="text1"/>
        </w:rPr>
        <w:t>Centre for Data Science, University of Melbourne</w:t>
      </w:r>
      <w:r>
        <w:rPr>
          <w:rFonts w:ascii="Arial" w:hAnsi="Arial" w:cs="Arial"/>
          <w:color w:val="000000" w:themeColor="text1"/>
        </w:rPr>
        <w:t xml:space="preserve">, Melbourne, VIC, </w:t>
      </w:r>
      <w:r w:rsidRPr="00A51604">
        <w:rPr>
          <w:rFonts w:ascii="Arial" w:hAnsi="Arial" w:cs="Arial"/>
          <w:color w:val="000000" w:themeColor="text1"/>
        </w:rPr>
        <w:t>Australia</w:t>
      </w:r>
    </w:p>
    <w:p w14:paraId="7FAD01FC" w14:textId="538D738B" w:rsidR="00CA5FFF" w:rsidRDefault="00CA5FFF" w:rsidP="008321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rPr>
      </w:pPr>
      <w:r>
        <w:rPr>
          <w:rFonts w:ascii="Arial" w:hAnsi="Arial" w:cs="Arial"/>
          <w:color w:val="000000" w:themeColor="text1"/>
        </w:rPr>
        <w:t>*co-senior authors</w:t>
      </w:r>
    </w:p>
    <w:p w14:paraId="4F4FDD25" w14:textId="77777777" w:rsidR="00866CBC" w:rsidRPr="00CE6281" w:rsidRDefault="00866CBC">
      <w:pPr>
        <w:rPr>
          <w:rFonts w:ascii="Arial" w:hAnsi="Arial" w:cs="Arial"/>
        </w:rPr>
      </w:pPr>
    </w:p>
    <w:p w14:paraId="3B5F900A" w14:textId="4E5275D5" w:rsidR="00CA5FFF" w:rsidRDefault="000A1D91">
      <w:pPr>
        <w:rPr>
          <w:rFonts w:ascii="Arial" w:hAnsi="Arial" w:cs="Arial"/>
        </w:rPr>
      </w:pPr>
      <w:commentRangeStart w:id="2"/>
      <w:commentRangeStart w:id="3"/>
      <w:r>
        <w:rPr>
          <w:rFonts w:ascii="Arial" w:hAnsi="Arial" w:cs="Arial"/>
          <w:b/>
          <w:bCs/>
        </w:rPr>
        <w:t xml:space="preserve">Corresponding </w:t>
      </w:r>
      <w:commentRangeEnd w:id="2"/>
      <w:r w:rsidR="00BB6686">
        <w:rPr>
          <w:rStyle w:val="CommentReference"/>
        </w:rPr>
        <w:commentReference w:id="2"/>
      </w:r>
      <w:commentRangeEnd w:id="3"/>
      <w:r w:rsidR="00BB6686">
        <w:rPr>
          <w:rStyle w:val="CommentReference"/>
        </w:rPr>
        <w:commentReference w:id="3"/>
      </w:r>
      <w:r>
        <w:rPr>
          <w:rFonts w:ascii="Arial" w:hAnsi="Arial" w:cs="Arial"/>
          <w:b/>
          <w:bCs/>
        </w:rPr>
        <w:t>Author:</w:t>
      </w:r>
      <w:r w:rsidR="00BB6686">
        <w:rPr>
          <w:rFonts w:ascii="Arial" w:hAnsi="Arial" w:cs="Arial"/>
          <w:b/>
          <w:bCs/>
        </w:rPr>
        <w:t xml:space="preserve"> </w:t>
      </w:r>
    </w:p>
    <w:p w14:paraId="1537C582" w14:textId="15BC587A" w:rsidR="00CA5FFF" w:rsidRDefault="00CA5FFF">
      <w:pPr>
        <w:rPr>
          <w:rFonts w:ascii="Arial" w:hAnsi="Arial" w:cs="Arial"/>
        </w:rPr>
      </w:pPr>
      <w:r>
        <w:rPr>
          <w:rFonts w:ascii="Arial" w:hAnsi="Arial" w:cs="Arial"/>
        </w:rPr>
        <w:t>Grace Smith-Vidaurre</w:t>
      </w:r>
    </w:p>
    <w:p w14:paraId="1C2149F4" w14:textId="150D33FE" w:rsidR="00CA5FFF" w:rsidRDefault="00CA5FFF">
      <w:pPr>
        <w:rPr>
          <w:rFonts w:ascii="Arial" w:hAnsi="Arial" w:cs="Arial"/>
        </w:rPr>
      </w:pPr>
      <w:hyperlink r:id="rId12" w:history="1">
        <w:r w:rsidRPr="00564BC2">
          <w:rPr>
            <w:rStyle w:val="Hyperlink"/>
            <w:rFonts w:ascii="Arial" w:hAnsi="Arial" w:cs="Arial"/>
          </w:rPr>
          <w:t>smithvid@msu.edu</w:t>
        </w:r>
      </w:hyperlink>
    </w:p>
    <w:p w14:paraId="1C3305BC" w14:textId="372FB21C" w:rsidR="00CA5FFF" w:rsidRDefault="00CA5FFF">
      <w:pPr>
        <w:rPr>
          <w:rFonts w:ascii="Arial" w:hAnsi="Arial" w:cs="Arial"/>
          <w:b/>
          <w:bCs/>
        </w:rPr>
      </w:pPr>
      <w:r>
        <w:rPr>
          <w:rFonts w:ascii="Arial" w:hAnsi="Arial" w:cs="Arial"/>
        </w:rPr>
        <w:t xml:space="preserve">ORCID: </w:t>
      </w:r>
      <w:r w:rsidRPr="00CA5FFF">
        <w:rPr>
          <w:rFonts w:ascii="Arial" w:hAnsi="Arial" w:cs="Arial"/>
        </w:rPr>
        <w:t>0000-0002-0155-8159</w:t>
      </w:r>
    </w:p>
    <w:p w14:paraId="511BA82B" w14:textId="77777777" w:rsidR="000A1D91" w:rsidRDefault="000A1D91">
      <w:pPr>
        <w:rPr>
          <w:rFonts w:ascii="Arial" w:hAnsi="Arial" w:cs="Arial"/>
          <w:b/>
          <w:bCs/>
        </w:rPr>
      </w:pPr>
    </w:p>
    <w:p w14:paraId="48CA7280" w14:textId="1BE2A579" w:rsidR="00866CBC" w:rsidRPr="00CE6281" w:rsidRDefault="00866CBC">
      <w:pPr>
        <w:rPr>
          <w:rFonts w:ascii="Arial" w:hAnsi="Arial" w:cs="Arial"/>
        </w:rPr>
      </w:pPr>
      <w:commentRangeStart w:id="4"/>
      <w:r w:rsidRPr="00CE6281">
        <w:rPr>
          <w:rFonts w:ascii="Arial" w:hAnsi="Arial" w:cs="Arial"/>
          <w:b/>
          <w:bCs/>
        </w:rPr>
        <w:t>Target Journal</w:t>
      </w:r>
      <w:commentRangeEnd w:id="4"/>
      <w:r w:rsidR="000A1D91">
        <w:rPr>
          <w:rStyle w:val="CommentReference"/>
        </w:rPr>
        <w:commentReference w:id="4"/>
      </w:r>
      <w:r w:rsidR="00F566C7" w:rsidRPr="00CE6281">
        <w:rPr>
          <w:rFonts w:ascii="Arial" w:hAnsi="Arial" w:cs="Arial"/>
        </w:rPr>
        <w:t>:</w:t>
      </w:r>
      <w:r w:rsidR="00E33B22" w:rsidRPr="00CE6281">
        <w:rPr>
          <w:rFonts w:ascii="Arial" w:hAnsi="Arial" w:cs="Arial"/>
        </w:rPr>
        <w:t xml:space="preserve"> </w:t>
      </w:r>
      <w:hyperlink r:id="rId13" w:history="1">
        <w:r w:rsidR="00DB1BE9" w:rsidRPr="00DB1BE9">
          <w:rPr>
            <w:rStyle w:val="Hyperlink"/>
          </w:rPr>
          <w:t>PLOS Computational Biology</w:t>
        </w:r>
      </w:hyperlink>
    </w:p>
    <w:p w14:paraId="3FD5E117" w14:textId="77777777" w:rsidR="00CB31C9" w:rsidRPr="00CE6281" w:rsidRDefault="00CB31C9">
      <w:pPr>
        <w:rPr>
          <w:rFonts w:ascii="Arial" w:hAnsi="Arial" w:cs="Arial"/>
        </w:rPr>
      </w:pPr>
    </w:p>
    <w:p w14:paraId="477BAE2E" w14:textId="3DB1CF71" w:rsidR="00B75BBA" w:rsidRPr="00CE6281" w:rsidRDefault="00B75BBA">
      <w:pPr>
        <w:rPr>
          <w:rFonts w:ascii="Arial" w:hAnsi="Arial" w:cs="Arial"/>
        </w:rPr>
      </w:pPr>
      <w:r w:rsidRPr="00CE6281">
        <w:rPr>
          <w:rFonts w:ascii="Arial" w:hAnsi="Arial" w:cs="Arial"/>
          <w:b/>
          <w:bCs/>
        </w:rPr>
        <w:t>Article Type</w:t>
      </w:r>
      <w:r w:rsidRPr="00CE6281">
        <w:rPr>
          <w:rFonts w:ascii="Arial" w:hAnsi="Arial" w:cs="Arial"/>
        </w:rPr>
        <w:t>: Research Article</w:t>
      </w:r>
      <w:ins w:id="5" w:author="Samman, Raneem" w:date="2025-08-06T15:49:00Z" w16du:dateUtc="2025-08-06T20:49:00Z">
        <w:r w:rsidR="00343F2D">
          <w:rPr>
            <w:rFonts w:ascii="Arial" w:hAnsi="Arial" w:cs="Arial"/>
          </w:rPr>
          <w:t xml:space="preserve"> </w:t>
        </w:r>
      </w:ins>
    </w:p>
    <w:p w14:paraId="20A37BF1" w14:textId="77777777" w:rsidR="00B75BBA" w:rsidRPr="00CE6281" w:rsidRDefault="00B75BBA">
      <w:pPr>
        <w:rPr>
          <w:rFonts w:ascii="Arial" w:hAnsi="Arial" w:cs="Arial"/>
        </w:rPr>
      </w:pPr>
    </w:p>
    <w:p w14:paraId="7722E4EF" w14:textId="10D04762" w:rsidR="000A1D91" w:rsidRPr="000A1D91" w:rsidRDefault="000A1D91">
      <w:pPr>
        <w:rPr>
          <w:rFonts w:ascii="Arial" w:hAnsi="Arial" w:cs="Arial"/>
        </w:rPr>
      </w:pPr>
      <w:commentRangeStart w:id="6"/>
      <w:r w:rsidRPr="00CE6281">
        <w:rPr>
          <w:rFonts w:ascii="Arial" w:hAnsi="Arial" w:cs="Arial"/>
          <w:b/>
          <w:bCs/>
        </w:rPr>
        <w:t>A</w:t>
      </w:r>
      <w:r>
        <w:rPr>
          <w:rFonts w:ascii="Arial" w:hAnsi="Arial" w:cs="Arial"/>
          <w:b/>
          <w:bCs/>
        </w:rPr>
        <w:t>uthor Contributions</w:t>
      </w:r>
      <w:commentRangeEnd w:id="6"/>
      <w:r>
        <w:rPr>
          <w:rStyle w:val="CommentReference"/>
        </w:rPr>
        <w:commentReference w:id="6"/>
      </w:r>
      <w:r>
        <w:rPr>
          <w:rFonts w:ascii="Arial" w:hAnsi="Arial" w:cs="Arial"/>
          <w:b/>
          <w:bCs/>
        </w:rPr>
        <w:t xml:space="preserve">: </w:t>
      </w:r>
      <w:r w:rsidRPr="000A1D91">
        <w:rPr>
          <w:rFonts w:ascii="Arial" w:hAnsi="Arial" w:cs="Arial"/>
        </w:rPr>
        <w:t>TKTK under construction – please add contributions!</w:t>
      </w:r>
    </w:p>
    <w:p w14:paraId="03E606BA" w14:textId="43883150" w:rsidR="000A1D91" w:rsidRDefault="000A1D91">
      <w:pPr>
        <w:rPr>
          <w:rFonts w:ascii="Arial" w:hAnsi="Arial" w:cs="Arial"/>
        </w:rPr>
      </w:pPr>
      <w:r w:rsidRPr="000A1D91">
        <w:rPr>
          <w:rFonts w:ascii="Arial" w:hAnsi="Arial" w:cs="Arial"/>
        </w:rPr>
        <w:t xml:space="preserve">BAC – </w:t>
      </w:r>
      <w:r w:rsidR="00C95CF9">
        <w:rPr>
          <w:rFonts w:ascii="Arial" w:hAnsi="Arial" w:cs="Arial"/>
        </w:rPr>
        <w:t xml:space="preserve">primary </w:t>
      </w:r>
      <w:r w:rsidRPr="000A1D91">
        <w:rPr>
          <w:rFonts w:ascii="Arial" w:hAnsi="Arial" w:cs="Arial"/>
        </w:rPr>
        <w:t>writing, analysis, figure creation</w:t>
      </w:r>
      <w:r w:rsidR="00017B88">
        <w:rPr>
          <w:rFonts w:ascii="Arial" w:hAnsi="Arial" w:cs="Arial"/>
        </w:rPr>
        <w:t>, code review</w:t>
      </w:r>
    </w:p>
    <w:p w14:paraId="6579DBA1" w14:textId="29B7B4A8" w:rsidR="00721640" w:rsidRPr="000A1D91" w:rsidRDefault="00721640">
      <w:pPr>
        <w:rPr>
          <w:rFonts w:ascii="Arial" w:hAnsi="Arial" w:cs="Arial"/>
        </w:rPr>
      </w:pPr>
      <w:r w:rsidRPr="000A1D91">
        <w:rPr>
          <w:rFonts w:ascii="Arial" w:hAnsi="Arial" w:cs="Arial"/>
        </w:rPr>
        <w:t xml:space="preserve">SGE – </w:t>
      </w:r>
      <w:r>
        <w:rPr>
          <w:rFonts w:ascii="Arial" w:hAnsi="Arial" w:cs="Arial"/>
        </w:rPr>
        <w:t>analysis</w:t>
      </w:r>
      <w:r w:rsidRPr="000A1D91">
        <w:rPr>
          <w:rFonts w:ascii="Arial" w:hAnsi="Arial" w:cs="Arial"/>
        </w:rPr>
        <w:t xml:space="preserve">, </w:t>
      </w:r>
      <w:r>
        <w:rPr>
          <w:rFonts w:ascii="Arial" w:hAnsi="Arial" w:cs="Arial"/>
        </w:rPr>
        <w:t xml:space="preserve">figure creation, secondary </w:t>
      </w:r>
      <w:r w:rsidRPr="000A1D91">
        <w:rPr>
          <w:rFonts w:ascii="Arial" w:hAnsi="Arial" w:cs="Arial"/>
        </w:rPr>
        <w:t>writing</w:t>
      </w:r>
      <w:r w:rsidR="00017B88">
        <w:rPr>
          <w:rFonts w:ascii="Arial" w:hAnsi="Arial" w:cs="Arial"/>
        </w:rPr>
        <w:t>, code review</w:t>
      </w:r>
    </w:p>
    <w:p w14:paraId="4410261A" w14:textId="7B246724" w:rsidR="000A1D91" w:rsidRPr="000A1D91" w:rsidRDefault="000A1D91">
      <w:pPr>
        <w:rPr>
          <w:rFonts w:ascii="Arial" w:hAnsi="Arial" w:cs="Arial"/>
        </w:rPr>
      </w:pPr>
      <w:r w:rsidRPr="000A1D91">
        <w:rPr>
          <w:rFonts w:ascii="Arial" w:hAnsi="Arial" w:cs="Arial"/>
        </w:rPr>
        <w:t>AC –</w:t>
      </w:r>
      <w:r w:rsidR="00500D2B">
        <w:rPr>
          <w:rFonts w:ascii="Arial" w:hAnsi="Arial" w:cs="Arial"/>
        </w:rPr>
        <w:t xml:space="preserve"> idea conception,</w:t>
      </w:r>
      <w:r w:rsidRPr="000A1D91">
        <w:rPr>
          <w:rFonts w:ascii="Arial" w:hAnsi="Arial" w:cs="Arial"/>
        </w:rPr>
        <w:t xml:space="preserve"> </w:t>
      </w:r>
      <w:r w:rsidR="00C95CF9">
        <w:rPr>
          <w:rFonts w:ascii="Arial" w:hAnsi="Arial" w:cs="Arial"/>
        </w:rPr>
        <w:t xml:space="preserve">initial and primary </w:t>
      </w:r>
      <w:r w:rsidRPr="000A1D91">
        <w:rPr>
          <w:rFonts w:ascii="Arial" w:hAnsi="Arial" w:cs="Arial"/>
        </w:rPr>
        <w:t>code development</w:t>
      </w:r>
      <w:r w:rsidR="00C95CF9">
        <w:rPr>
          <w:rFonts w:ascii="Arial" w:hAnsi="Arial" w:cs="Arial"/>
        </w:rPr>
        <w:t xml:space="preserve"> and documentation, fine-tuning of functions, foundation for package development</w:t>
      </w:r>
    </w:p>
    <w:p w14:paraId="0966898B" w14:textId="7B6C41D7" w:rsidR="000A1D91" w:rsidRPr="000A1D91" w:rsidRDefault="00C95CF9">
      <w:pPr>
        <w:rPr>
          <w:rFonts w:ascii="Arial" w:hAnsi="Arial" w:cs="Arial"/>
        </w:rPr>
      </w:pPr>
      <w:r>
        <w:rPr>
          <w:rFonts w:ascii="Arial" w:hAnsi="Arial" w:cs="Arial"/>
        </w:rPr>
        <w:t>RS</w:t>
      </w:r>
      <w:r w:rsidR="000A1D91" w:rsidRPr="000A1D91">
        <w:rPr>
          <w:rFonts w:ascii="Arial" w:hAnsi="Arial" w:cs="Arial"/>
        </w:rPr>
        <w:t xml:space="preserve"> – </w:t>
      </w:r>
      <w:r>
        <w:rPr>
          <w:rFonts w:ascii="Arial" w:hAnsi="Arial" w:cs="Arial"/>
        </w:rPr>
        <w:t xml:space="preserve">further </w:t>
      </w:r>
      <w:r w:rsidR="000A1D91" w:rsidRPr="000A1D91">
        <w:rPr>
          <w:rFonts w:ascii="Arial" w:hAnsi="Arial" w:cs="Arial"/>
        </w:rPr>
        <w:t>code development</w:t>
      </w:r>
      <w:r>
        <w:rPr>
          <w:rFonts w:ascii="Arial" w:hAnsi="Arial" w:cs="Arial"/>
        </w:rPr>
        <w:t>, including package development, bug fixes, documentation, fine-tuning of functions, unit testing</w:t>
      </w:r>
      <w:r w:rsidR="00017B88">
        <w:rPr>
          <w:rFonts w:ascii="Arial" w:hAnsi="Arial" w:cs="Arial"/>
        </w:rPr>
        <w:t>, code review</w:t>
      </w:r>
    </w:p>
    <w:p w14:paraId="2F90EA48" w14:textId="2A178EF5" w:rsidR="000A1D91" w:rsidRPr="000A1D91" w:rsidRDefault="00221B7E">
      <w:pPr>
        <w:rPr>
          <w:rFonts w:ascii="Arial" w:hAnsi="Arial" w:cs="Arial"/>
        </w:rPr>
      </w:pPr>
      <w:r>
        <w:rPr>
          <w:rFonts w:ascii="Arial" w:hAnsi="Arial" w:cs="Arial"/>
        </w:rPr>
        <w:t>G</w:t>
      </w:r>
      <w:r w:rsidR="000A1D91" w:rsidRPr="000A1D91">
        <w:rPr>
          <w:rFonts w:ascii="Arial" w:hAnsi="Arial" w:cs="Arial"/>
        </w:rPr>
        <w:t xml:space="preserve">AJ – </w:t>
      </w:r>
      <w:r w:rsidR="00C95CF9">
        <w:rPr>
          <w:rFonts w:ascii="Arial" w:hAnsi="Arial" w:cs="Arial"/>
        </w:rPr>
        <w:t xml:space="preserve">further </w:t>
      </w:r>
      <w:r w:rsidR="000A1D91" w:rsidRPr="000A1D91">
        <w:rPr>
          <w:rFonts w:ascii="Arial" w:hAnsi="Arial" w:cs="Arial"/>
        </w:rPr>
        <w:t>code development</w:t>
      </w:r>
      <w:r w:rsidR="00C95CF9">
        <w:rPr>
          <w:rFonts w:ascii="Arial" w:hAnsi="Arial" w:cs="Arial"/>
        </w:rPr>
        <w:t xml:space="preserve">, </w:t>
      </w:r>
      <w:r w:rsidR="00E26D13">
        <w:rPr>
          <w:rFonts w:ascii="Arial" w:hAnsi="Arial" w:cs="Arial"/>
        </w:rPr>
        <w:t xml:space="preserve">vignette development, </w:t>
      </w:r>
      <w:r w:rsidR="00C95CF9">
        <w:rPr>
          <w:rFonts w:ascii="Arial" w:hAnsi="Arial" w:cs="Arial"/>
        </w:rPr>
        <w:t>including fine-tuning of function, unit testing, package development, bug fixes, documentation</w:t>
      </w:r>
      <w:r w:rsidR="00017B88">
        <w:rPr>
          <w:rFonts w:ascii="Arial" w:hAnsi="Arial" w:cs="Arial"/>
        </w:rPr>
        <w:t>, code review</w:t>
      </w:r>
    </w:p>
    <w:p w14:paraId="31B5B2C6" w14:textId="58772B87" w:rsidR="000A1D91" w:rsidRPr="000A1D91" w:rsidRDefault="000A1D91">
      <w:pPr>
        <w:rPr>
          <w:rFonts w:ascii="Arial" w:hAnsi="Arial" w:cs="Arial"/>
        </w:rPr>
      </w:pPr>
      <w:r w:rsidRPr="000A1D91">
        <w:rPr>
          <w:rFonts w:ascii="Arial" w:hAnsi="Arial" w:cs="Arial"/>
        </w:rPr>
        <w:t xml:space="preserve">VF – </w:t>
      </w:r>
      <w:r w:rsidR="00500D2B">
        <w:rPr>
          <w:rFonts w:ascii="Arial" w:hAnsi="Arial" w:cs="Arial"/>
        </w:rPr>
        <w:t xml:space="preserve">idea conception, </w:t>
      </w:r>
      <w:r w:rsidRPr="000A1D91">
        <w:rPr>
          <w:rFonts w:ascii="Arial" w:hAnsi="Arial" w:cs="Arial"/>
        </w:rPr>
        <w:t xml:space="preserve">code </w:t>
      </w:r>
      <w:r w:rsidR="00017B88">
        <w:rPr>
          <w:rFonts w:ascii="Arial" w:hAnsi="Arial" w:cs="Arial"/>
        </w:rPr>
        <w:t>development</w:t>
      </w:r>
      <w:r w:rsidRPr="000A1D91">
        <w:rPr>
          <w:rFonts w:ascii="Arial" w:hAnsi="Arial" w:cs="Arial"/>
        </w:rPr>
        <w:t>,</w:t>
      </w:r>
      <w:r w:rsidR="00500D2B">
        <w:rPr>
          <w:rFonts w:ascii="Arial" w:hAnsi="Arial" w:cs="Arial"/>
        </w:rPr>
        <w:t xml:space="preserve"> analysis,</w:t>
      </w:r>
      <w:r w:rsidRPr="000A1D91">
        <w:rPr>
          <w:rFonts w:ascii="Arial" w:hAnsi="Arial" w:cs="Arial"/>
        </w:rPr>
        <w:t xml:space="preserve"> writing</w:t>
      </w:r>
    </w:p>
    <w:p w14:paraId="38191026" w14:textId="1796F499" w:rsidR="000A1D91" w:rsidRPr="000A1D91" w:rsidRDefault="000A1D91">
      <w:pPr>
        <w:rPr>
          <w:rFonts w:ascii="Arial" w:hAnsi="Arial" w:cs="Arial"/>
        </w:rPr>
      </w:pPr>
      <w:r w:rsidRPr="000A1D91">
        <w:rPr>
          <w:rFonts w:ascii="Arial" w:hAnsi="Arial" w:cs="Arial"/>
        </w:rPr>
        <w:t xml:space="preserve">GSV – idea conception, initial </w:t>
      </w:r>
      <w:r w:rsidR="001C3335">
        <w:rPr>
          <w:rFonts w:ascii="Arial" w:hAnsi="Arial" w:cs="Arial"/>
        </w:rPr>
        <w:t xml:space="preserve">and continued </w:t>
      </w:r>
      <w:r w:rsidRPr="000A1D91">
        <w:rPr>
          <w:rFonts w:ascii="Arial" w:hAnsi="Arial" w:cs="Arial"/>
        </w:rPr>
        <w:t>code development, writing, analysis, figure creation</w:t>
      </w:r>
      <w:r w:rsidR="00017B88">
        <w:rPr>
          <w:rFonts w:ascii="Arial" w:hAnsi="Arial" w:cs="Arial"/>
        </w:rPr>
        <w:t>, code review</w:t>
      </w:r>
    </w:p>
    <w:p w14:paraId="79703B5A" w14:textId="77777777" w:rsidR="000A1D91" w:rsidRDefault="000A1D91">
      <w:pPr>
        <w:rPr>
          <w:rFonts w:ascii="Arial" w:hAnsi="Arial" w:cs="Arial"/>
          <w:b/>
          <w:bCs/>
        </w:rPr>
      </w:pPr>
    </w:p>
    <w:p w14:paraId="3D03394F" w14:textId="63D76814" w:rsidR="006444A2" w:rsidRPr="00CE6281" w:rsidRDefault="00CB31C9">
      <w:pPr>
        <w:rPr>
          <w:rFonts w:ascii="Arial" w:hAnsi="Arial" w:cs="Arial"/>
        </w:rPr>
      </w:pPr>
      <w:commentRangeStart w:id="7"/>
      <w:r w:rsidRPr="00CE6281">
        <w:rPr>
          <w:rFonts w:ascii="Arial" w:hAnsi="Arial" w:cs="Arial"/>
          <w:b/>
          <w:bCs/>
        </w:rPr>
        <w:t>Word Count</w:t>
      </w:r>
      <w:commentRangeEnd w:id="7"/>
      <w:r w:rsidR="00DB1BE9">
        <w:rPr>
          <w:rStyle w:val="CommentReference"/>
        </w:rPr>
        <w:commentReference w:id="7"/>
      </w:r>
      <w:r w:rsidRPr="00CE6281">
        <w:rPr>
          <w:rFonts w:ascii="Arial" w:hAnsi="Arial" w:cs="Arial"/>
        </w:rPr>
        <w:t xml:space="preserve">: </w:t>
      </w:r>
      <w:r w:rsidR="00BB6686">
        <w:rPr>
          <w:rFonts w:ascii="Arial" w:hAnsi="Arial" w:cs="Arial"/>
        </w:rPr>
        <w:t xml:space="preserve"> 8275 (not counting references)</w:t>
      </w:r>
    </w:p>
    <w:p w14:paraId="6D261832" w14:textId="50BD4667" w:rsidR="00BB6686" w:rsidRDefault="00BB6686" w:rsidP="002C3554">
      <w:pPr>
        <w:spacing w:line="480" w:lineRule="auto"/>
        <w:rPr>
          <w:rFonts w:ascii="Arial" w:hAnsi="Arial" w:cs="Arial"/>
          <w:rtl/>
        </w:rPr>
      </w:pPr>
      <w:r>
        <w:rPr>
          <w:rFonts w:ascii="Arial" w:hAnsi="Arial" w:cs="Arial"/>
        </w:rPr>
        <w:br w:type="page"/>
      </w:r>
    </w:p>
    <w:p w14:paraId="006E82D6" w14:textId="0EC0B957" w:rsidR="00F96896" w:rsidRPr="007276E0" w:rsidRDefault="001A6AA7" w:rsidP="002C3554">
      <w:pPr>
        <w:spacing w:line="480" w:lineRule="auto"/>
        <w:rPr>
          <w:rFonts w:ascii="Arial" w:hAnsi="Arial" w:cs="Arial"/>
          <w:b/>
          <w:bCs/>
        </w:rPr>
      </w:pPr>
      <w:r w:rsidRPr="007276E0">
        <w:rPr>
          <w:rFonts w:ascii="Arial" w:hAnsi="Arial" w:cs="Arial"/>
          <w:b/>
          <w:bCs/>
        </w:rPr>
        <w:lastRenderedPageBreak/>
        <w:t>Abstract</w:t>
      </w:r>
      <w:r w:rsidR="00F96896" w:rsidRPr="007276E0">
        <w:rPr>
          <w:rFonts w:ascii="Arial" w:hAnsi="Arial" w:cs="Arial"/>
          <w:b/>
          <w:bCs/>
        </w:rPr>
        <w:t xml:space="preserve"> (</w:t>
      </w:r>
      <w:r w:rsidR="007276E0" w:rsidRPr="007276E0">
        <w:rPr>
          <w:rFonts w:ascii="Arial" w:hAnsi="Arial" w:cs="Arial"/>
          <w:b/>
          <w:bCs/>
        </w:rPr>
        <w:t>2</w:t>
      </w:r>
      <w:r w:rsidR="006903C8">
        <w:rPr>
          <w:rFonts w:ascii="Arial" w:hAnsi="Arial" w:cs="Arial"/>
          <w:b/>
          <w:bCs/>
        </w:rPr>
        <w:t>9</w:t>
      </w:r>
      <w:r w:rsidR="00E04A24">
        <w:rPr>
          <w:rFonts w:ascii="Arial" w:hAnsi="Arial" w:cs="Arial"/>
          <w:b/>
          <w:bCs/>
        </w:rPr>
        <w:t>9</w:t>
      </w:r>
      <w:r w:rsidR="00F96896" w:rsidRPr="007276E0">
        <w:rPr>
          <w:rFonts w:ascii="Arial" w:hAnsi="Arial" w:cs="Arial"/>
          <w:b/>
          <w:bCs/>
        </w:rPr>
        <w:t>/300 words)</w:t>
      </w:r>
      <w:r w:rsidRPr="007276E0">
        <w:rPr>
          <w:rFonts w:ascii="Arial" w:hAnsi="Arial" w:cs="Arial"/>
          <w:b/>
          <w:bCs/>
        </w:rPr>
        <w:t xml:space="preserve">: </w:t>
      </w:r>
    </w:p>
    <w:p w14:paraId="2F515825" w14:textId="7A95EF59" w:rsidR="00F96896" w:rsidRDefault="00792D0F" w:rsidP="00F96896">
      <w:pPr>
        <w:spacing w:line="480" w:lineRule="auto"/>
        <w:rPr>
          <w:rFonts w:ascii="Arial" w:hAnsi="Arial" w:cs="Arial"/>
        </w:rPr>
      </w:pPr>
      <w:r>
        <w:rPr>
          <w:rFonts w:ascii="Arial" w:hAnsi="Arial" w:cs="Arial"/>
        </w:rPr>
        <w:t>A</w:t>
      </w:r>
      <w:r w:rsidR="000E3166" w:rsidRPr="000E3166">
        <w:rPr>
          <w:rFonts w:ascii="Arial" w:hAnsi="Arial" w:cs="Arial"/>
        </w:rPr>
        <w:t xml:space="preserve">nimals capable of vocal learning can encode </w:t>
      </w:r>
      <w:r w:rsidR="000E3166">
        <w:rPr>
          <w:rFonts w:ascii="Arial" w:hAnsi="Arial" w:cs="Arial"/>
        </w:rPr>
        <w:t>multiple types of information</w:t>
      </w:r>
      <w:r w:rsidR="000E3166" w:rsidRPr="000E3166">
        <w:rPr>
          <w:rFonts w:ascii="Arial" w:hAnsi="Arial" w:cs="Arial"/>
        </w:rPr>
        <w:t xml:space="preserve"> </w:t>
      </w:r>
      <w:r w:rsidR="00221B7E">
        <w:rPr>
          <w:rFonts w:ascii="Arial" w:hAnsi="Arial" w:cs="Arial"/>
        </w:rPr>
        <w:t xml:space="preserve">about their identities </w:t>
      </w:r>
      <w:r w:rsidR="000E3166" w:rsidRPr="000E3166">
        <w:rPr>
          <w:rFonts w:ascii="Arial" w:hAnsi="Arial" w:cs="Arial"/>
        </w:rPr>
        <w:t>in vocal</w:t>
      </w:r>
      <w:r w:rsidR="002012A4">
        <w:rPr>
          <w:rFonts w:ascii="Arial" w:hAnsi="Arial" w:cs="Arial"/>
        </w:rPr>
        <w:t xml:space="preserve"> signals</w:t>
      </w:r>
      <w:r w:rsidR="00AC22D4">
        <w:rPr>
          <w:rFonts w:ascii="Arial" w:hAnsi="Arial" w:cs="Arial"/>
        </w:rPr>
        <w:t xml:space="preserve">, </w:t>
      </w:r>
      <w:r w:rsidR="00C302E5">
        <w:rPr>
          <w:rFonts w:ascii="Arial" w:hAnsi="Arial" w:cs="Arial"/>
        </w:rPr>
        <w:t>such as</w:t>
      </w:r>
      <w:r w:rsidR="00AC22D4">
        <w:rPr>
          <w:rFonts w:ascii="Arial" w:hAnsi="Arial" w:cs="Arial"/>
        </w:rPr>
        <w:t xml:space="preserve"> group membership</w:t>
      </w:r>
      <w:r w:rsidR="000D2E46">
        <w:rPr>
          <w:rFonts w:ascii="Arial" w:hAnsi="Arial" w:cs="Arial"/>
        </w:rPr>
        <w:t xml:space="preserve"> or unique individual identity</w:t>
      </w:r>
      <w:r w:rsidR="000E3166" w:rsidRPr="000E3166">
        <w:rPr>
          <w:rFonts w:ascii="Arial" w:hAnsi="Arial" w:cs="Arial"/>
        </w:rPr>
        <w:t xml:space="preserve">. Quantifying such </w:t>
      </w:r>
      <w:r w:rsidR="00C83D95">
        <w:rPr>
          <w:rFonts w:ascii="Arial" w:hAnsi="Arial" w:cs="Arial"/>
        </w:rPr>
        <w:t xml:space="preserve">complex </w:t>
      </w:r>
      <w:r w:rsidR="000E3166" w:rsidRPr="000E3166">
        <w:rPr>
          <w:rFonts w:ascii="Arial" w:hAnsi="Arial" w:cs="Arial"/>
        </w:rPr>
        <w:t xml:space="preserve">information </w:t>
      </w:r>
      <w:r w:rsidR="00C83D95">
        <w:rPr>
          <w:rFonts w:ascii="Arial" w:hAnsi="Arial" w:cs="Arial"/>
        </w:rPr>
        <w:t xml:space="preserve">encoding </w:t>
      </w:r>
      <w:r w:rsidR="000E3166" w:rsidRPr="000E3166">
        <w:rPr>
          <w:rFonts w:ascii="Arial" w:hAnsi="Arial" w:cs="Arial"/>
        </w:rPr>
        <w:t xml:space="preserve">can yield new discoveries about the functions of vocal learning for social recognition. However, the accuracy with which bioacoustics tools detect </w:t>
      </w:r>
      <w:r w:rsidR="00C83D95">
        <w:rPr>
          <w:rFonts w:ascii="Arial" w:hAnsi="Arial" w:cs="Arial"/>
        </w:rPr>
        <w:t xml:space="preserve">vocal </w:t>
      </w:r>
      <w:r w:rsidR="00221B7E">
        <w:rPr>
          <w:rFonts w:ascii="Arial" w:hAnsi="Arial" w:cs="Arial"/>
        </w:rPr>
        <w:t>identity</w:t>
      </w:r>
      <w:r w:rsidR="000E3166">
        <w:rPr>
          <w:rFonts w:ascii="Arial" w:hAnsi="Arial" w:cs="Arial"/>
        </w:rPr>
        <w:t xml:space="preserve"> </w:t>
      </w:r>
      <w:r w:rsidR="000E3166" w:rsidRPr="000E3166">
        <w:rPr>
          <w:rFonts w:ascii="Arial" w:hAnsi="Arial" w:cs="Arial"/>
        </w:rPr>
        <w:t>information is difficult to assess with empirical datasets. Synthetic vocalizations are a powerful tool to</w:t>
      </w:r>
      <w:r w:rsidR="004F6726">
        <w:rPr>
          <w:rFonts w:ascii="Arial" w:hAnsi="Arial" w:cs="Arial"/>
        </w:rPr>
        <w:t xml:space="preserve"> first control identity information encoding and then</w:t>
      </w:r>
      <w:r w:rsidR="00556888">
        <w:rPr>
          <w:rFonts w:ascii="Arial" w:hAnsi="Arial" w:cs="Arial"/>
        </w:rPr>
        <w:t xml:space="preserve"> </w:t>
      </w:r>
      <w:r w:rsidR="000E3166" w:rsidRPr="000E3166">
        <w:rPr>
          <w:rFonts w:ascii="Arial" w:hAnsi="Arial" w:cs="Arial"/>
        </w:rPr>
        <w:t xml:space="preserve">test </w:t>
      </w:r>
      <w:r w:rsidR="0021581F">
        <w:rPr>
          <w:rFonts w:ascii="Arial" w:hAnsi="Arial" w:cs="Arial"/>
        </w:rPr>
        <w:t>how well</w:t>
      </w:r>
      <w:r w:rsidR="000E3166" w:rsidRPr="000E3166">
        <w:rPr>
          <w:rFonts w:ascii="Arial" w:hAnsi="Arial" w:cs="Arial"/>
        </w:rPr>
        <w:t xml:space="preserve"> bioacoustics </w:t>
      </w:r>
      <w:r w:rsidR="00895C36">
        <w:rPr>
          <w:rFonts w:ascii="Arial" w:hAnsi="Arial" w:cs="Arial"/>
        </w:rPr>
        <w:t>approaches</w:t>
      </w:r>
      <w:r w:rsidR="0021581F" w:rsidRPr="000E3166">
        <w:rPr>
          <w:rFonts w:ascii="Arial" w:hAnsi="Arial" w:cs="Arial"/>
        </w:rPr>
        <w:t xml:space="preserve"> </w:t>
      </w:r>
      <w:r w:rsidR="0021581F">
        <w:rPr>
          <w:rFonts w:ascii="Arial" w:hAnsi="Arial" w:cs="Arial"/>
        </w:rPr>
        <w:t>can</w:t>
      </w:r>
      <w:r w:rsidR="0021581F" w:rsidRPr="000E3166">
        <w:rPr>
          <w:rFonts w:ascii="Arial" w:hAnsi="Arial" w:cs="Arial"/>
        </w:rPr>
        <w:t xml:space="preserve"> </w:t>
      </w:r>
      <w:r w:rsidR="000E3166" w:rsidRPr="000E3166">
        <w:rPr>
          <w:rFonts w:ascii="Arial" w:hAnsi="Arial" w:cs="Arial"/>
        </w:rPr>
        <w:t>detect</w:t>
      </w:r>
      <w:r w:rsidR="00980649">
        <w:rPr>
          <w:rFonts w:ascii="Arial" w:hAnsi="Arial" w:cs="Arial"/>
        </w:rPr>
        <w:t xml:space="preserve"> </w:t>
      </w:r>
      <w:r w:rsidR="00B115D5">
        <w:rPr>
          <w:rFonts w:ascii="Arial" w:hAnsi="Arial" w:cs="Arial"/>
        </w:rPr>
        <w:t xml:space="preserve">known </w:t>
      </w:r>
      <w:r w:rsidR="0021581F">
        <w:rPr>
          <w:rFonts w:ascii="Arial" w:hAnsi="Arial" w:cs="Arial"/>
        </w:rPr>
        <w:t>identity</w:t>
      </w:r>
      <w:r w:rsidR="000E3166" w:rsidRPr="000E3166">
        <w:rPr>
          <w:rFonts w:ascii="Arial" w:hAnsi="Arial" w:cs="Arial"/>
        </w:rPr>
        <w:t xml:space="preserve"> information. </w:t>
      </w:r>
      <w:r w:rsidR="00521EE6">
        <w:rPr>
          <w:rFonts w:ascii="Arial" w:hAnsi="Arial" w:cs="Arial"/>
        </w:rPr>
        <w:t>W</w:t>
      </w:r>
      <w:r w:rsidR="000E3166">
        <w:rPr>
          <w:rFonts w:ascii="Arial" w:hAnsi="Arial" w:cs="Arial"/>
        </w:rPr>
        <w:t xml:space="preserve">e </w:t>
      </w:r>
      <w:r w:rsidR="009254FA">
        <w:rPr>
          <w:rFonts w:ascii="Arial" w:hAnsi="Arial" w:cs="Arial"/>
        </w:rPr>
        <w:t xml:space="preserve">developed </w:t>
      </w:r>
      <w:r w:rsidR="000E3166">
        <w:rPr>
          <w:rFonts w:ascii="Arial" w:hAnsi="Arial" w:cs="Arial"/>
        </w:rPr>
        <w:t xml:space="preserve">a pipeline </w:t>
      </w:r>
      <w:r w:rsidR="00A94E63">
        <w:rPr>
          <w:rFonts w:ascii="Arial" w:hAnsi="Arial" w:cs="Arial"/>
        </w:rPr>
        <w:t xml:space="preserve">to </w:t>
      </w:r>
      <w:r w:rsidR="000E3166">
        <w:rPr>
          <w:rFonts w:ascii="Arial" w:hAnsi="Arial" w:cs="Arial"/>
        </w:rPr>
        <w:t>control the amount of group membership and</w:t>
      </w:r>
      <w:r w:rsidR="00E42133">
        <w:rPr>
          <w:rFonts w:ascii="Arial" w:hAnsi="Arial" w:cs="Arial"/>
        </w:rPr>
        <w:t>/or</w:t>
      </w:r>
      <w:r w:rsidR="000E3166">
        <w:rPr>
          <w:rFonts w:ascii="Arial" w:hAnsi="Arial" w:cs="Arial"/>
        </w:rPr>
        <w:t xml:space="preserve"> individual identity information encoded in frequency modulation patterns</w:t>
      </w:r>
      <w:r w:rsidR="000E36B4">
        <w:rPr>
          <w:rFonts w:ascii="Arial" w:hAnsi="Arial" w:cs="Arial"/>
        </w:rPr>
        <w:t>,</w:t>
      </w:r>
      <w:r w:rsidR="000E3166">
        <w:rPr>
          <w:rFonts w:ascii="Arial" w:hAnsi="Arial" w:cs="Arial"/>
        </w:rPr>
        <w:t xml:space="preserve"> acoustic structures that vocal learners </w:t>
      </w:r>
      <w:r w:rsidR="009254FA">
        <w:rPr>
          <w:rFonts w:ascii="Arial" w:hAnsi="Arial" w:cs="Arial"/>
        </w:rPr>
        <w:t>can</w:t>
      </w:r>
      <w:r w:rsidR="000E3166">
        <w:rPr>
          <w:rFonts w:ascii="Arial" w:hAnsi="Arial" w:cs="Arial"/>
        </w:rPr>
        <w:t xml:space="preserve"> modify via social learning.</w:t>
      </w:r>
      <w:r w:rsidR="000E3166" w:rsidRPr="000E3166">
        <w:rPr>
          <w:rFonts w:ascii="Arial" w:hAnsi="Arial" w:cs="Arial"/>
        </w:rPr>
        <w:t xml:space="preserve"> </w:t>
      </w:r>
      <w:r w:rsidR="009254FA">
        <w:rPr>
          <w:rFonts w:ascii="Arial" w:hAnsi="Arial" w:cs="Arial"/>
        </w:rPr>
        <w:t>W</w:t>
      </w:r>
      <w:r w:rsidR="000E3166" w:rsidRPr="000E3166">
        <w:rPr>
          <w:rFonts w:ascii="Arial" w:hAnsi="Arial" w:cs="Arial"/>
        </w:rPr>
        <w:t xml:space="preserve">e created character strings to represent </w:t>
      </w:r>
      <w:r w:rsidR="00A93CB1">
        <w:rPr>
          <w:rFonts w:ascii="Arial" w:hAnsi="Arial" w:cs="Arial"/>
        </w:rPr>
        <w:t xml:space="preserve">directional changes in </w:t>
      </w:r>
      <w:r w:rsidR="000E3166" w:rsidRPr="000E3166">
        <w:rPr>
          <w:rFonts w:ascii="Arial" w:hAnsi="Arial" w:cs="Arial"/>
        </w:rPr>
        <w:t xml:space="preserve">frequency, </w:t>
      </w:r>
      <w:r w:rsidR="003B496E">
        <w:rPr>
          <w:rFonts w:ascii="Arial" w:hAnsi="Arial" w:cs="Arial"/>
        </w:rPr>
        <w:t xml:space="preserve">then </w:t>
      </w:r>
      <w:r w:rsidR="000E3166" w:rsidRPr="000E3166">
        <w:rPr>
          <w:rFonts w:ascii="Arial" w:hAnsi="Arial" w:cs="Arial"/>
        </w:rPr>
        <w:t xml:space="preserve">used </w:t>
      </w:r>
      <w:proofErr w:type="gramStart"/>
      <w:r w:rsidR="003B496E">
        <w:rPr>
          <w:rFonts w:ascii="Arial" w:hAnsi="Arial" w:cs="Arial"/>
        </w:rPr>
        <w:t>Parsons</w:t>
      </w:r>
      <w:proofErr w:type="gramEnd"/>
      <w:r w:rsidR="003B496E">
        <w:rPr>
          <w:rFonts w:ascii="Arial" w:hAnsi="Arial" w:cs="Arial"/>
        </w:rPr>
        <w:t xml:space="preserve"> code, a </w:t>
      </w:r>
      <w:r w:rsidR="000E3166" w:rsidRPr="000E3166">
        <w:rPr>
          <w:rFonts w:ascii="Arial" w:hAnsi="Arial" w:cs="Arial"/>
        </w:rPr>
        <w:t>musical notation</w:t>
      </w:r>
      <w:r w:rsidR="003B496E">
        <w:rPr>
          <w:rFonts w:ascii="Arial" w:hAnsi="Arial" w:cs="Arial"/>
        </w:rPr>
        <w:t>,</w:t>
      </w:r>
      <w:r w:rsidR="000E3166" w:rsidRPr="000E3166">
        <w:rPr>
          <w:rFonts w:ascii="Arial" w:hAnsi="Arial" w:cs="Arial"/>
        </w:rPr>
        <w:t xml:space="preserve"> to convert strings to frequency values</w:t>
      </w:r>
      <w:ins w:id="8" w:author="Samman, Raneem" w:date="2025-08-06T15:58:00Z" w16du:dateUtc="2025-08-06T20:58:00Z">
        <w:r w:rsidR="00343F2D">
          <w:rPr>
            <w:rFonts w:ascii="Arial" w:hAnsi="Arial" w:cs="Arial"/>
          </w:rPr>
          <w:t>;</w:t>
        </w:r>
      </w:ins>
      <w:del w:id="9" w:author="Samman, Raneem" w:date="2025-08-06T15:58:00Z" w16du:dateUtc="2025-08-06T20:58:00Z">
        <w:r w:rsidR="00C21287" w:rsidDel="00343F2D">
          <w:rPr>
            <w:rFonts w:ascii="Arial" w:hAnsi="Arial" w:cs="Arial"/>
          </w:rPr>
          <w:delText>,</w:delText>
        </w:r>
      </w:del>
      <w:r w:rsidR="00C21287">
        <w:rPr>
          <w:rFonts w:ascii="Arial" w:hAnsi="Arial" w:cs="Arial"/>
        </w:rPr>
        <w:t xml:space="preserve"> and</w:t>
      </w:r>
      <w:r w:rsidR="003B496E">
        <w:rPr>
          <w:rFonts w:ascii="Arial" w:hAnsi="Arial" w:cs="Arial"/>
        </w:rPr>
        <w:t xml:space="preserve"> generat</w:t>
      </w:r>
      <w:r w:rsidR="00C21287">
        <w:rPr>
          <w:rFonts w:ascii="Arial" w:hAnsi="Arial" w:cs="Arial"/>
        </w:rPr>
        <w:t>ed</w:t>
      </w:r>
      <w:r w:rsidR="003B496E">
        <w:rPr>
          <w:rFonts w:ascii="Arial" w:hAnsi="Arial" w:cs="Arial"/>
        </w:rPr>
        <w:t xml:space="preserve"> synthetic frequency-modulated vocalizations with the R package </w:t>
      </w:r>
      <w:proofErr w:type="spellStart"/>
      <w:r w:rsidR="003B496E">
        <w:rPr>
          <w:rFonts w:ascii="Arial" w:hAnsi="Arial" w:cs="Arial"/>
        </w:rPr>
        <w:t>soundgen</w:t>
      </w:r>
      <w:proofErr w:type="spellEnd"/>
      <w:r w:rsidR="003B496E">
        <w:rPr>
          <w:rFonts w:ascii="Arial" w:hAnsi="Arial" w:cs="Arial"/>
        </w:rPr>
        <w:t xml:space="preserve">. </w:t>
      </w:r>
      <w:r w:rsidR="000E3166" w:rsidRPr="000E3166">
        <w:rPr>
          <w:rFonts w:ascii="Arial" w:hAnsi="Arial" w:cs="Arial"/>
        </w:rPr>
        <w:t xml:space="preserve">We performed </w:t>
      </w:r>
      <w:r w:rsidR="000E3166">
        <w:rPr>
          <w:rFonts w:ascii="Arial" w:hAnsi="Arial" w:cs="Arial"/>
        </w:rPr>
        <w:t xml:space="preserve">simulation </w:t>
      </w:r>
      <w:r w:rsidR="000E3166" w:rsidRPr="000E3166">
        <w:rPr>
          <w:rFonts w:ascii="Arial" w:hAnsi="Arial" w:cs="Arial"/>
        </w:rPr>
        <w:t xml:space="preserve">experiments to test how </w:t>
      </w:r>
      <w:r w:rsidR="000E3166">
        <w:rPr>
          <w:rFonts w:ascii="Arial" w:hAnsi="Arial" w:cs="Arial"/>
        </w:rPr>
        <w:t>spectrographic cross</w:t>
      </w:r>
      <w:r w:rsidR="006D021A">
        <w:rPr>
          <w:rFonts w:ascii="Arial" w:hAnsi="Arial" w:cs="Arial"/>
        </w:rPr>
        <w:t>-</w:t>
      </w:r>
      <w:r w:rsidR="000E3166">
        <w:rPr>
          <w:rFonts w:ascii="Arial" w:hAnsi="Arial" w:cs="Arial"/>
        </w:rPr>
        <w:t>correlation</w:t>
      </w:r>
      <w:r w:rsidR="000E3166" w:rsidRPr="000E3166">
        <w:rPr>
          <w:rFonts w:ascii="Arial" w:hAnsi="Arial" w:cs="Arial"/>
        </w:rPr>
        <w:t xml:space="preserve"> could </w:t>
      </w:r>
      <w:r w:rsidR="00394D78">
        <w:rPr>
          <w:rFonts w:ascii="Arial" w:hAnsi="Arial" w:cs="Arial"/>
        </w:rPr>
        <w:t xml:space="preserve">be used to </w:t>
      </w:r>
      <w:r w:rsidR="000E3166" w:rsidRPr="000E3166">
        <w:rPr>
          <w:rFonts w:ascii="Arial" w:hAnsi="Arial" w:cs="Arial"/>
        </w:rPr>
        <w:t>detect varying amounts of identity information encoded</w:t>
      </w:r>
      <w:r w:rsidR="00A87788">
        <w:rPr>
          <w:rFonts w:ascii="Arial" w:hAnsi="Arial" w:cs="Arial"/>
        </w:rPr>
        <w:t xml:space="preserve"> in synthetic vocalizations</w:t>
      </w:r>
      <w:r w:rsidR="000E3166" w:rsidRPr="000E3166">
        <w:rPr>
          <w:rFonts w:ascii="Arial" w:hAnsi="Arial" w:cs="Arial"/>
        </w:rPr>
        <w:t xml:space="preserve"> over two social levels, as well as over social conditions expected to influence the uniqueness of identity information. </w:t>
      </w:r>
      <w:r w:rsidR="00282471">
        <w:rPr>
          <w:rFonts w:ascii="Arial" w:hAnsi="Arial" w:cs="Arial"/>
        </w:rPr>
        <w:t>We used a</w:t>
      </w:r>
      <w:r w:rsidR="00B51D6A">
        <w:rPr>
          <w:rFonts w:ascii="Arial" w:hAnsi="Arial" w:cs="Arial"/>
        </w:rPr>
        <w:t xml:space="preserve"> parallel</w:t>
      </w:r>
      <w:r w:rsidR="00282471">
        <w:rPr>
          <w:rFonts w:ascii="Arial" w:hAnsi="Arial" w:cs="Arial"/>
        </w:rPr>
        <w:t xml:space="preserve"> analytical pipeline</w:t>
      </w:r>
      <w:r w:rsidR="00D26C32">
        <w:rPr>
          <w:rFonts w:ascii="Arial" w:hAnsi="Arial" w:cs="Arial"/>
        </w:rPr>
        <w:t xml:space="preserve"> with the edit distance </w:t>
      </w:r>
      <w:r w:rsidR="001D06BA">
        <w:rPr>
          <w:rFonts w:ascii="Arial" w:hAnsi="Arial" w:cs="Arial"/>
        </w:rPr>
        <w:t xml:space="preserve">to </w:t>
      </w:r>
      <w:r w:rsidR="000F1CB8">
        <w:rPr>
          <w:rFonts w:ascii="Arial" w:hAnsi="Arial" w:cs="Arial"/>
        </w:rPr>
        <w:t>detec</w:t>
      </w:r>
      <w:r w:rsidR="001D06BA">
        <w:rPr>
          <w:rFonts w:ascii="Arial" w:hAnsi="Arial" w:cs="Arial"/>
        </w:rPr>
        <w:t>t</w:t>
      </w:r>
      <w:r w:rsidR="000F1CB8">
        <w:rPr>
          <w:rFonts w:ascii="Arial" w:hAnsi="Arial" w:cs="Arial"/>
        </w:rPr>
        <w:t xml:space="preserve"> identity information encoded in the string representations</w:t>
      </w:r>
      <w:commentRangeStart w:id="10"/>
      <w:commentRangeStart w:id="11"/>
      <w:r w:rsidR="00F022C7">
        <w:rPr>
          <w:rFonts w:ascii="Arial" w:hAnsi="Arial" w:cs="Arial"/>
        </w:rPr>
        <w:t xml:space="preserve">. </w:t>
      </w:r>
      <w:r w:rsidR="00FE0317">
        <w:rPr>
          <w:rFonts w:ascii="Arial" w:hAnsi="Arial" w:cs="Arial"/>
        </w:rPr>
        <w:t>For b</w:t>
      </w:r>
      <w:r w:rsidR="00F022C7">
        <w:rPr>
          <w:rFonts w:ascii="Arial" w:hAnsi="Arial" w:cs="Arial"/>
        </w:rPr>
        <w:t xml:space="preserve">oth analytical approaches, </w:t>
      </w:r>
      <w:r w:rsidR="00FE0317">
        <w:rPr>
          <w:rFonts w:ascii="Arial" w:hAnsi="Arial" w:cs="Arial"/>
        </w:rPr>
        <w:t>w</w:t>
      </w:r>
      <w:r w:rsidR="000E3166" w:rsidRPr="000E3166">
        <w:rPr>
          <w:rFonts w:ascii="Arial" w:hAnsi="Arial" w:cs="Arial"/>
        </w:rPr>
        <w:t xml:space="preserve">e found that the accuracy </w:t>
      </w:r>
      <w:r w:rsidR="000E3166">
        <w:rPr>
          <w:rFonts w:ascii="Arial" w:hAnsi="Arial" w:cs="Arial"/>
        </w:rPr>
        <w:t>of</w:t>
      </w:r>
      <w:r w:rsidR="000E3166" w:rsidRPr="000E3166">
        <w:rPr>
          <w:rFonts w:ascii="Arial" w:hAnsi="Arial" w:cs="Arial"/>
        </w:rPr>
        <w:t xml:space="preserve"> detecting </w:t>
      </w:r>
      <w:r w:rsidR="00F5401C">
        <w:rPr>
          <w:rFonts w:ascii="Arial" w:hAnsi="Arial" w:cs="Arial"/>
        </w:rPr>
        <w:t xml:space="preserve">identity </w:t>
      </w:r>
      <w:r w:rsidR="000E3166" w:rsidRPr="000E3166">
        <w:rPr>
          <w:rFonts w:ascii="Arial" w:hAnsi="Arial" w:cs="Arial"/>
        </w:rPr>
        <w:t>information</w:t>
      </w:r>
      <w:r w:rsidR="00FE0317">
        <w:rPr>
          <w:rFonts w:ascii="Arial" w:hAnsi="Arial" w:cs="Arial"/>
        </w:rPr>
        <w:t xml:space="preserve"> at each social level, obtained by comparing original class labels to</w:t>
      </w:r>
      <w:r w:rsidR="00B636EE">
        <w:rPr>
          <w:rFonts w:ascii="Arial" w:hAnsi="Arial" w:cs="Arial"/>
        </w:rPr>
        <w:t xml:space="preserve"> k-means cluster</w:t>
      </w:r>
      <w:r w:rsidR="00FE0317">
        <w:rPr>
          <w:rFonts w:ascii="Arial" w:hAnsi="Arial" w:cs="Arial"/>
        </w:rPr>
        <w:t xml:space="preserve"> labels,</w:t>
      </w:r>
      <w:r w:rsidR="000E3166" w:rsidRPr="000E3166">
        <w:rPr>
          <w:rFonts w:ascii="Arial" w:hAnsi="Arial" w:cs="Arial"/>
        </w:rPr>
        <w:t xml:space="preserve"> varied with the amounts of information</w:t>
      </w:r>
      <w:r w:rsidR="00F5401C">
        <w:rPr>
          <w:rFonts w:ascii="Arial" w:hAnsi="Arial" w:cs="Arial"/>
        </w:rPr>
        <w:t xml:space="preserve"> </w:t>
      </w:r>
      <w:r w:rsidR="000E3166" w:rsidRPr="000E3166">
        <w:rPr>
          <w:rFonts w:ascii="Arial" w:hAnsi="Arial" w:cs="Arial"/>
        </w:rPr>
        <w:t>originally encoded</w:t>
      </w:r>
      <w:r w:rsidR="00B636EE">
        <w:rPr>
          <w:rFonts w:ascii="Arial" w:hAnsi="Arial" w:cs="Arial"/>
        </w:rPr>
        <w:t xml:space="preserve"> and </w:t>
      </w:r>
      <w:r w:rsidR="00F5401C">
        <w:rPr>
          <w:rFonts w:ascii="Arial" w:hAnsi="Arial" w:cs="Arial"/>
        </w:rPr>
        <w:t xml:space="preserve">simulated </w:t>
      </w:r>
      <w:r w:rsidR="00695CA1" w:rsidRPr="000E3166">
        <w:rPr>
          <w:rFonts w:ascii="Arial" w:hAnsi="Arial" w:cs="Arial"/>
        </w:rPr>
        <w:t>social condition</w:t>
      </w:r>
      <w:r w:rsidR="00B636EE">
        <w:rPr>
          <w:rFonts w:ascii="Arial" w:hAnsi="Arial" w:cs="Arial"/>
        </w:rPr>
        <w:t>s</w:t>
      </w:r>
      <w:r w:rsidR="00AB5569">
        <w:rPr>
          <w:rFonts w:ascii="Arial" w:hAnsi="Arial" w:cs="Arial"/>
        </w:rPr>
        <w:t xml:space="preserve"> expected to influence the distinctiveness of identity information</w:t>
      </w:r>
      <w:r w:rsidR="00695CA1" w:rsidRPr="000E3166">
        <w:rPr>
          <w:rFonts w:ascii="Arial" w:hAnsi="Arial" w:cs="Arial"/>
        </w:rPr>
        <w:t xml:space="preserve">. </w:t>
      </w:r>
      <w:commentRangeEnd w:id="10"/>
      <w:r w:rsidR="008B77A8">
        <w:rPr>
          <w:rStyle w:val="CommentReference"/>
        </w:rPr>
        <w:commentReference w:id="10"/>
      </w:r>
      <w:commentRangeEnd w:id="11"/>
      <w:r w:rsidR="00200A7E">
        <w:rPr>
          <w:rStyle w:val="CommentReference"/>
        </w:rPr>
        <w:commentReference w:id="11"/>
      </w:r>
      <w:r w:rsidR="00A519E0">
        <w:rPr>
          <w:rFonts w:ascii="Arial" w:hAnsi="Arial" w:cs="Arial"/>
        </w:rPr>
        <w:t>H</w:t>
      </w:r>
      <w:r w:rsidR="005E1FAB">
        <w:rPr>
          <w:rFonts w:ascii="Arial" w:hAnsi="Arial" w:cs="Arial"/>
        </w:rPr>
        <w:t>owever,</w:t>
      </w:r>
      <w:r w:rsidR="000E3166">
        <w:rPr>
          <w:rFonts w:ascii="Arial" w:hAnsi="Arial" w:cs="Arial"/>
        </w:rPr>
        <w:t xml:space="preserve"> </w:t>
      </w:r>
      <w:r w:rsidR="004D7412">
        <w:rPr>
          <w:rFonts w:ascii="Arial" w:hAnsi="Arial" w:cs="Arial"/>
        </w:rPr>
        <w:t xml:space="preserve">effect size calculations </w:t>
      </w:r>
      <w:r w:rsidR="00DB1C8D">
        <w:rPr>
          <w:rFonts w:ascii="Arial" w:hAnsi="Arial" w:cs="Arial"/>
        </w:rPr>
        <w:lastRenderedPageBreak/>
        <w:t>indicated</w:t>
      </w:r>
      <w:r w:rsidR="004D7412">
        <w:rPr>
          <w:rFonts w:ascii="Arial" w:hAnsi="Arial" w:cs="Arial"/>
        </w:rPr>
        <w:t xml:space="preserve"> that </w:t>
      </w:r>
      <w:r w:rsidR="000E3166">
        <w:rPr>
          <w:rFonts w:ascii="Arial" w:hAnsi="Arial" w:cs="Arial"/>
        </w:rPr>
        <w:t xml:space="preserve">both </w:t>
      </w:r>
      <w:r w:rsidR="0088378E">
        <w:rPr>
          <w:rFonts w:ascii="Arial" w:hAnsi="Arial" w:cs="Arial"/>
        </w:rPr>
        <w:t xml:space="preserve">analytical approaches </w:t>
      </w:r>
      <w:r w:rsidR="000E3166">
        <w:rPr>
          <w:rFonts w:ascii="Arial" w:hAnsi="Arial" w:cs="Arial"/>
        </w:rPr>
        <w:t xml:space="preserve">could </w:t>
      </w:r>
      <w:r w:rsidR="0088378E">
        <w:rPr>
          <w:rFonts w:ascii="Arial" w:hAnsi="Arial" w:cs="Arial"/>
        </w:rPr>
        <w:t>significantly</w:t>
      </w:r>
      <w:r w:rsidR="000E3166">
        <w:rPr>
          <w:rFonts w:ascii="Arial" w:hAnsi="Arial" w:cs="Arial"/>
        </w:rPr>
        <w:t xml:space="preserve"> detect the social level </w:t>
      </w:r>
      <w:r w:rsidR="001229BB">
        <w:rPr>
          <w:rFonts w:ascii="Arial" w:hAnsi="Arial" w:cs="Arial"/>
        </w:rPr>
        <w:t xml:space="preserve">at which we had encoded </w:t>
      </w:r>
      <w:r w:rsidR="000E3166">
        <w:rPr>
          <w:rFonts w:ascii="Arial" w:hAnsi="Arial" w:cs="Arial"/>
        </w:rPr>
        <w:t xml:space="preserve">the most </w:t>
      </w:r>
      <w:r w:rsidR="008E172D">
        <w:rPr>
          <w:rFonts w:ascii="Arial" w:hAnsi="Arial" w:cs="Arial"/>
        </w:rPr>
        <w:t xml:space="preserve">identity </w:t>
      </w:r>
      <w:r w:rsidR="000E3166">
        <w:rPr>
          <w:rFonts w:ascii="Arial" w:hAnsi="Arial" w:cs="Arial"/>
        </w:rPr>
        <w:t xml:space="preserve">information. </w:t>
      </w:r>
      <w:r w:rsidR="000E3166" w:rsidRPr="000E3166">
        <w:rPr>
          <w:rFonts w:ascii="Arial" w:hAnsi="Arial" w:cs="Arial"/>
        </w:rPr>
        <w:t xml:space="preserve">These findings are important for future computational </w:t>
      </w:r>
      <w:r w:rsidR="00024DFA">
        <w:rPr>
          <w:rFonts w:ascii="Arial" w:hAnsi="Arial" w:cs="Arial"/>
        </w:rPr>
        <w:t xml:space="preserve">and </w:t>
      </w:r>
      <w:r w:rsidR="00024DFA" w:rsidRPr="000E3166">
        <w:rPr>
          <w:rFonts w:ascii="Arial" w:hAnsi="Arial" w:cs="Arial"/>
        </w:rPr>
        <w:t xml:space="preserve">empirical </w:t>
      </w:r>
      <w:r w:rsidR="000E3166" w:rsidRPr="000E3166">
        <w:rPr>
          <w:rFonts w:ascii="Arial" w:hAnsi="Arial" w:cs="Arial"/>
        </w:rPr>
        <w:t>work on how learned vocal information encoding may facilitate social recognition.</w:t>
      </w:r>
    </w:p>
    <w:p w14:paraId="17A2812F" w14:textId="77777777" w:rsidR="007276E0" w:rsidRDefault="007276E0" w:rsidP="00F96896">
      <w:pPr>
        <w:spacing w:line="480" w:lineRule="auto"/>
        <w:rPr>
          <w:rFonts w:ascii="Arial" w:hAnsi="Arial" w:cs="Arial"/>
        </w:rPr>
      </w:pPr>
    </w:p>
    <w:p w14:paraId="70C7B440" w14:textId="3F9118A9" w:rsidR="00F96896" w:rsidRDefault="00F96896" w:rsidP="00F96896">
      <w:pPr>
        <w:spacing w:line="480" w:lineRule="auto"/>
        <w:rPr>
          <w:rFonts w:ascii="Arial" w:hAnsi="Arial" w:cs="Arial"/>
        </w:rPr>
      </w:pPr>
      <w:commentRangeStart w:id="12"/>
      <w:r>
        <w:rPr>
          <w:rFonts w:ascii="Arial" w:hAnsi="Arial" w:cs="Arial"/>
        </w:rPr>
        <w:t xml:space="preserve">Author Summary </w:t>
      </w:r>
      <w:commentRangeEnd w:id="12"/>
      <w:r>
        <w:rPr>
          <w:rStyle w:val="CommentReference"/>
        </w:rPr>
        <w:commentReference w:id="12"/>
      </w:r>
      <w:r w:rsidR="00311DAB">
        <w:rPr>
          <w:rFonts w:ascii="Arial" w:hAnsi="Arial" w:cs="Arial"/>
        </w:rPr>
        <w:t>(</w:t>
      </w:r>
      <w:r w:rsidR="00AD47C3">
        <w:rPr>
          <w:rFonts w:ascii="Arial" w:hAnsi="Arial" w:cs="Arial"/>
        </w:rPr>
        <w:t>191/</w:t>
      </w:r>
      <w:r w:rsidR="00311DAB">
        <w:rPr>
          <w:rFonts w:ascii="Arial" w:hAnsi="Arial" w:cs="Arial"/>
        </w:rPr>
        <w:t>200 words)</w:t>
      </w:r>
      <w:r w:rsidR="001A6AA7" w:rsidRPr="00CE6281">
        <w:rPr>
          <w:rFonts w:ascii="Arial" w:hAnsi="Arial" w:cs="Arial"/>
        </w:rPr>
        <w:t xml:space="preserve">: </w:t>
      </w:r>
    </w:p>
    <w:p w14:paraId="41F67765" w14:textId="68D7C283" w:rsidR="001A6AA7" w:rsidRPr="00CE6281" w:rsidRDefault="0046063E" w:rsidP="005E6FC3">
      <w:pPr>
        <w:spacing w:line="480" w:lineRule="auto"/>
        <w:rPr>
          <w:rFonts w:ascii="Arial" w:hAnsi="Arial" w:cs="Arial"/>
        </w:rPr>
      </w:pPr>
      <w:r>
        <w:rPr>
          <w:rFonts w:ascii="Arial" w:hAnsi="Arial" w:cs="Arial"/>
        </w:rPr>
        <w:t>Animals that modify their vocalizations through social learning</w:t>
      </w:r>
      <w:r w:rsidR="00AE2DFD">
        <w:rPr>
          <w:rFonts w:ascii="Arial" w:hAnsi="Arial" w:cs="Arial"/>
        </w:rPr>
        <w:t>, or “vocal learners”,</w:t>
      </w:r>
      <w:r>
        <w:rPr>
          <w:rFonts w:ascii="Arial" w:hAnsi="Arial" w:cs="Arial"/>
        </w:rPr>
        <w:t xml:space="preserve"> can </w:t>
      </w:r>
      <w:r w:rsidR="00575187">
        <w:rPr>
          <w:rFonts w:ascii="Arial" w:hAnsi="Arial" w:cs="Arial"/>
        </w:rPr>
        <w:t>also</w:t>
      </w:r>
      <w:r>
        <w:rPr>
          <w:rFonts w:ascii="Arial" w:hAnsi="Arial" w:cs="Arial"/>
        </w:rPr>
        <w:t xml:space="preserve"> </w:t>
      </w:r>
      <w:r w:rsidR="00732F2F">
        <w:rPr>
          <w:rFonts w:ascii="Arial" w:hAnsi="Arial" w:cs="Arial"/>
        </w:rPr>
        <w:t>transmit</w:t>
      </w:r>
      <w:r>
        <w:rPr>
          <w:rFonts w:ascii="Arial" w:hAnsi="Arial" w:cs="Arial"/>
        </w:rPr>
        <w:t xml:space="preserve"> diverse types of information about their identities. For instance, </w:t>
      </w:r>
      <w:r w:rsidR="00165B8A">
        <w:rPr>
          <w:rFonts w:ascii="Arial" w:hAnsi="Arial" w:cs="Arial"/>
        </w:rPr>
        <w:t xml:space="preserve">when an individual modifies the shape of their vocalization to sound </w:t>
      </w:r>
      <w:r w:rsidR="00A67B2D">
        <w:rPr>
          <w:rFonts w:ascii="Arial" w:hAnsi="Arial" w:cs="Arial"/>
        </w:rPr>
        <w:t xml:space="preserve">like </w:t>
      </w:r>
      <w:r w:rsidR="003E10C4">
        <w:rPr>
          <w:rFonts w:ascii="Arial" w:hAnsi="Arial" w:cs="Arial"/>
        </w:rPr>
        <w:t>their</w:t>
      </w:r>
      <w:r w:rsidR="00916DD4">
        <w:rPr>
          <w:rFonts w:ascii="Arial" w:hAnsi="Arial" w:cs="Arial"/>
        </w:rPr>
        <w:t xml:space="preserve"> social companions</w:t>
      </w:r>
      <w:r w:rsidR="00165B8A">
        <w:rPr>
          <w:rFonts w:ascii="Arial" w:hAnsi="Arial" w:cs="Arial"/>
        </w:rPr>
        <w:t xml:space="preserve">, this vocal convergence </w:t>
      </w:r>
      <w:r w:rsidR="00665D10">
        <w:rPr>
          <w:rFonts w:ascii="Arial" w:hAnsi="Arial" w:cs="Arial"/>
        </w:rPr>
        <w:t>can signify</w:t>
      </w:r>
      <w:r w:rsidR="0015061F">
        <w:rPr>
          <w:rFonts w:ascii="Arial" w:hAnsi="Arial" w:cs="Arial"/>
        </w:rPr>
        <w:t xml:space="preserve"> </w:t>
      </w:r>
      <w:r w:rsidR="00916DD4">
        <w:rPr>
          <w:rFonts w:ascii="Arial" w:hAnsi="Arial" w:cs="Arial"/>
        </w:rPr>
        <w:t>group membership</w:t>
      </w:r>
      <w:r w:rsidR="0015061F">
        <w:rPr>
          <w:rFonts w:ascii="Arial" w:hAnsi="Arial" w:cs="Arial"/>
        </w:rPr>
        <w:t xml:space="preserve">. </w:t>
      </w:r>
      <w:r w:rsidR="00B06AC4">
        <w:rPr>
          <w:rFonts w:ascii="Arial" w:hAnsi="Arial" w:cs="Arial"/>
        </w:rPr>
        <w:t>A</w:t>
      </w:r>
      <w:r w:rsidR="0015061F">
        <w:rPr>
          <w:rFonts w:ascii="Arial" w:hAnsi="Arial" w:cs="Arial"/>
        </w:rPr>
        <w:t xml:space="preserve">nimals </w:t>
      </w:r>
      <w:r w:rsidR="005E6FC3">
        <w:rPr>
          <w:rFonts w:ascii="Arial" w:hAnsi="Arial" w:cs="Arial"/>
        </w:rPr>
        <w:t xml:space="preserve">may also </w:t>
      </w:r>
      <w:r w:rsidR="00250001">
        <w:rPr>
          <w:rFonts w:ascii="Arial" w:hAnsi="Arial" w:cs="Arial"/>
        </w:rPr>
        <w:t>change</w:t>
      </w:r>
      <w:r w:rsidR="005E6FC3">
        <w:rPr>
          <w:rFonts w:ascii="Arial" w:hAnsi="Arial" w:cs="Arial"/>
        </w:rPr>
        <w:t xml:space="preserve"> their vocalizations to encode more than one type of identity information</w:t>
      </w:r>
      <w:r w:rsidR="001C6DD9">
        <w:rPr>
          <w:rFonts w:ascii="Arial" w:hAnsi="Arial" w:cs="Arial"/>
        </w:rPr>
        <w:t>,</w:t>
      </w:r>
      <w:r w:rsidR="006C2F80">
        <w:rPr>
          <w:rFonts w:ascii="Arial" w:hAnsi="Arial" w:cs="Arial"/>
        </w:rPr>
        <w:t xml:space="preserve"> such as group membership and unique individual identity.</w:t>
      </w:r>
      <w:r w:rsidR="000A671D">
        <w:rPr>
          <w:rFonts w:ascii="Arial" w:hAnsi="Arial" w:cs="Arial"/>
        </w:rPr>
        <w:t xml:space="preserve"> </w:t>
      </w:r>
      <w:commentRangeStart w:id="13"/>
      <w:r w:rsidR="000A671D">
        <w:rPr>
          <w:rFonts w:ascii="Arial" w:hAnsi="Arial" w:cs="Arial"/>
        </w:rPr>
        <w:t>Detecting identity information</w:t>
      </w:r>
      <w:r w:rsidR="00954E34">
        <w:rPr>
          <w:rFonts w:ascii="Arial" w:hAnsi="Arial" w:cs="Arial"/>
        </w:rPr>
        <w:t xml:space="preserve"> </w:t>
      </w:r>
      <w:r w:rsidR="000A671D">
        <w:rPr>
          <w:rFonts w:ascii="Arial" w:hAnsi="Arial" w:cs="Arial"/>
        </w:rPr>
        <w:t xml:space="preserve">in learned vocalizations can help us better understand </w:t>
      </w:r>
      <w:r w:rsidR="00E97C9D">
        <w:rPr>
          <w:rFonts w:ascii="Arial" w:hAnsi="Arial" w:cs="Arial"/>
        </w:rPr>
        <w:t xml:space="preserve">why </w:t>
      </w:r>
      <w:r w:rsidR="00C77CD2">
        <w:rPr>
          <w:rFonts w:ascii="Arial" w:hAnsi="Arial" w:cs="Arial"/>
        </w:rPr>
        <w:t>vocal learning</w:t>
      </w:r>
      <w:r w:rsidR="00CC54A9">
        <w:rPr>
          <w:rFonts w:ascii="Arial" w:hAnsi="Arial" w:cs="Arial"/>
        </w:rPr>
        <w:t xml:space="preserve"> evolved across distantly related </w:t>
      </w:r>
      <w:r w:rsidR="00D63F43">
        <w:rPr>
          <w:rFonts w:ascii="Arial" w:hAnsi="Arial" w:cs="Arial"/>
        </w:rPr>
        <w:t xml:space="preserve">mammalian and avian </w:t>
      </w:r>
      <w:r w:rsidR="00647620">
        <w:rPr>
          <w:rFonts w:ascii="Arial" w:hAnsi="Arial" w:cs="Arial"/>
        </w:rPr>
        <w:t>species</w:t>
      </w:r>
      <w:r w:rsidR="00CC54A9">
        <w:rPr>
          <w:rFonts w:ascii="Arial" w:hAnsi="Arial" w:cs="Arial"/>
        </w:rPr>
        <w:t xml:space="preserve">, including </w:t>
      </w:r>
      <w:r w:rsidR="001476B9">
        <w:rPr>
          <w:rFonts w:ascii="Arial" w:hAnsi="Arial" w:cs="Arial"/>
        </w:rPr>
        <w:t>humans</w:t>
      </w:r>
      <w:commentRangeEnd w:id="13"/>
      <w:r w:rsidR="00554A8B">
        <w:rPr>
          <w:rStyle w:val="CommentReference"/>
        </w:rPr>
        <w:commentReference w:id="13"/>
      </w:r>
      <w:r w:rsidR="001476B9">
        <w:rPr>
          <w:rFonts w:ascii="Arial" w:hAnsi="Arial" w:cs="Arial"/>
        </w:rPr>
        <w:t>.</w:t>
      </w:r>
      <w:r w:rsidR="00F254C9">
        <w:rPr>
          <w:rFonts w:ascii="Arial" w:hAnsi="Arial" w:cs="Arial"/>
        </w:rPr>
        <w:t xml:space="preserve"> However,</w:t>
      </w:r>
      <w:r w:rsidR="00207C50">
        <w:rPr>
          <w:rFonts w:ascii="Arial" w:hAnsi="Arial" w:cs="Arial"/>
        </w:rPr>
        <w:t xml:space="preserve"> it remains difficult to know whether the </w:t>
      </w:r>
      <w:r w:rsidR="00200BEA">
        <w:rPr>
          <w:rFonts w:ascii="Arial" w:hAnsi="Arial" w:cs="Arial"/>
        </w:rPr>
        <w:t xml:space="preserve">field’s </w:t>
      </w:r>
      <w:r w:rsidR="00207C50">
        <w:rPr>
          <w:rFonts w:ascii="Arial" w:hAnsi="Arial" w:cs="Arial"/>
        </w:rPr>
        <w:t xml:space="preserve">quantitative tools </w:t>
      </w:r>
      <w:r w:rsidR="00AD4C23">
        <w:rPr>
          <w:rFonts w:ascii="Arial" w:hAnsi="Arial" w:cs="Arial"/>
        </w:rPr>
        <w:t xml:space="preserve">accurately </w:t>
      </w:r>
      <w:r w:rsidR="00207C50">
        <w:rPr>
          <w:rFonts w:ascii="Arial" w:hAnsi="Arial" w:cs="Arial"/>
        </w:rPr>
        <w:t>detect</w:t>
      </w:r>
      <w:r w:rsidR="00BB2B47">
        <w:rPr>
          <w:rFonts w:ascii="Arial" w:hAnsi="Arial" w:cs="Arial"/>
        </w:rPr>
        <w:t xml:space="preserve"> </w:t>
      </w:r>
      <w:r w:rsidR="00207C50">
        <w:rPr>
          <w:rFonts w:ascii="Arial" w:hAnsi="Arial" w:cs="Arial"/>
        </w:rPr>
        <w:t>identity information in animal vocalizations</w:t>
      </w:r>
      <w:r w:rsidR="00AD4C23">
        <w:rPr>
          <w:rFonts w:ascii="Arial" w:hAnsi="Arial" w:cs="Arial"/>
        </w:rPr>
        <w:t xml:space="preserve">. </w:t>
      </w:r>
      <w:r w:rsidR="00B24919">
        <w:rPr>
          <w:rFonts w:ascii="Arial" w:hAnsi="Arial" w:cs="Arial"/>
        </w:rPr>
        <w:t>Here, we developed a</w:t>
      </w:r>
      <w:r w:rsidR="00CC4219">
        <w:rPr>
          <w:rFonts w:ascii="Arial" w:hAnsi="Arial" w:cs="Arial"/>
        </w:rPr>
        <w:t xml:space="preserve"> pipeline to</w:t>
      </w:r>
      <w:r w:rsidR="00B24919">
        <w:rPr>
          <w:rFonts w:ascii="Arial" w:hAnsi="Arial" w:cs="Arial"/>
        </w:rPr>
        <w:t xml:space="preserve"> control group membership and individual identity</w:t>
      </w:r>
      <w:r w:rsidR="005E7D73">
        <w:rPr>
          <w:rFonts w:ascii="Arial" w:hAnsi="Arial" w:cs="Arial"/>
        </w:rPr>
        <w:t xml:space="preserve"> encod</w:t>
      </w:r>
      <w:r w:rsidR="00CC4219">
        <w:rPr>
          <w:rFonts w:ascii="Arial" w:hAnsi="Arial" w:cs="Arial"/>
        </w:rPr>
        <w:t>ing</w:t>
      </w:r>
      <w:r w:rsidR="005E7D73">
        <w:rPr>
          <w:rFonts w:ascii="Arial" w:hAnsi="Arial" w:cs="Arial"/>
        </w:rPr>
        <w:t xml:space="preserve"> </w:t>
      </w:r>
      <w:r w:rsidR="00B24919">
        <w:rPr>
          <w:rFonts w:ascii="Arial" w:hAnsi="Arial" w:cs="Arial"/>
        </w:rPr>
        <w:t>in</w:t>
      </w:r>
      <w:r w:rsidR="00CC4219">
        <w:rPr>
          <w:rFonts w:ascii="Arial" w:hAnsi="Arial" w:cs="Arial"/>
        </w:rPr>
        <w:t xml:space="preserve"> synthetic vocalizations</w:t>
      </w:r>
      <w:r w:rsidR="00DC7232">
        <w:rPr>
          <w:rFonts w:ascii="Arial" w:hAnsi="Arial" w:cs="Arial"/>
        </w:rPr>
        <w:t>. W</w:t>
      </w:r>
      <w:r w:rsidR="00331D2E">
        <w:rPr>
          <w:rFonts w:ascii="Arial" w:hAnsi="Arial" w:cs="Arial"/>
        </w:rPr>
        <w:t xml:space="preserve">e </w:t>
      </w:r>
      <w:r w:rsidR="00DC7232">
        <w:rPr>
          <w:rFonts w:ascii="Arial" w:hAnsi="Arial" w:cs="Arial"/>
        </w:rPr>
        <w:t xml:space="preserve">then </w:t>
      </w:r>
      <w:r w:rsidR="00331D2E">
        <w:rPr>
          <w:rFonts w:ascii="Arial" w:hAnsi="Arial" w:cs="Arial"/>
        </w:rPr>
        <w:t>used simulation experiments</w:t>
      </w:r>
      <w:r w:rsidR="00EC0D90">
        <w:rPr>
          <w:rFonts w:ascii="Arial" w:hAnsi="Arial" w:cs="Arial"/>
        </w:rPr>
        <w:t xml:space="preserve"> </w:t>
      </w:r>
      <w:r w:rsidR="00331D2E">
        <w:rPr>
          <w:rFonts w:ascii="Arial" w:hAnsi="Arial" w:cs="Arial"/>
        </w:rPr>
        <w:t>to</w:t>
      </w:r>
      <w:r w:rsidR="00EC0D90">
        <w:rPr>
          <w:rFonts w:ascii="Arial" w:hAnsi="Arial" w:cs="Arial"/>
        </w:rPr>
        <w:t xml:space="preserve"> test how well our field’s quantitative tools c</w:t>
      </w:r>
      <w:r w:rsidR="00331D2E">
        <w:rPr>
          <w:rFonts w:ascii="Arial" w:hAnsi="Arial" w:cs="Arial"/>
        </w:rPr>
        <w:t>ould</w:t>
      </w:r>
      <w:r w:rsidR="00EC0D90">
        <w:rPr>
          <w:rFonts w:ascii="Arial" w:hAnsi="Arial" w:cs="Arial"/>
        </w:rPr>
        <w:t xml:space="preserve"> detect known identity information</w:t>
      </w:r>
      <w:r w:rsidR="007B5E23">
        <w:rPr>
          <w:rFonts w:ascii="Arial" w:hAnsi="Arial" w:cs="Arial"/>
        </w:rPr>
        <w:t xml:space="preserve"> in these synthetic vocalizations</w:t>
      </w:r>
      <w:r w:rsidR="00EC0D90">
        <w:rPr>
          <w:rFonts w:ascii="Arial" w:hAnsi="Arial" w:cs="Arial"/>
        </w:rPr>
        <w:t>.</w:t>
      </w:r>
      <w:r w:rsidR="00BD6D71">
        <w:rPr>
          <w:rFonts w:ascii="Arial" w:hAnsi="Arial" w:cs="Arial"/>
        </w:rPr>
        <w:t xml:space="preserve"> Our simulation results </w:t>
      </w:r>
      <w:r w:rsidR="00813456">
        <w:rPr>
          <w:rFonts w:ascii="Arial" w:hAnsi="Arial" w:cs="Arial"/>
        </w:rPr>
        <w:t>s</w:t>
      </w:r>
      <w:r w:rsidR="00035E18">
        <w:rPr>
          <w:rFonts w:ascii="Arial" w:hAnsi="Arial" w:cs="Arial"/>
        </w:rPr>
        <w:t>how</w:t>
      </w:r>
      <w:r w:rsidR="00BD6D71">
        <w:rPr>
          <w:rFonts w:ascii="Arial" w:hAnsi="Arial" w:cs="Arial"/>
        </w:rPr>
        <w:t xml:space="preserve"> that the field’s quantitative tools can accurately detect </w:t>
      </w:r>
      <w:r w:rsidR="00EB5999">
        <w:rPr>
          <w:rFonts w:ascii="Arial" w:hAnsi="Arial" w:cs="Arial"/>
        </w:rPr>
        <w:t xml:space="preserve">the </w:t>
      </w:r>
      <w:r w:rsidR="0027686A">
        <w:rPr>
          <w:rFonts w:ascii="Arial" w:hAnsi="Arial" w:cs="Arial"/>
        </w:rPr>
        <w:t xml:space="preserve">type of identity with </w:t>
      </w:r>
      <w:r w:rsidR="00510C99">
        <w:rPr>
          <w:rFonts w:ascii="Arial" w:hAnsi="Arial" w:cs="Arial"/>
        </w:rPr>
        <w:t xml:space="preserve">the </w:t>
      </w:r>
      <w:r w:rsidR="00EB5999">
        <w:rPr>
          <w:rFonts w:ascii="Arial" w:hAnsi="Arial" w:cs="Arial"/>
        </w:rPr>
        <w:t xml:space="preserve">greatest amount of information </w:t>
      </w:r>
      <w:r w:rsidR="00A50894">
        <w:rPr>
          <w:rFonts w:ascii="Arial" w:hAnsi="Arial" w:cs="Arial"/>
        </w:rPr>
        <w:t>encoded</w:t>
      </w:r>
      <w:r w:rsidR="0040776C">
        <w:rPr>
          <w:rFonts w:ascii="Arial" w:hAnsi="Arial" w:cs="Arial"/>
        </w:rPr>
        <w:t>.</w:t>
      </w:r>
      <w:r w:rsidR="00BD6D71">
        <w:rPr>
          <w:rFonts w:ascii="Arial" w:hAnsi="Arial" w:cs="Arial"/>
        </w:rPr>
        <w:t xml:space="preserve"> </w:t>
      </w:r>
      <w:r w:rsidR="0068315C">
        <w:rPr>
          <w:rFonts w:ascii="Arial" w:hAnsi="Arial" w:cs="Arial"/>
        </w:rPr>
        <w:t>These findings can help guide</w:t>
      </w:r>
      <w:r w:rsidR="00BD6D71">
        <w:rPr>
          <w:rFonts w:ascii="Arial" w:hAnsi="Arial" w:cs="Arial"/>
        </w:rPr>
        <w:t xml:space="preserve"> future computational and empirical research on</w:t>
      </w:r>
      <w:r w:rsidR="009547DE">
        <w:rPr>
          <w:rFonts w:ascii="Arial" w:hAnsi="Arial" w:cs="Arial"/>
        </w:rPr>
        <w:t xml:space="preserve"> identity</w:t>
      </w:r>
      <w:r w:rsidR="00BD6D71">
        <w:rPr>
          <w:rFonts w:ascii="Arial" w:hAnsi="Arial" w:cs="Arial"/>
        </w:rPr>
        <w:t xml:space="preserve"> information encoding and detection</w:t>
      </w:r>
      <w:r w:rsidR="009547DE">
        <w:rPr>
          <w:rFonts w:ascii="Arial" w:hAnsi="Arial" w:cs="Arial"/>
        </w:rPr>
        <w:t xml:space="preserve"> across diverse</w:t>
      </w:r>
      <w:r w:rsidR="00BD6D71">
        <w:rPr>
          <w:rFonts w:ascii="Arial" w:hAnsi="Arial" w:cs="Arial"/>
        </w:rPr>
        <w:t xml:space="preserve"> animal </w:t>
      </w:r>
      <w:r w:rsidR="009547DE">
        <w:rPr>
          <w:rFonts w:ascii="Arial" w:hAnsi="Arial" w:cs="Arial"/>
        </w:rPr>
        <w:t>species</w:t>
      </w:r>
      <w:r w:rsidR="00BD6D71">
        <w:rPr>
          <w:rFonts w:ascii="Arial" w:hAnsi="Arial" w:cs="Arial"/>
        </w:rPr>
        <w:t>.</w:t>
      </w:r>
    </w:p>
    <w:p w14:paraId="67F6006A" w14:textId="77777777" w:rsidR="001A6AA7" w:rsidRPr="00CE6281" w:rsidRDefault="001A6AA7" w:rsidP="00F96896">
      <w:pPr>
        <w:spacing w:line="480" w:lineRule="auto"/>
        <w:rPr>
          <w:rFonts w:ascii="Arial" w:hAnsi="Arial" w:cs="Arial"/>
        </w:rPr>
      </w:pPr>
    </w:p>
    <w:p w14:paraId="67B86BCC" w14:textId="678A6F0F" w:rsidR="001A6AA7" w:rsidRDefault="001A6AA7" w:rsidP="00DB1BE9">
      <w:pPr>
        <w:spacing w:line="480" w:lineRule="auto"/>
        <w:rPr>
          <w:rFonts w:ascii="Arial" w:hAnsi="Arial" w:cs="Arial"/>
        </w:rPr>
      </w:pPr>
      <w:r w:rsidRPr="00CE6281">
        <w:rPr>
          <w:rFonts w:ascii="Arial" w:hAnsi="Arial" w:cs="Arial"/>
        </w:rPr>
        <w:br w:type="page"/>
      </w:r>
      <w:commentRangeStart w:id="14"/>
      <w:commentRangeStart w:id="15"/>
      <w:commentRangeStart w:id="16"/>
      <w:r w:rsidRPr="00115209">
        <w:rPr>
          <w:rFonts w:ascii="Arial" w:hAnsi="Arial" w:cs="Arial"/>
          <w:b/>
        </w:rPr>
        <w:lastRenderedPageBreak/>
        <w:t>Introduction</w:t>
      </w:r>
      <w:commentRangeEnd w:id="14"/>
      <w:r w:rsidR="005B701B">
        <w:rPr>
          <w:rStyle w:val="CommentReference"/>
        </w:rPr>
        <w:commentReference w:id="14"/>
      </w:r>
      <w:commentRangeEnd w:id="15"/>
      <w:r w:rsidR="00B7433C">
        <w:rPr>
          <w:rStyle w:val="CommentReference"/>
        </w:rPr>
        <w:commentReference w:id="15"/>
      </w:r>
      <w:commentRangeEnd w:id="16"/>
      <w:r w:rsidR="008321AB">
        <w:rPr>
          <w:rStyle w:val="CommentReference"/>
        </w:rPr>
        <w:commentReference w:id="16"/>
      </w:r>
      <w:r w:rsidR="002B6ADF">
        <w:rPr>
          <w:rFonts w:ascii="Arial" w:hAnsi="Arial" w:cs="Arial"/>
        </w:rPr>
        <w:t>:</w:t>
      </w:r>
    </w:p>
    <w:p w14:paraId="432DBC0B" w14:textId="585AD88D" w:rsidR="006D46B4" w:rsidRDefault="00E223E4" w:rsidP="005E5509">
      <w:pPr>
        <w:spacing w:line="480" w:lineRule="auto"/>
        <w:rPr>
          <w:rFonts w:ascii="Arial" w:hAnsi="Arial" w:cs="Arial"/>
        </w:rPr>
      </w:pPr>
      <w:r>
        <w:rPr>
          <w:rFonts w:ascii="Arial" w:hAnsi="Arial" w:cs="Arial"/>
        </w:rPr>
        <w:t xml:space="preserve">Flexible information encoding </w:t>
      </w:r>
      <w:commentRangeStart w:id="17"/>
      <w:r>
        <w:rPr>
          <w:rFonts w:ascii="Arial" w:hAnsi="Arial" w:cs="Arial"/>
        </w:rPr>
        <w:t xml:space="preserve">by </w:t>
      </w:r>
      <w:commentRangeEnd w:id="17"/>
      <w:r w:rsidR="00EB6CB8">
        <w:rPr>
          <w:rStyle w:val="CommentReference"/>
        </w:rPr>
        <w:commentReference w:id="17"/>
      </w:r>
      <w:r>
        <w:rPr>
          <w:rFonts w:ascii="Arial" w:hAnsi="Arial" w:cs="Arial"/>
        </w:rPr>
        <w:t>v</w:t>
      </w:r>
      <w:r w:rsidR="007C00D0">
        <w:rPr>
          <w:rFonts w:ascii="Arial" w:hAnsi="Arial" w:cs="Arial"/>
        </w:rPr>
        <w:t xml:space="preserve">ocal </w:t>
      </w:r>
      <w:r w:rsidR="00223FBB">
        <w:rPr>
          <w:rFonts w:ascii="Arial" w:hAnsi="Arial" w:cs="Arial"/>
        </w:rPr>
        <w:t xml:space="preserve">production </w:t>
      </w:r>
      <w:r w:rsidR="007C00D0">
        <w:rPr>
          <w:rFonts w:ascii="Arial" w:hAnsi="Arial" w:cs="Arial"/>
        </w:rPr>
        <w:t xml:space="preserve">learning </w:t>
      </w:r>
      <w:r w:rsidR="00223FBB">
        <w:rPr>
          <w:rFonts w:ascii="Arial" w:hAnsi="Arial" w:cs="Arial"/>
        </w:rPr>
        <w:t xml:space="preserve">may </w:t>
      </w:r>
      <w:del w:id="18" w:author="Samman, Raneem" w:date="2025-08-06T16:26:00Z" w16du:dateUtc="2025-08-06T21:26:00Z">
        <w:r w:rsidR="00CA345D" w:rsidDel="00EB6CB8">
          <w:rPr>
            <w:rFonts w:ascii="Arial" w:hAnsi="Arial" w:cs="Arial"/>
          </w:rPr>
          <w:delText xml:space="preserve">be </w:delText>
        </w:r>
      </w:del>
      <w:ins w:id="19" w:author="Samman, Raneem" w:date="2025-08-06T16:26:00Z" w16du:dateUtc="2025-08-06T21:26:00Z">
        <w:r w:rsidR="00EB6CB8">
          <w:rPr>
            <w:rFonts w:ascii="Arial" w:hAnsi="Arial" w:cs="Arial"/>
          </w:rPr>
          <w:t xml:space="preserve">offer </w:t>
        </w:r>
      </w:ins>
      <w:r w:rsidR="007C00D0">
        <w:rPr>
          <w:rFonts w:ascii="Arial" w:hAnsi="Arial" w:cs="Arial"/>
        </w:rPr>
        <w:t>a solution to navigate complex social environments</w:t>
      </w:r>
      <w:ins w:id="20" w:author="Samman, Raneem" w:date="2025-08-06T16:27:00Z" w16du:dateUtc="2025-08-06T21:27:00Z">
        <w:r w:rsidR="00EB6CB8">
          <w:rPr>
            <w:rFonts w:ascii="Arial" w:hAnsi="Arial" w:cs="Arial"/>
          </w:rPr>
          <w:t>, especially</w:t>
        </w:r>
      </w:ins>
      <w:r w:rsidR="007C00D0">
        <w:rPr>
          <w:rFonts w:ascii="Arial" w:hAnsi="Arial" w:cs="Arial"/>
        </w:rPr>
        <w:t xml:space="preserve"> </w:t>
      </w:r>
      <w:r w:rsidR="004773C4">
        <w:rPr>
          <w:rFonts w:ascii="Arial" w:hAnsi="Arial" w:cs="Arial"/>
        </w:rPr>
        <w:t xml:space="preserve">when tracking social affiliates is important for reproduction and survival </w:t>
      </w:r>
      <w:r w:rsidR="009C417F">
        <w:rPr>
          <w:rFonts w:ascii="Arial" w:hAnsi="Arial" w:cs="Arial"/>
        </w:rPr>
        <w:fldChar w:fldCharType="begin"/>
      </w:r>
      <w:r w:rsidR="00F07E83">
        <w:rPr>
          <w:rFonts w:ascii="Arial" w:hAnsi="Arial" w:cs="Arial"/>
        </w:rPr>
        <w:instrText xml:space="preserve"> ADDIN ZOTERO_ITEM CSL_CITATION {"citationID":"QDLeyOnC","properties":{"formattedCitation":"(1\\uc0\\u8211{}3)","plainCitation":"(1–3)","noteIndex":0},"citationItems":[{"id":2644,"uris":["http://zotero.org/groups/5786507/items/52VSTK8F"],"itemData":{"id":2644,"type":"article-journal","abstract":"The capacity to learn novel vocalizations has evolved convergently in a wide range of species. Courtship songs of male birds or whales are often treated as prototypical examples, implying a sexually selected context for the evolution of this ability. However, functions of learned vocalizations in different species are far more diverse than courtship, spanning a range of socio-positive contexts from individual identification, social cohesion, or advertising pair bonds, as well as agonistic contexts such as territorial defence, deceptive alarm calling or luring prey. Here, we survey the diverse usages and proposed functions of learned novel signals, to build a framework for considering the evolution of vocal learning capacities that extends beyond sexual selection. For each function that can be identified for learned signals, we provide examples of species using unlearned signals to accomplish the same goals. We use such comparisons to generate hypotheses concerning when vocal learning is adaptive, given a particular suite of socio-ecological traits. Finally, we identify areas of uncertainty where improved understanding would allow us to better test these hypotheses. Considering the broad range of potential functions of vocal learning will yield a richer appreciation of its evolution than a narrow focus on a few prototypical species.\nThis article is part of the theme issue ‘Vocal learning in animals and humans’.","container-title":"Philosophical Transactions of the Royal Society B: Biological Sciences","DOI":"10.1098/rstb.2020.0235","issue":"1836","note":"publisher: Royal Society","page":"20200235","source":"royalsocietypublishing.org (Atypon)","title":"The many functions of vocal learning","volume":"376","author":[{"family":"Carouso-Peck","given":"Samantha"},{"family":"Goldstein","given":"Michael H."},{"family":"Fitch","given":"W. Tecumseh"}],"issued":{"date-parts":[["2021",9,6]]}}},{"id":2642,"uris":["http://zotero.org/groups/5786507/items/V3B289AB"],"itemData":{"id":2642,"type":"article-journal","abstract":"Vocal learning, in which animals modify their vocalizations to imitate those of others, has evolved independently in scattered lineages of birds and mammals. Comparative evidence supports two hypotheses for the selective advantages leading to the origin of vocal learning. The sexual selection hypothesis proposes that vocal learning evolves to allow expansion of vocal repertoires in response to mating preferences for more complex vocalizations. The information-sharing hypothesis also proposes that vocal learning evolves to allow expansion of vocal repertoires, but in this case in response to kin selection favoring sharing of information among relatives.","collection-title":"SI: Communication and language","container-title":"Current Opinion in Neurobiology","DOI":"10.1016/j.conb.2014.06.007","ISSN":"0959-4388","journalAbbreviation":"Current Opinion in Neurobiology","page":"48-53","source":"ScienceDirect","title":"The evolution of vocal learning","volume":"28","author":[{"family":"Nowicki","given":"Stephen"},{"family":"Searcy","given":"William A"}],"issued":{"date-parts":[["2014",10,1]]}}},{"id":2641,"uris":["http://zotero.org/groups/5786507/items/UDE4QNQH"],"itemData":{"id":2641,"type":"article-journal","abstract":"Learned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F."}],"issued":{"date-parts":[["2016",10,1]]}}}],"schema":"https://github.com/citation-style-language/schema/raw/master/csl-citation.json"} </w:instrText>
      </w:r>
      <w:r w:rsidR="009C417F">
        <w:rPr>
          <w:rFonts w:ascii="Arial" w:hAnsi="Arial" w:cs="Arial"/>
        </w:rPr>
        <w:fldChar w:fldCharType="separate"/>
      </w:r>
      <w:r w:rsidR="00DB1BE9" w:rsidRPr="00DB1BE9">
        <w:rPr>
          <w:rFonts w:ascii="Arial" w:hAnsi="Arial" w:cs="Arial"/>
          <w:kern w:val="0"/>
        </w:rPr>
        <w:t>(1–3)</w:t>
      </w:r>
      <w:r w:rsidR="009C417F">
        <w:rPr>
          <w:rFonts w:ascii="Arial" w:hAnsi="Arial" w:cs="Arial"/>
        </w:rPr>
        <w:fldChar w:fldCharType="end"/>
      </w:r>
      <w:r w:rsidR="007C00D0">
        <w:rPr>
          <w:rFonts w:ascii="Arial" w:hAnsi="Arial" w:cs="Arial"/>
        </w:rPr>
        <w:t xml:space="preserve">. </w:t>
      </w:r>
      <w:r w:rsidR="0065387C">
        <w:rPr>
          <w:rFonts w:ascii="Arial" w:hAnsi="Arial" w:cs="Arial"/>
        </w:rPr>
        <w:t xml:space="preserve">Species capable of vocal learning </w:t>
      </w:r>
      <w:r w:rsidR="00462CB8">
        <w:rPr>
          <w:rFonts w:ascii="Arial" w:hAnsi="Arial" w:cs="Arial"/>
        </w:rPr>
        <w:t>can encode grou</w:t>
      </w:r>
      <w:r w:rsidR="00017D90">
        <w:rPr>
          <w:rFonts w:ascii="Arial" w:hAnsi="Arial" w:cs="Arial"/>
        </w:rPr>
        <w:t>p</w:t>
      </w:r>
      <w:r w:rsidR="00462CB8">
        <w:rPr>
          <w:rFonts w:ascii="Arial" w:hAnsi="Arial" w:cs="Arial"/>
        </w:rPr>
        <w:t xml:space="preserve"> </w:t>
      </w:r>
      <w:r w:rsidR="00017D90">
        <w:rPr>
          <w:rFonts w:ascii="Arial" w:hAnsi="Arial" w:cs="Arial"/>
        </w:rPr>
        <w:t xml:space="preserve">or individual-level </w:t>
      </w:r>
      <w:r w:rsidR="00462CB8">
        <w:rPr>
          <w:rFonts w:ascii="Arial" w:hAnsi="Arial" w:cs="Arial"/>
        </w:rPr>
        <w:t xml:space="preserve">information </w:t>
      </w:r>
      <w:r w:rsidR="00FB412C">
        <w:rPr>
          <w:rFonts w:ascii="Arial" w:hAnsi="Arial" w:cs="Arial"/>
        </w:rPr>
        <w:t xml:space="preserve">in learned vocalizations </w:t>
      </w:r>
      <w:r w:rsidR="00B9424E">
        <w:rPr>
          <w:rFonts w:ascii="Arial" w:hAnsi="Arial" w:cs="Arial"/>
        </w:rPr>
        <w:t>by</w:t>
      </w:r>
      <w:r w:rsidR="00462CB8">
        <w:rPr>
          <w:rFonts w:ascii="Arial" w:hAnsi="Arial" w:cs="Arial"/>
        </w:rPr>
        <w:t xml:space="preserve"> </w:t>
      </w:r>
      <w:r w:rsidR="00B9424E">
        <w:rPr>
          <w:rFonts w:ascii="Arial" w:hAnsi="Arial" w:cs="Arial"/>
        </w:rPr>
        <w:t>converging on</w:t>
      </w:r>
      <w:r w:rsidR="00462CB8">
        <w:rPr>
          <w:rFonts w:ascii="Arial" w:hAnsi="Arial" w:cs="Arial"/>
        </w:rPr>
        <w:t xml:space="preserve"> </w:t>
      </w:r>
      <w:r>
        <w:rPr>
          <w:rFonts w:ascii="Arial" w:hAnsi="Arial" w:cs="Arial"/>
        </w:rPr>
        <w:t xml:space="preserve">vocal structures </w:t>
      </w:r>
      <w:r w:rsidR="00B9424E">
        <w:rPr>
          <w:rFonts w:ascii="Arial" w:hAnsi="Arial" w:cs="Arial"/>
        </w:rPr>
        <w:t>shared with</w:t>
      </w:r>
      <w:r w:rsidR="00462CB8">
        <w:rPr>
          <w:rFonts w:ascii="Arial" w:hAnsi="Arial" w:cs="Arial"/>
        </w:rPr>
        <w:t xml:space="preserve"> social affiliates</w:t>
      </w:r>
      <w:r w:rsidR="00B9424E">
        <w:rPr>
          <w:rFonts w:ascii="Arial" w:hAnsi="Arial" w:cs="Arial"/>
        </w:rPr>
        <w:t xml:space="preserve">, or by </w:t>
      </w:r>
      <w:r>
        <w:rPr>
          <w:rFonts w:ascii="Arial" w:hAnsi="Arial" w:cs="Arial"/>
        </w:rPr>
        <w:t>producing</w:t>
      </w:r>
      <w:r w:rsidR="00B9424E">
        <w:rPr>
          <w:rFonts w:ascii="Arial" w:hAnsi="Arial" w:cs="Arial"/>
        </w:rPr>
        <w:t xml:space="preserve"> </w:t>
      </w:r>
      <w:r>
        <w:rPr>
          <w:rFonts w:ascii="Arial" w:hAnsi="Arial" w:cs="Arial"/>
        </w:rPr>
        <w:t xml:space="preserve">vocalizations that are </w:t>
      </w:r>
      <w:r w:rsidR="00B9424E">
        <w:rPr>
          <w:rFonts w:ascii="Arial" w:hAnsi="Arial" w:cs="Arial"/>
        </w:rPr>
        <w:t xml:space="preserve">individually distinctive </w:t>
      </w:r>
      <w:r>
        <w:rPr>
          <w:rFonts w:ascii="Arial" w:hAnsi="Arial" w:cs="Arial"/>
        </w:rPr>
        <w:t>within their social group(s)</w:t>
      </w:r>
      <w:r w:rsidR="0068580A">
        <w:rPr>
          <w:rFonts w:ascii="Arial" w:hAnsi="Arial" w:cs="Arial"/>
        </w:rPr>
        <w:t xml:space="preserve"> </w:t>
      </w:r>
      <w:r w:rsidR="0068580A">
        <w:rPr>
          <w:rFonts w:ascii="Arial" w:hAnsi="Arial" w:cs="Arial"/>
        </w:rPr>
        <w:fldChar w:fldCharType="begin"/>
      </w:r>
      <w:r w:rsidR="00F07E83">
        <w:rPr>
          <w:rFonts w:ascii="Arial" w:hAnsi="Arial" w:cs="Arial"/>
        </w:rPr>
        <w:instrText xml:space="preserve"> ADDIN ZOTERO_ITEM CSL_CITATION {"citationID":"vSYj7bri","properties":{"formattedCitation":"(1\\uc0\\u8211{}4)","plainCitation":"(1–4)","noteIndex":0},"citationItems":[{"id":2644,"uris":["http://zotero.org/groups/5786507/items/52VSTK8F"],"itemData":{"id":2644,"type":"article-journal","abstract":"The capacity to learn novel vocalizations has evolved convergently in a wide range of species. Courtship songs of male birds or whales are often treated as prototypical examples, implying a sexually selected context for the evolution of this ability. However, functions of learned vocalizations in different species are far more diverse than courtship, spanning a range of socio-positive contexts from individual identification, social cohesion, or advertising pair bonds, as well as agonistic contexts such as territorial defence, deceptive alarm calling or luring prey. Here, we survey the diverse usages and proposed functions of learned novel signals, to build a framework for considering the evolution of vocal learning capacities that extends beyond sexual selection. For each function that can be identified for learned signals, we provide examples of species using unlearned signals to accomplish the same goals. We use such comparisons to generate hypotheses concerning when vocal learning is adaptive, given a particular suite of socio-ecological traits. Finally, we identify areas of uncertainty where improved understanding would allow us to better test these hypotheses. Considering the broad range of potential functions of vocal learning will yield a richer appreciation of its evolution than a narrow focus on a few prototypical species.\nThis article is part of the theme issue ‘Vocal learning in animals and humans’.","container-title":"Philosophical Transactions of the Royal Society B: Biological Sciences","DOI":"10.1098/rstb.2020.0235","issue":"1836","note":"publisher: Royal Society","page":"20200235","source":"royalsocietypublishing.org (Atypon)","title":"The many functions of vocal learning","volume":"376","author":[{"family":"Carouso-Peck","given":"Samantha"},{"family":"Goldstein","given":"Michael H."},{"family":"Fitch","given":"W. Tecumseh"}],"issued":{"date-parts":[["2021",9,6]]}}},{"id":2642,"uris":["http://zotero.org/groups/5786507/items/V3B289AB"],"itemData":{"id":2642,"type":"article-journal","abstract":"Vocal learning, in which animals modify their vocalizations to imitate those of others, has evolved independently in scattered lineages of birds and mammals. Comparative evidence supports two hypotheses for the selective advantages leading to the origin of vocal learning. The sexual selection hypothesis proposes that vocal learning evolves to allow expansion of vocal repertoires in response to mating preferences for more complex vocalizations. The information-sharing hypothesis also proposes that vocal learning evolves to allow expansion of vocal repertoires, but in this case in response to kin selection favoring sharing of information among relatives.","collection-title":"SI: Communication and language","container-title":"Current Opinion in Neurobiology","DOI":"10.1016/j.conb.2014.06.007","ISSN":"0959-4388","journalAbbreviation":"Current Opinion in Neurobiology","page":"48-53","source":"ScienceDirect","title":"The evolution of vocal learning","volume":"28","author":[{"family":"Nowicki","given":"Stephen"},{"family":"Searcy","given":"William A"}],"issued":{"date-parts":[["2014",10,1]]}}},{"id":2641,"uris":["http://zotero.org/groups/5786507/items/UDE4QNQH"],"itemData":{"id":2641,"type":"article-journal","abstract":"Learned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F."}],"issued":{"date-parts":[["2016",10,1]]}}},{"id":2615,"uris":["http://zotero.org/groups/5786507/items/PMHBWC4S"],"itemData":{"id":2615,"type":"article-journal","abstract":"Vocal learning has evolved independently in several lineages. This complex cognitive trait is commonly treated as binary: species either possess or lack it. This view has been a useful starting place to examine the origins of vocal learning, but is also incomplete and potentially misleading, as specific components of the vocal learning program – such as the timing, extent and nature of what is learned – vary widely among species. In our review we revive an idea first proposed by Beecher and Brenowitz (2005) by describing six dimensions of vocal learning: (1) which vocalizations are learned, (2) how much is learned, (3) when it is learned, (4) who it is learned from, (5) what is the extent of the internal template, and (6) how is the template integrated with social learning and innovation. We then highlight key examples of functional and mechanistic work on each dimension, largely from avian taxa, and discuss how a multi-dimensional framework can accelerate our understanding of why vocal learning has evolved, and how brains became capable of this important behaviour.","container-title":"Neuroscience &amp; Biobehavioral Reviews","DOI":"10.1016/j.neubiorev.2021.02.022","ISSN":"0149-7634","journalAbbreviation":"Neuroscience &amp; Biobehavioral Reviews","page":"328-338","source":"ScienceDirect","title":"Defining the multidimensional phenotype: New opportunities to integrate the behavioral ecology and behavioral neuroscience of vocal learning","title-short":"Defining the multidimensional phenotype","volume":"125","author":[{"family":"Wright","given":"Timothy F."},{"family":"Derryberry","given":"Elizabeth P."}],"issued":{"date-parts":[["2021",6,1]]}}}],"schema":"https://github.com/citation-style-language/schema/raw/master/csl-citation.json"} </w:instrText>
      </w:r>
      <w:r w:rsidR="0068580A">
        <w:rPr>
          <w:rFonts w:ascii="Arial" w:hAnsi="Arial" w:cs="Arial"/>
        </w:rPr>
        <w:fldChar w:fldCharType="separate"/>
      </w:r>
      <w:r w:rsidR="00A14910" w:rsidRPr="00A14910">
        <w:rPr>
          <w:rFonts w:ascii="Arial" w:hAnsi="Arial" w:cs="Arial"/>
          <w:kern w:val="0"/>
        </w:rPr>
        <w:t>(1–4)</w:t>
      </w:r>
      <w:r w:rsidR="0068580A">
        <w:rPr>
          <w:rFonts w:ascii="Arial" w:hAnsi="Arial" w:cs="Arial"/>
        </w:rPr>
        <w:fldChar w:fldCharType="end"/>
      </w:r>
      <w:r w:rsidR="006D46B4">
        <w:rPr>
          <w:rFonts w:ascii="Arial" w:hAnsi="Arial" w:cs="Arial"/>
        </w:rPr>
        <w:t xml:space="preserve">. Group or individually-specific learned vocalizations can facilitate recognition of unique individuals and familiar conspecifics </w:t>
      </w:r>
      <w:r w:rsidR="006D46B4">
        <w:rPr>
          <w:rFonts w:ascii="Arial" w:hAnsi="Arial" w:cs="Arial"/>
        </w:rPr>
        <w:fldChar w:fldCharType="begin"/>
      </w:r>
      <w:r w:rsidR="00F07E83">
        <w:rPr>
          <w:rFonts w:ascii="Arial" w:hAnsi="Arial" w:cs="Arial"/>
        </w:rPr>
        <w:instrText xml:space="preserve"> ADDIN ZOTERO_ITEM CSL_CITATION {"citationID":"HivCqW0r","properties":{"formattedCitation":"(5\\uc0\\u8211{}9)","plainCitation":"(5–9)","noteIndex":0},"citationItems":[{"id":2637,"uris":["http://zotero.org/groups/5786507/items/M5RQLYC2"],"itemData":{"id":2637,"type":"article-journal","abstract":"Contact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W."}],"issued":{"date-parts":[["2011",1,1]]}}},{"id":2619,"uris":["http://zotero.org/groups/5786507/items/JNKBUUG2"],"itemData":{"id":2619,"type":"article-journal","container-title":"PNAS","issue":"21","page":"8293-8297","title":"Signature whistle shape conveys identity information to bottlenose dolphins","volume":"103","author":[{"family":"Janik","given":"Vincent M."},{"family":"Sayigh","given":"L.S."},{"family":"Wells","given":"R.S."}],"issued":{"date-parts":[["2006"]]}}},{"id":2618,"uris":["http://zotero.org/groups/5786507/items/8JR8VHHB"],"itemData":{"id":2618,"type":"article-journal","abstract":"Bottlenose dolphins (Tursiops truncatus) produce individually distinctive signature whistles that broadcast the identity of the caller. Unlike voice cues that affect all calls of an animal, signature whistles are distinct whistle types carrying identity information in their frequency modulation pattern. Signature whistle development is influenced by vocal production learning. Animals use a whistle from their environment as a model, but modify it, and thus invent a novel signal. Dolphins also copy signature whistles of others, effectively addressing the whistle owner. This copying occurs at low rates and the resulting copies are recognizable as such by parameter variations in the copy. Captive dolphins can learn to associate novel whistles with objects and use these whistles to report on the presence or absence of the object. If applied to signature whistles, this ability would make the signature whistle a rare example of a learned referential signal in animals. Here, we review the history of signature whistle research, covering definitions, acoustic features, information content, contextual use, developmental aspects, and species comparisons with mammals and birds. We show how these signals stand out amongst recognition calls in animals and how they contribute to our understanding of complexity in animal communication.","container-title":"Journal of Comparative Physiology A","DOI":"10.1007/s00359-013-0817-7","ISSN":"1432-1351","issue":"6","journalAbbreviation":"J Comp Physiol A","language":"en","page":"479-489","source":"Springer Link","title":"Communication in bottlenose dolphins: 50 years of signature whistle research","title-short":"Communication in bottlenose dolphins","volume":"199","author":[{"family":"Janik","given":"Vincent M."},{"family":"Sayigh","given":"Laela S."}],"issued":{"date-parts":[["2013",6,1]]}}},{"id":2612,"uris":["http://zotero.org/groups/5786507/items/CYI2BRGH"],"itemData":{"id":2612,"type":"article-journal","abstract":"This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F."}],"issued":{"date-parts":[["1996"]]}}},{"id":2617,"uris":["http://zotero.org/groups/5786507/items/GFB74DY6"],"itemData":{"id":2617,"type":"article-journal","abstract":"While studies have demonstrated concept formation in animals, only humans are known to label concepts to use them in mental simulations or predictions. To investigate whether other animals use labels comparably, we studied cross-modal, individual recognition in bottlenose dolphins (Tursiops truncatus) that use signature whistles as labels for conspecifics in their own communication. First, we tested whether dolphins could use gustatory stimuli and found that they could distinguish between water and urine samples, as well as between urine from familiar and unfamiliar individuals. Then, we paired playbacks of signature whistles of known animals with urine samples from either the same dolphin or a different, familiar animal. Dolphins investigated the presentation area longer when the acoustic and gustatory sample matched than when they mismatched. This demonstrates that dolphins recognize other individuals by gustation alone and can integrate information from acoustic and taste inputs indicating a modality independent, labeled concept for known conspecifics.","container-title":"Science Advances","DOI":"10.1126/sciadv.abm7684","issue":"20","note":"publisher: American Association for the Advancement of Science","page":"eabm7684","source":"science.org (Atypon)","title":"Cross-modal perception of identity by sound and taste in bottlenose dolphins","volume":"8","author":[{"family":"Bruck","given":"Jason N."},{"family":"Walmsley","given":"Sam F."},{"family":"Janik","given":"Vincent M."}],"issued":{"date-parts":[["2022",5,18]]}}}],"schema":"https://github.com/citation-style-language/schema/raw/master/csl-citation.json"} </w:instrText>
      </w:r>
      <w:r w:rsidR="006D46B4">
        <w:rPr>
          <w:rFonts w:ascii="Arial" w:hAnsi="Arial" w:cs="Arial"/>
        </w:rPr>
        <w:fldChar w:fldCharType="separate"/>
      </w:r>
      <w:r w:rsidR="0054489D" w:rsidRPr="0054489D">
        <w:rPr>
          <w:rFonts w:ascii="Arial" w:hAnsi="Arial" w:cs="Arial"/>
          <w:kern w:val="0"/>
        </w:rPr>
        <w:t>(5–9)</w:t>
      </w:r>
      <w:r w:rsidR="006D46B4">
        <w:rPr>
          <w:rFonts w:ascii="Arial" w:hAnsi="Arial" w:cs="Arial"/>
        </w:rPr>
        <w:fldChar w:fldCharType="end"/>
      </w:r>
      <w:commentRangeStart w:id="21"/>
      <w:commentRangeEnd w:id="21"/>
      <w:r w:rsidR="006D46B4">
        <w:rPr>
          <w:rStyle w:val="CommentReference"/>
        </w:rPr>
        <w:commentReference w:id="21"/>
      </w:r>
      <w:r w:rsidR="00462CB8">
        <w:rPr>
          <w:rFonts w:ascii="Arial" w:hAnsi="Arial" w:cs="Arial"/>
        </w:rPr>
        <w:t xml:space="preserve">. </w:t>
      </w:r>
      <w:r w:rsidR="005D727A">
        <w:rPr>
          <w:rFonts w:ascii="Arial" w:hAnsi="Arial" w:cs="Arial"/>
        </w:rPr>
        <w:t>Vocal learners</w:t>
      </w:r>
      <w:r w:rsidR="00B5478B" w:rsidRPr="00B5478B">
        <w:rPr>
          <w:rFonts w:ascii="Arial" w:hAnsi="Arial" w:cs="Arial"/>
        </w:rPr>
        <w:t xml:space="preserve"> can also encode multiple types of information in </w:t>
      </w:r>
      <w:r w:rsidR="00A6352C">
        <w:rPr>
          <w:rFonts w:ascii="Arial" w:hAnsi="Arial" w:cs="Arial"/>
        </w:rPr>
        <w:t xml:space="preserve">a single </w:t>
      </w:r>
      <w:r w:rsidR="00B5478B" w:rsidRPr="00B5478B">
        <w:rPr>
          <w:rFonts w:ascii="Arial" w:hAnsi="Arial" w:cs="Arial"/>
        </w:rPr>
        <w:t xml:space="preserve">vocalization, </w:t>
      </w:r>
      <w:r w:rsidR="00A6352C">
        <w:rPr>
          <w:rFonts w:ascii="Arial" w:hAnsi="Arial" w:cs="Arial"/>
        </w:rPr>
        <w:t>producing</w:t>
      </w:r>
      <w:r w:rsidR="00810EAC">
        <w:rPr>
          <w:rFonts w:ascii="Arial" w:hAnsi="Arial" w:cs="Arial"/>
        </w:rPr>
        <w:t xml:space="preserve"> complex patterns of</w:t>
      </w:r>
      <w:r w:rsidR="00B5478B" w:rsidRPr="00B5478B">
        <w:rPr>
          <w:rFonts w:ascii="Arial" w:hAnsi="Arial" w:cs="Arial"/>
        </w:rPr>
        <w:t xml:space="preserve"> “hierarchical mapping” </w:t>
      </w:r>
      <w:r w:rsidR="00A6352C">
        <w:rPr>
          <w:rFonts w:ascii="Arial" w:hAnsi="Arial" w:cs="Arial"/>
        </w:rPr>
        <w:t xml:space="preserve">of information over </w:t>
      </w:r>
      <w:r w:rsidR="00E45948">
        <w:rPr>
          <w:rFonts w:ascii="Arial" w:hAnsi="Arial" w:cs="Arial"/>
        </w:rPr>
        <w:t xml:space="preserve">different </w:t>
      </w:r>
      <w:r w:rsidR="00A6352C">
        <w:rPr>
          <w:rFonts w:ascii="Arial" w:hAnsi="Arial" w:cs="Arial"/>
        </w:rPr>
        <w:t>social levels</w:t>
      </w:r>
      <w:r w:rsidR="002C0E8D">
        <w:rPr>
          <w:rFonts w:ascii="Arial" w:hAnsi="Arial" w:cs="Arial"/>
        </w:rPr>
        <w:t xml:space="preserve"> </w:t>
      </w:r>
      <w:commentRangeStart w:id="22"/>
      <w:r w:rsidR="00B5478B" w:rsidRPr="00B5478B">
        <w:rPr>
          <w:rFonts w:ascii="Arial" w:hAnsi="Arial" w:cs="Arial"/>
        </w:rPr>
        <w:fldChar w:fldCharType="begin"/>
      </w:r>
      <w:r w:rsidR="00F07E83">
        <w:rPr>
          <w:rFonts w:ascii="Arial" w:hAnsi="Arial" w:cs="Arial"/>
        </w:rPr>
        <w:instrText xml:space="preserve"> ADDIN ZOTERO_ITEM CSL_CITATION {"citationID":"pSuBAH10","properties":{"formattedCitation":"(10)","plainCitation":"(10)","noteIndex":0},"citationItems":[{"id":2611,"uris":["http://zotero.org/groups/5786507/items/5EL8H9XA"],"itemData":{"id":2611,"type":"book","edition":"1","event-place":"Sunderland, MA, USA","publisher":"Sinauer Associates, Inc","publisher-place":"Sunderland, MA, USA","title":"Principles of animal communication","author":[{"family":"Bradbury","given":"Jack W."},{"family":"Vehrencamp","given":"S.L."}],"issued":{"date-parts":[["1998"]]}}}],"schema":"https://github.com/citation-style-language/schema/raw/master/csl-citation.json"} </w:instrText>
      </w:r>
      <w:r w:rsidR="00B5478B" w:rsidRPr="00B5478B">
        <w:rPr>
          <w:rFonts w:ascii="Arial" w:hAnsi="Arial" w:cs="Arial"/>
        </w:rPr>
        <w:fldChar w:fldCharType="separate"/>
      </w:r>
      <w:r w:rsidR="00BB6686" w:rsidRPr="00BB6686">
        <w:rPr>
          <w:rFonts w:ascii="Arial" w:hAnsi="Arial" w:cs="Arial"/>
        </w:rPr>
        <w:t>(10)</w:t>
      </w:r>
      <w:r w:rsidR="00B5478B" w:rsidRPr="00B5478B">
        <w:rPr>
          <w:rFonts w:ascii="Arial" w:hAnsi="Arial" w:cs="Arial"/>
        </w:rPr>
        <w:fldChar w:fldCharType="end"/>
      </w:r>
      <w:commentRangeEnd w:id="22"/>
      <w:r w:rsidR="008B13D4">
        <w:rPr>
          <w:rStyle w:val="CommentReference"/>
        </w:rPr>
        <w:commentReference w:id="22"/>
      </w:r>
      <w:r w:rsidR="00B5478B" w:rsidRPr="00B5478B">
        <w:rPr>
          <w:rFonts w:ascii="Arial" w:hAnsi="Arial" w:cs="Arial"/>
        </w:rPr>
        <w:t>. For instance, killer whales (</w:t>
      </w:r>
      <w:r w:rsidR="00B5478B" w:rsidRPr="00B5478B">
        <w:rPr>
          <w:rFonts w:ascii="Arial" w:hAnsi="Arial" w:cs="Arial"/>
          <w:i/>
          <w:iCs/>
        </w:rPr>
        <w:t>Orcinus orca</w:t>
      </w:r>
      <w:r w:rsidR="00B5478B" w:rsidRPr="00B5478B">
        <w:rPr>
          <w:rFonts w:ascii="Arial" w:hAnsi="Arial" w:cs="Arial"/>
        </w:rPr>
        <w:t xml:space="preserve">) produce vocalizations that contain both group and individual identity information </w:t>
      </w:r>
      <w:r w:rsidR="00B5478B" w:rsidRPr="00B5478B">
        <w:rPr>
          <w:rFonts w:ascii="Arial" w:hAnsi="Arial" w:cs="Arial"/>
        </w:rPr>
        <w:fldChar w:fldCharType="begin"/>
      </w:r>
      <w:r w:rsidR="00F07E83">
        <w:rPr>
          <w:rFonts w:ascii="Arial" w:hAnsi="Arial" w:cs="Arial"/>
        </w:rPr>
        <w:instrText xml:space="preserve"> ADDIN ZOTERO_ITEM CSL_CITATION {"citationID":"x7Fmgayb","properties":{"formattedCitation":"(11\\uc0\\u8211{}15)","plainCitation":"(11–15)","noteIndex":0},"citationItems":[{"id":2606,"uris":["http://zotero.org/groups/5786507/items/XMES5DEE"],"itemData":{"id":2606,"type":"article-journal","abstract":"A few species of mammals produce group-specific vocalisations that are passed on by learning, but the function of learned vocal variation remains poorly understood. Resident killer whales live in stable matrilineal groups with repertoires of seven to 17 stereotyped call types. Some types are shared among matrilines, but their structure typically shows matriline-specific differences. Our objective was to analyse calls of nine killer whale matrilines in British Columbia to test whether call similarity primarily reflects social or genetic relationships. Recordings were made in 1985–1995 in the presence of focal matrilines that were either alone or with groups with non-overlapping repertoires. We used neural network discrimination performance to measure the similarity of call types produced by different matrilines and determined matriline association rates from 757 encounters with one or more focal matrilines. Relatedness was measured by comparing variation at 11 microsatellite loci for the oldest female in each group. Call similarity was positively correlated with association rates for two of the three call types analysed. Similarity of the N4 call type was also correlated with matriarch relatedness. No relationship between relatedness and association frequency was detected. These results show that call structure reflects relatedness and social affiliation, but not because related groups spend more time together. Instead, call structure appears to play a role in kin recognition and shapes the association behaviour of killer whale groups. Our results therefore support the hypothesis that increasing social complexity plays a role in the evolution of learned vocalisations in some mammalian species.","container-title":"Naturwissenschaften","DOI":"10.1007/s00114-010-0657-z","ISSN":"1432-1904","issue":"5","journalAbbreviation":"Naturwissenschaften","language":"en","page":"513-518","source":"Springer Link","title":"The structure of stereotyped calls reflects kinship and social affiliation in resident killer whales (Orcinus orca)","volume":"97","author":[{"family":"Deecke","given":"Volker B."},{"family":"Barrett-Lennard","given":"Lance G."},{"family":"Spong","given":"Paul"},{"family":"Ford","given":"John K. B."}],"issued":{"date-parts":[["2010",5,1]]}}},{"id":2610,"uris":["http://zotero.org/groups/5786507/items/7VG6SI5P"],"itemData":{"id":2610,"type":"article-journal","abstract":"Underwater vocalizations were recorded during repeated encounters with 16 pods, or stable kin groups, of resident killer whales (Orcinus orca) off the coast of British Columbia. Pods were identified from unique natural markings on individuals. Vocal exchanges within pods were dominated by repetitious, discrete calls. Pods each produced 7–17 (mean 10.7) types of discrete calls. Individuals appear to acquire their pod's call repertoire by learning, and repertoires can persist with little change for over 25 years. Call repertoires differed significantly among pods in the resident population. The 16 pods formed four distinct acoustic associations, or clans, each having a unique repertoire of discrete calls, or vocal tradition. Pods within a clan shared several call types, but no sharing took place among clans. Shared calls often contained structural variations specific to each pod or group of pods in the clan. These variants and other differences in acoustic behaviour formed a system of related pod-specific dialects within the vocal tradition of each clan. Pods from different clans often travelled together, but observed patterns of social associations were often independent of acoustic relationships. It is proposed that each clan comprises related pods that have descended from a common ancestral group. New pods formed from this ancestral group through growth and matrilineal division of the lineage. The formation of new pods was accompanied by divergence of the call repertoire of the founding group. Such divergence resulted from the accumulation of errors in call learning across generations, call innovation, and call extinction. Pod-specific repertoires probably serve to enhance the efficiency of vocal communication within the group and act as behavioural indicators of pod affiliation. The striking differences among the vocal traditions of different clans suggest that each is an independent matriline.","container-title":"Canadian Journal of Zoology","DOI":"10.1139/z91-206","ISSN":"0008-4301","issue":"6","journalAbbreviation":"Can. J. Zool.","note":"publisher: NRC Research Press","page":"1454-1483","source":"cdnsciencepub.com (Atypon)","title":"Vocal traditions among resident killer whales (Orcinus orca) in coastal waters of British Columbia","volume":"69","author":[{"family":"Ford","given":"John K. B."}],"issued":{"date-parts":[["1991",6]]}}},{"id":2607,"uris":["http://zotero.org/groups/5786507/items/64YUWDQH"],"itemData":{"id":2607,"type":"article-journal","abstract":"Northern resident killer whales (Orcinus orca) live in highly stable groups and use group-specific vocal signals, but individual variation in calls has not been described previously. A towed beam-forming array was used to ascribe stereotyped pulsed calls with two independently modulated frequency contours to visually identified individual killer whales in Johnstone Strait, British Columbia. Overall, call similarity determined using neural networks differed significantly between different affiliation levels for both frequency components of all the call types analysed. This method distinguished calls from individuals within the same matriline better than different calls produced by a single individual and better than by chance. The calls of individuals from different matrilines were more distinctive than those within the same matriline, confirming previous studies based on group recordings. These results show that frequency contours of stereotyped calls differ among the individuals that are constantly associated with each other and use group-specific vocalizations, though across-group differences were substantially more pronounced.","container-title":"Biology Letters","DOI":"10.1098/rsbl.2006.0517","issue":"4","note":"publisher: Royal Society","page":"481-484","source":"royalsocietypublishing.org (Atypon)","title":"The influence of social affiliation on individual vocal signatures of northern resident killer whales (Orcinus orca)","volume":"2","author":[{"family":"Nousek","given":"Anna E"},{"family":"Slater","given":"Peter J.B"},{"family":"Wang","given":"Chao"},{"family":"Miller","given":"Patrick J.O"}],"issued":{"date-parts":[["2006",8,8]]}}},{"id":2609,"uris":["http://zotero.org/groups/5786507/items/TYFK5VVW"],"itemData":{"id":2609,"type":"article-journal","abstract":"Underwater vocalizations of 9 photoidentified pods of killer whales (Orcinus orca) were recorded in northern Norway from 1986 to 1992. In total, 34 call types and 20 subtypes were identified from the recordings. The pods had repertoire sizes ranging from 3 to 16 call types (average 9.0 call types). Pod-specific calls were found in 6 of the 9 pods. All pods had a unique repertoire combination. This study thus supports the hypothesis that vocal traditions are characteristic of killer whales. Some calls were combined, forming a total of 21 different syntactically organized compound calls. The function of this was not known, but it was suggested that adding size and flexibility to a small and rigid vocal repertoire may be advantageous.","container-title":"Canadian Journal of Zoology","DOI":"10.1139/z95-124","ISSN":"0008-4301","issue":"6","journalAbbreviation":"Can. J. Zool.","note":"publisher: NRC Research Press","page":"1037-1047","source":"cdnsciencepub.com (Atypon)","title":"Pod-specific call repertoires and compound calls of killer whales, Orcinus orca Linnaeus, 1758, in the waters of northern Norway","volume":"73","author":[{"family":"Strager","given":"Hanne"}],"issued":{"date-parts":[["1995",6]]}}},{"id":2608,"uris":["http://zotero.org/groups/5786507/items/S93CZS4J"],"itemData":{"id":2608,"type":"article-journal","abstract":"Cultural lineages are based on learned social traditions that are stable for several generations. When cultural lineages also reflect common ancestry and/or are shared by individuals that live together they are called clans. The existence of clans among killer whales has been previously proposed but has not been confirmed. Here, we show that clans exist among resident type killer whales, Orcinus orca, in southern Alaska. Resident killer whales live in stable matrilines from which emigration of either sex has not been observed. Matrilines that associate regularly (≥50% observation time) are called pods. Pods are believed to consist of closely related matrilines and share a unique repertoire of discrete call types. Pods that share parts of their repertoire form what Ford (1991, Canadian Journal of Zoology,69, 1454–1483) called an acoustic clan. Here, we identified discrete call types of seven pods from southern Alaska, using a method based on human discrimination of distinct aural and visual (spectrogram) differences. Mitochondrial DNA of members of each pod was also analysed. The repertoires of the seven pods were compared and two acoustically distinct groups of pods were identified. Each group was monomorphic for a different mitochondrial D-loop haplotype. Nevertheless, pods from different clans associated frequently. It thus appears that the acoustic similarities within groups, which we presume to be cultural, reflect common ancestry, and that these groups therefore meet the above definition of clans. We also argue that a combination of cultural drift and selection are the main mechanisms for the maintenance of clans. Copyright 2002 The Association for the Study of Animal Behaviour. Published by Elsevier Science Ltd. All rights reserved.","container-title":"Animal Behaviour","DOI":"10.1006/anbe.2002.3012","ISSN":"0003-3472","issue":"6","journalAbbreviation":"Animal Behaviour","page":"1103-1119","source":"ScienceDirect","title":"Cultural transmission within maternal lineages: vocal clans in resident killer whales in southern Alaska","title-short":"Cultural transmission within maternal lineages","volume":"63","author":[{"family":"Yurk","given":"H"},{"family":"Barrett-Lennard","given":"L"},{"family":"Ford","given":"J. K. B"},{"family":"Matkin","given":"C. O"}],"issued":{"date-parts":[["2002",6,1]]}}}],"schema":"https://github.com/citation-style-language/schema/raw/master/csl-citation.json"} </w:instrText>
      </w:r>
      <w:r w:rsidR="00B5478B" w:rsidRPr="00B5478B">
        <w:rPr>
          <w:rFonts w:ascii="Arial" w:hAnsi="Arial" w:cs="Arial"/>
        </w:rPr>
        <w:fldChar w:fldCharType="separate"/>
      </w:r>
      <w:r w:rsidR="00BB6686" w:rsidRPr="00BB6686">
        <w:rPr>
          <w:rFonts w:ascii="Arial" w:hAnsi="Arial" w:cs="Arial"/>
          <w:kern w:val="0"/>
        </w:rPr>
        <w:t>(11–15)</w:t>
      </w:r>
      <w:r w:rsidR="00B5478B" w:rsidRPr="00B5478B">
        <w:rPr>
          <w:rFonts w:ascii="Arial" w:hAnsi="Arial" w:cs="Arial"/>
        </w:rPr>
        <w:fldChar w:fldCharType="end"/>
      </w:r>
      <w:r w:rsidR="00B5478B" w:rsidRPr="00B5478B">
        <w:rPr>
          <w:rFonts w:ascii="Arial" w:hAnsi="Arial" w:cs="Arial"/>
        </w:rPr>
        <w:t>. Monk parakeets (</w:t>
      </w:r>
      <w:proofErr w:type="spellStart"/>
      <w:r w:rsidR="00B5478B" w:rsidRPr="00B5478B">
        <w:rPr>
          <w:rFonts w:ascii="Arial" w:hAnsi="Arial" w:cs="Arial"/>
          <w:i/>
          <w:iCs/>
        </w:rPr>
        <w:t>Myiopsitta</w:t>
      </w:r>
      <w:proofErr w:type="spellEnd"/>
      <w:r w:rsidR="00B5478B" w:rsidRPr="00B5478B">
        <w:rPr>
          <w:rFonts w:ascii="Arial" w:hAnsi="Arial" w:cs="Arial"/>
          <w:i/>
          <w:iCs/>
        </w:rPr>
        <w:t xml:space="preserve"> monachus</w:t>
      </w:r>
      <w:r w:rsidR="00B5478B" w:rsidRPr="00B5478B">
        <w:rPr>
          <w:rFonts w:ascii="Arial" w:hAnsi="Arial" w:cs="Arial"/>
        </w:rPr>
        <w:t xml:space="preserve">) </w:t>
      </w:r>
      <w:commentRangeStart w:id="23"/>
      <w:r w:rsidR="00B5478B" w:rsidRPr="00B5478B">
        <w:rPr>
          <w:rFonts w:ascii="Arial" w:hAnsi="Arial" w:cs="Arial"/>
        </w:rPr>
        <w:t xml:space="preserve">in their native and introduced ranges </w:t>
      </w:r>
      <w:r w:rsidR="00245FA3">
        <w:rPr>
          <w:rFonts w:ascii="Arial" w:hAnsi="Arial" w:cs="Arial"/>
        </w:rPr>
        <w:t xml:space="preserve">exhibit hierarchical mapping patterns in </w:t>
      </w:r>
      <w:r w:rsidR="00B5478B" w:rsidRPr="00B5478B">
        <w:rPr>
          <w:rFonts w:ascii="Arial" w:hAnsi="Arial" w:cs="Arial"/>
        </w:rPr>
        <w:t xml:space="preserve">social </w:t>
      </w:r>
      <w:r w:rsidR="001A3B0D">
        <w:rPr>
          <w:rFonts w:ascii="Arial" w:hAnsi="Arial" w:cs="Arial"/>
        </w:rPr>
        <w:t xml:space="preserve">calls </w:t>
      </w:r>
      <w:r w:rsidR="00245FA3">
        <w:rPr>
          <w:rFonts w:ascii="Arial" w:hAnsi="Arial" w:cs="Arial"/>
        </w:rPr>
        <w:t xml:space="preserve">known as “contact” </w:t>
      </w:r>
      <w:r w:rsidR="00B5478B" w:rsidRPr="00B5478B">
        <w:rPr>
          <w:rFonts w:ascii="Arial" w:hAnsi="Arial" w:cs="Arial"/>
        </w:rPr>
        <w:t>calls</w:t>
      </w:r>
      <w:r w:rsidR="00245FA3">
        <w:rPr>
          <w:rFonts w:ascii="Arial" w:hAnsi="Arial" w:cs="Arial"/>
        </w:rPr>
        <w:t xml:space="preserve">, </w:t>
      </w:r>
      <w:r w:rsidR="001A3B0D">
        <w:rPr>
          <w:rFonts w:ascii="Arial" w:hAnsi="Arial" w:cs="Arial"/>
        </w:rPr>
        <w:t>such that</w:t>
      </w:r>
      <w:r w:rsidR="00B5478B" w:rsidRPr="00B5478B">
        <w:rPr>
          <w:rFonts w:ascii="Arial" w:hAnsi="Arial" w:cs="Arial"/>
        </w:rPr>
        <w:t xml:space="preserve"> </w:t>
      </w:r>
      <w:r w:rsidR="00245FA3">
        <w:rPr>
          <w:rFonts w:ascii="Arial" w:hAnsi="Arial" w:cs="Arial"/>
        </w:rPr>
        <w:t xml:space="preserve">contact calls </w:t>
      </w:r>
      <w:commentRangeEnd w:id="23"/>
      <w:r w:rsidR="00FF3DC3">
        <w:rPr>
          <w:rStyle w:val="CommentReference"/>
        </w:rPr>
        <w:commentReference w:id="23"/>
      </w:r>
      <w:r w:rsidR="00B5478B" w:rsidRPr="00B5478B">
        <w:rPr>
          <w:rFonts w:ascii="Arial" w:hAnsi="Arial" w:cs="Arial"/>
        </w:rPr>
        <w:t xml:space="preserve">are individually distinctive but still display statistically significant </w:t>
      </w:r>
      <w:r w:rsidR="00B2189B">
        <w:rPr>
          <w:rFonts w:ascii="Arial" w:hAnsi="Arial" w:cs="Arial"/>
        </w:rPr>
        <w:t xml:space="preserve">vocal </w:t>
      </w:r>
      <w:r w:rsidR="00B5478B" w:rsidRPr="00B5478B">
        <w:rPr>
          <w:rFonts w:ascii="Arial" w:hAnsi="Arial" w:cs="Arial"/>
        </w:rPr>
        <w:t xml:space="preserve">similarity within </w:t>
      </w:r>
      <w:r w:rsidR="00117494">
        <w:rPr>
          <w:rFonts w:ascii="Arial" w:hAnsi="Arial" w:cs="Arial"/>
        </w:rPr>
        <w:t>flocks</w:t>
      </w:r>
      <w:r w:rsidR="00913C22">
        <w:rPr>
          <w:rFonts w:ascii="Arial" w:hAnsi="Arial" w:cs="Arial"/>
        </w:rPr>
        <w:t xml:space="preserve"> and </w:t>
      </w:r>
      <w:r w:rsidR="00B5478B" w:rsidRPr="00B5478B">
        <w:rPr>
          <w:rFonts w:ascii="Arial" w:hAnsi="Arial" w:cs="Arial"/>
        </w:rPr>
        <w:t xml:space="preserve">nesting sites </w:t>
      </w:r>
      <w:r w:rsidR="00B5478B" w:rsidRPr="00B5478B">
        <w:rPr>
          <w:rFonts w:ascii="Arial" w:hAnsi="Arial" w:cs="Arial"/>
        </w:rPr>
        <w:fldChar w:fldCharType="begin"/>
      </w:r>
      <w:r w:rsidR="00F07E83">
        <w:rPr>
          <w:rFonts w:ascii="Arial" w:hAnsi="Arial" w:cs="Arial"/>
        </w:rPr>
        <w:instrText xml:space="preserve"> ADDIN ZOTERO_ITEM CSL_CITATION {"citationID":"sOTi377T","properties":{"formattedCitation":"(16,17)","plainCitation":"(16,17)","noteIndex":0},"citationItems":[{"id":2634,"uris":["http://zotero.org/groups/5786507/items/ZNXJZAJT"],"itemData":{"id":2634,"type":"article-journal","abstract":"Despite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F"}],"issued":{"date-parts":[["2020",3,20]]}}},{"id":2632,"uris":["http://zotero.org/groups/5786507/items/E7IVATDZ"],"itemData":{"id":2632,"type":"article-journal","abstract":"Animals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F."}],"issued":{"date-parts":[["2023",7,27]]}}}],"schema":"https://github.com/citation-style-language/schema/raw/master/csl-citation.json"} </w:instrText>
      </w:r>
      <w:r w:rsidR="00B5478B" w:rsidRPr="00B5478B">
        <w:rPr>
          <w:rFonts w:ascii="Arial" w:hAnsi="Arial" w:cs="Arial"/>
        </w:rPr>
        <w:fldChar w:fldCharType="separate"/>
      </w:r>
      <w:r w:rsidR="00BB6686" w:rsidRPr="00BB6686">
        <w:rPr>
          <w:rFonts w:ascii="Arial" w:hAnsi="Arial" w:cs="Arial"/>
        </w:rPr>
        <w:t>(16,17)</w:t>
      </w:r>
      <w:r w:rsidR="00B5478B" w:rsidRPr="00B5478B">
        <w:rPr>
          <w:rFonts w:ascii="Arial" w:hAnsi="Arial" w:cs="Arial"/>
        </w:rPr>
        <w:fldChar w:fldCharType="end"/>
      </w:r>
      <w:r w:rsidR="00B5478B" w:rsidRPr="00B5478B">
        <w:rPr>
          <w:rFonts w:ascii="Arial" w:hAnsi="Arial" w:cs="Arial"/>
        </w:rPr>
        <w:t xml:space="preserve"> </w:t>
      </w:r>
      <w:r w:rsidR="005A48C4">
        <w:rPr>
          <w:rFonts w:ascii="Arial" w:hAnsi="Arial" w:cs="Arial"/>
        </w:rPr>
        <w:t>as well as</w:t>
      </w:r>
      <w:r w:rsidR="00B5478B" w:rsidRPr="00B5478B">
        <w:rPr>
          <w:rFonts w:ascii="Arial" w:hAnsi="Arial" w:cs="Arial"/>
        </w:rPr>
        <w:t xml:space="preserve"> regional populations </w:t>
      </w:r>
      <w:commentRangeStart w:id="24"/>
      <w:commentRangeStart w:id="25"/>
      <w:r w:rsidR="00B5478B" w:rsidRPr="00B5478B">
        <w:rPr>
          <w:rFonts w:ascii="Arial" w:hAnsi="Arial" w:cs="Arial"/>
        </w:rPr>
        <w:fldChar w:fldCharType="begin"/>
      </w:r>
      <w:r w:rsidR="00F07E83">
        <w:rPr>
          <w:rFonts w:ascii="Arial" w:hAnsi="Arial" w:cs="Arial"/>
        </w:rPr>
        <w:instrText xml:space="preserve"> ADDIN ZOTERO_ITEM CSL_CITATION {"citationID":"9UuFvTN9","properties":{"formattedCitation":"(18,19)","plainCitation":"(18,19)","noteIndex":0},"citationItems":[{"id":2605,"uris":["http://zotero.org/groups/5786507/items/WW5ZK4KD"],"itemData":{"id":2605,"type":"article-journal","abstract":"Introduced feral populations offer a unique opportunity to study the effects of social interaction and founder effects on the development of geographic variation in learned vocalizations. Introduced populations of Monk Parakeets (Myiopsitta monachus) have been growing in number since the 1970s, with a mixture of isolated and potentially interacting populations. We surveyed diversity in contact calls of Monk Parakeet populations in Connecticut, Texas, Florida, and Louisiana. Contact call structure differed significantly among the isolated populations in each state. Contact call structure also differed significantly among potentially interacting nest colonies in coastal Connecticut, and these differences did not follow a geographic gradient. Limited dispersal distances, founder effects, and social learning preferences may play a role in call structure differences.","container-title":"The Condor","DOI":"10.1093/condor/109.2.389","ISSN":"1938-5129","issue":"2","journalAbbreviation":"The Condor","page":"389-398","source":"Silverchair","title":"Geographic Variation in Contact Calls of Feral North American Populations of the Monk Parakeet","volume":"109","author":[{"family":"Buhrman-Deever","given":"Susannah C."},{"family":"Rappaport","given":"Amy R."},{"family":"Bradbury","given":"Jack W."}],"issued":{"date-parts":[["2007",5,1]]}}},{"id":"yTOvAHmU/sbxo2psJ","uris":["http://zotero.org/users/6722993/items/YUE44IAR"],"itemData":{"id":457,"type":"article-journal","abstract":"In humans, identity is partly encoded in a voice-print that is carried across multiple vocalizations. Other species also signal vocal identity in calls, such as shown in the contact call of parrots. However, it remains unclear to what extent other call types in parrots are individually distinct, and whether there is an analogous voice-print across calls. Here we test if an individual signature is present in other call types, how stable this signature is, and if parrots exhibit voice-prints across call types. We recorded 5599 vocalizations from 229 individually marked monk parakeets (\n              Myiopsitta monachus\n              ) over a 2-year period in Barcelona, Spain. We examined five distinct call types, finding evidence for an individual signature in three. We further show that in the contact call, while birds are individually distinct, the calls are more variable than previously assumed, changing over short time scales (seconds to minutes). Finally, we provide evidence for voice-prints across multiple call types, with a discriminant function being able to predict caller identity across call types. This suggests that monk parakeets may be able to use vocal cues to recognize conspecifics, even across vocalization types and without necessarily needing active vocal signatures of identity.","container-title":"Royal Society Open Science","DOI":"10.1098/rsos.230835","ISSN":"2054-5703","issue":"10","journalAbbreviation":"R. Soc. open sci.","language":"en","page":"230835","source":"DOI.org (Crossref)","title":"Evidence for vocal signatures and voice-prints in a wild parrot","volume":"10","author":[{"family":"Smeele","given":"Simeon Q."},{"family":"Senar","given":"Juan Carlos"},{"family":"Aplin","given":"Lucy M."},{"family":"McElreath","given":"Mary Brooke"}],"issued":{"date-parts":[["2023",10]]}}}],"schema":"https://github.com/citation-style-language/schema/raw/master/csl-citation.json"} </w:instrText>
      </w:r>
      <w:r w:rsidR="00B5478B" w:rsidRPr="00B5478B">
        <w:rPr>
          <w:rFonts w:ascii="Arial" w:hAnsi="Arial" w:cs="Arial"/>
        </w:rPr>
        <w:fldChar w:fldCharType="separate"/>
      </w:r>
      <w:r w:rsidR="00A50A48" w:rsidRPr="00A50A48">
        <w:rPr>
          <w:rFonts w:ascii="Arial" w:hAnsi="Arial" w:cs="Arial"/>
        </w:rPr>
        <w:t>(18,19)</w:t>
      </w:r>
      <w:r w:rsidR="00B5478B" w:rsidRPr="00B5478B">
        <w:rPr>
          <w:rFonts w:ascii="Arial" w:hAnsi="Arial" w:cs="Arial"/>
        </w:rPr>
        <w:fldChar w:fldCharType="end"/>
      </w:r>
      <w:commentRangeEnd w:id="24"/>
      <w:r w:rsidR="00236BEA">
        <w:rPr>
          <w:rStyle w:val="CommentReference"/>
        </w:rPr>
        <w:commentReference w:id="24"/>
      </w:r>
      <w:commentRangeEnd w:id="25"/>
      <w:r w:rsidR="0054489D">
        <w:rPr>
          <w:rStyle w:val="CommentReference"/>
        </w:rPr>
        <w:commentReference w:id="25"/>
      </w:r>
      <w:r w:rsidR="00B5478B" w:rsidRPr="00B5478B">
        <w:rPr>
          <w:rFonts w:ascii="Arial" w:hAnsi="Arial" w:cs="Arial"/>
        </w:rPr>
        <w:t>.</w:t>
      </w:r>
      <w:r w:rsidR="00A50A48">
        <w:rPr>
          <w:rFonts w:ascii="Arial" w:hAnsi="Arial" w:cs="Arial"/>
        </w:rPr>
        <w:t xml:space="preserve"> </w:t>
      </w:r>
      <w:r w:rsidR="00EC127D">
        <w:rPr>
          <w:rFonts w:ascii="Arial" w:hAnsi="Arial" w:cs="Arial"/>
        </w:rPr>
        <w:t xml:space="preserve">Similarly, </w:t>
      </w:r>
      <w:r w:rsidR="00E45948">
        <w:rPr>
          <w:rFonts w:ascii="Arial" w:hAnsi="Arial" w:cs="Arial"/>
        </w:rPr>
        <w:t xml:space="preserve">while </w:t>
      </w:r>
      <w:r w:rsidR="00FF3DC3">
        <w:rPr>
          <w:rFonts w:ascii="Arial" w:hAnsi="Arial" w:cs="Arial"/>
        </w:rPr>
        <w:t xml:space="preserve">the </w:t>
      </w:r>
      <w:r w:rsidR="00FF3DC3" w:rsidRPr="00E45948">
        <w:rPr>
          <w:rFonts w:ascii="Arial" w:hAnsi="Arial" w:cs="Arial"/>
          <w:i/>
          <w:iCs/>
        </w:rPr>
        <w:t>chick-a-dee</w:t>
      </w:r>
      <w:r w:rsidR="00FF3DC3">
        <w:rPr>
          <w:rFonts w:ascii="Arial" w:hAnsi="Arial" w:cs="Arial"/>
        </w:rPr>
        <w:t xml:space="preserve"> call of black-capped chickadees (</w:t>
      </w:r>
      <w:proofErr w:type="spellStart"/>
      <w:r w:rsidR="00FF3DC3" w:rsidRPr="00E153B3">
        <w:rPr>
          <w:rFonts w:ascii="Arial" w:hAnsi="Arial" w:cs="Arial"/>
          <w:i/>
          <w:iCs/>
        </w:rPr>
        <w:t>Poecile</w:t>
      </w:r>
      <w:proofErr w:type="spellEnd"/>
      <w:r w:rsidR="00FF3DC3" w:rsidRPr="00E153B3">
        <w:rPr>
          <w:rFonts w:ascii="Arial" w:hAnsi="Arial" w:cs="Arial"/>
          <w:i/>
          <w:iCs/>
        </w:rPr>
        <w:t xml:space="preserve"> atricapillus</w:t>
      </w:r>
      <w:r w:rsidR="00FF3DC3">
        <w:rPr>
          <w:rFonts w:ascii="Arial" w:hAnsi="Arial" w:cs="Arial"/>
        </w:rPr>
        <w:t>) is individually distinctive</w:t>
      </w:r>
      <w:r w:rsidR="00E45948">
        <w:rPr>
          <w:rFonts w:ascii="Arial" w:hAnsi="Arial" w:cs="Arial"/>
        </w:rPr>
        <w:t xml:space="preserve">, </w:t>
      </w:r>
      <w:r w:rsidR="00FF3DC3">
        <w:rPr>
          <w:rFonts w:ascii="Arial" w:hAnsi="Arial" w:cs="Arial"/>
        </w:rPr>
        <w:t xml:space="preserve">individuals converge in structural similarity of their calls at the group level </w:t>
      </w:r>
      <w:r w:rsidR="00FF3DC3">
        <w:rPr>
          <w:rFonts w:ascii="Arial" w:hAnsi="Arial" w:cs="Arial"/>
        </w:rPr>
        <w:fldChar w:fldCharType="begin"/>
      </w:r>
      <w:r w:rsidR="00F07E83">
        <w:rPr>
          <w:rFonts w:ascii="Arial" w:hAnsi="Arial" w:cs="Arial"/>
        </w:rPr>
        <w:instrText xml:space="preserve"> ADDIN ZOTERO_ITEM CSL_CITATION {"citationID":"Pj6Ie1YU","properties":{"formattedCitation":"(20,21)","plainCitation":"(20,21)","noteIndex":0},"citationItems":[{"id":26176,"uris":["http://zotero.org/groups/5786507/items/4YE6G686"],"itemData":{"id":26176,"type":"article-journal","abstract":"A detailed sound analysis of the Chick-adee call of the black-capped chickadee (Parus atricapillus) was performed in order to determine a basis for individual recognition and for imitation within winter flocks. During the winter of 1978–1979 members of five free-living black-capped chickadee flocks were uniquely marked for individual identification, and their calls were recorded in the field. Nested analysis of variance of temporal call parameters measured from sonagrams and spectral parameters from frequency spectra showed that there were significant differences between individuals within flocks for every parameter measured. There were significant differences between flocks in the frequency ranges 800–2,200 Hz and 4,000–5,300 Hz, in the spectral parameters bandwidth and maximum frequency, and in the duration of the Dee syllable and total call duration.","container-title":"Behavioral Ecology and Sociobiology","DOI":"10.1007/BF00302935","ISSN":"1432-0762","issue":"3","journalAbbreviation":"Behav Ecol Sociobiol","language":"en","page":"179-186","source":"Springer Link","title":"Individual differences and within-flock convergence in chickadee calls","volume":"9","author":[{"family":"Mammen","given":"Dorothy L."},{"family":"Nowicki","given":"Stephen"}],"issued":{"date-parts":[["1981",10,1]]}}},{"id":26175,"uris":["http://zotero.org/groups/5786507/items/Z2EB9D4S"],"itemData":{"id":26175,"type":"article-journal","abstract":"During the winter months, the acoustic structure of the ‘chick-a-dee’ call of black-capped chickadees,Parus atricapillus, is similar among flock members but varies significantly between different flocks. To investigate the process of within-flock convergence through which these differences arise, an experimental flock of birds previously unfamiliar with each other was established and maintained in captivity. The vocal behaviour of each individual was monitored over several weeks. Acoustic analyses revealed that significant vocal convergence occurred in less than 1 week after the birds were initially exposed to each other. No single individual appeared to provide a vocal model that other birds copied. Acoustic differences appeared in the spectral structure of the D-note of this complex call, especially in the frequency difference between adjacent overtones and in the bandwidth. Both of these acoustic features are attributable to specific physiological mechanisms of production. The significance of vocal plasticity in chickadees and its relationship to production and perception are discussed.","container-title":"Animal Behaviour","DOI":"10.1016/0003-3472(89)90007-9","ISSN":"0003-3472","journalAbbreviation":"Animal Behaviour","page":"64-73","source":"ScienceDirect","title":"Vocal plasticity in captive black-capped chickadees: the acoustic basis and rate of call convergence","title-short":"Vocal plasticity in captive black-capped chickadees","volume":"37","author":[{"family":"Nowicki","given":"Stephen"}],"issued":{"date-parts":[["1989",1,1]]}}}],"schema":"https://github.com/citation-style-language/schema/raw/master/csl-citation.json"} </w:instrText>
      </w:r>
      <w:r w:rsidR="00FF3DC3">
        <w:rPr>
          <w:rFonts w:ascii="Arial" w:hAnsi="Arial" w:cs="Arial"/>
        </w:rPr>
        <w:fldChar w:fldCharType="separate"/>
      </w:r>
      <w:r w:rsidR="00F07E83">
        <w:rPr>
          <w:rFonts w:ascii="Arial" w:hAnsi="Arial" w:cs="Arial"/>
        </w:rPr>
        <w:t>(20,21)</w:t>
      </w:r>
      <w:r w:rsidR="00FF3DC3">
        <w:rPr>
          <w:rFonts w:ascii="Arial" w:hAnsi="Arial" w:cs="Arial"/>
        </w:rPr>
        <w:fldChar w:fldCharType="end"/>
      </w:r>
      <w:r w:rsidR="00FF3DC3">
        <w:rPr>
          <w:rFonts w:ascii="Arial" w:hAnsi="Arial" w:cs="Arial"/>
        </w:rPr>
        <w:t>.</w:t>
      </w:r>
    </w:p>
    <w:p w14:paraId="1A5DD73C" w14:textId="1C5F712D" w:rsidR="0075354C" w:rsidRDefault="009453A5" w:rsidP="006922A7">
      <w:pPr>
        <w:spacing w:line="480" w:lineRule="auto"/>
        <w:ind w:firstLine="720"/>
        <w:rPr>
          <w:rFonts w:ascii="Arial" w:hAnsi="Arial" w:cs="Arial"/>
        </w:rPr>
      </w:pPr>
      <w:r>
        <w:rPr>
          <w:rFonts w:ascii="Arial" w:hAnsi="Arial" w:cs="Arial"/>
        </w:rPr>
        <w:t>The ability to f</w:t>
      </w:r>
      <w:r w:rsidR="0075354C">
        <w:rPr>
          <w:rFonts w:ascii="Arial" w:hAnsi="Arial" w:cs="Arial"/>
        </w:rPr>
        <w:t>lexibl</w:t>
      </w:r>
      <w:r>
        <w:rPr>
          <w:rFonts w:ascii="Arial" w:hAnsi="Arial" w:cs="Arial"/>
        </w:rPr>
        <w:t>y encode</w:t>
      </w:r>
      <w:r w:rsidR="0075354C">
        <w:rPr>
          <w:rFonts w:ascii="Arial" w:hAnsi="Arial" w:cs="Arial"/>
        </w:rPr>
        <w:t xml:space="preserve"> </w:t>
      </w:r>
      <w:r>
        <w:rPr>
          <w:rFonts w:ascii="Arial" w:hAnsi="Arial" w:cs="Arial"/>
        </w:rPr>
        <w:t xml:space="preserve">identity </w:t>
      </w:r>
      <w:r w:rsidR="0075354C">
        <w:rPr>
          <w:rFonts w:ascii="Arial" w:hAnsi="Arial" w:cs="Arial"/>
        </w:rPr>
        <w:t xml:space="preserve">information </w:t>
      </w:r>
      <w:r>
        <w:rPr>
          <w:rFonts w:ascii="Arial" w:hAnsi="Arial" w:cs="Arial"/>
        </w:rPr>
        <w:t xml:space="preserve">over </w:t>
      </w:r>
      <w:r w:rsidR="00E45948">
        <w:rPr>
          <w:rFonts w:ascii="Arial" w:hAnsi="Arial" w:cs="Arial"/>
        </w:rPr>
        <w:t xml:space="preserve">different </w:t>
      </w:r>
      <w:commentRangeStart w:id="26"/>
      <w:r>
        <w:rPr>
          <w:rFonts w:ascii="Arial" w:hAnsi="Arial" w:cs="Arial"/>
        </w:rPr>
        <w:t xml:space="preserve">social levels </w:t>
      </w:r>
      <w:commentRangeEnd w:id="26"/>
      <w:r w:rsidR="00F971E9">
        <w:rPr>
          <w:rStyle w:val="CommentReference"/>
        </w:rPr>
        <w:commentReference w:id="26"/>
      </w:r>
      <w:r>
        <w:rPr>
          <w:rFonts w:ascii="Arial" w:hAnsi="Arial" w:cs="Arial"/>
        </w:rPr>
        <w:t>may</w:t>
      </w:r>
      <w:r w:rsidR="0075354C">
        <w:rPr>
          <w:rFonts w:ascii="Arial" w:hAnsi="Arial" w:cs="Arial"/>
        </w:rPr>
        <w:t xml:space="preserve"> help </w:t>
      </w:r>
      <w:r>
        <w:rPr>
          <w:rFonts w:ascii="Arial" w:hAnsi="Arial" w:cs="Arial"/>
        </w:rPr>
        <w:t>animal</w:t>
      </w:r>
      <w:r w:rsidR="0075354C">
        <w:rPr>
          <w:rFonts w:ascii="Arial" w:hAnsi="Arial" w:cs="Arial"/>
        </w:rPr>
        <w:t xml:space="preserve">s navigate </w:t>
      </w:r>
      <w:r w:rsidR="00C01EBB">
        <w:rPr>
          <w:rFonts w:ascii="Arial" w:hAnsi="Arial" w:cs="Arial"/>
        </w:rPr>
        <w:t xml:space="preserve">dynamic, </w:t>
      </w:r>
      <w:r w:rsidR="00ED1BC2">
        <w:rPr>
          <w:rFonts w:ascii="Arial" w:hAnsi="Arial" w:cs="Arial"/>
        </w:rPr>
        <w:t>multi-level</w:t>
      </w:r>
      <w:r w:rsidR="00D625DC">
        <w:rPr>
          <w:rFonts w:ascii="Arial" w:hAnsi="Arial" w:cs="Arial"/>
        </w:rPr>
        <w:t xml:space="preserve"> </w:t>
      </w:r>
      <w:r w:rsidR="0075354C">
        <w:rPr>
          <w:rFonts w:ascii="Arial" w:hAnsi="Arial" w:cs="Arial"/>
        </w:rPr>
        <w:t>social environments</w:t>
      </w:r>
      <w:r w:rsidR="00ED1BC2">
        <w:rPr>
          <w:rFonts w:ascii="Arial" w:hAnsi="Arial" w:cs="Arial"/>
        </w:rPr>
        <w:t>.</w:t>
      </w:r>
      <w:r w:rsidR="00E45948">
        <w:rPr>
          <w:rFonts w:ascii="Arial" w:hAnsi="Arial" w:cs="Arial"/>
        </w:rPr>
        <w:t xml:space="preserve"> T</w:t>
      </w:r>
      <w:r w:rsidR="00DF1590">
        <w:rPr>
          <w:rFonts w:ascii="Arial" w:hAnsi="Arial" w:cs="Arial"/>
        </w:rPr>
        <w:t>o</w:t>
      </w:r>
      <w:r w:rsidR="00E45948">
        <w:rPr>
          <w:rFonts w:ascii="Arial" w:hAnsi="Arial" w:cs="Arial"/>
        </w:rPr>
        <w:t xml:space="preserve"> appropriately</w:t>
      </w:r>
      <w:r w:rsidR="00DF1590">
        <w:rPr>
          <w:rFonts w:ascii="Arial" w:hAnsi="Arial" w:cs="Arial"/>
        </w:rPr>
        <w:t xml:space="preserve"> </w:t>
      </w:r>
      <w:r w:rsidR="00E45948">
        <w:rPr>
          <w:rFonts w:ascii="Arial" w:hAnsi="Arial" w:cs="Arial"/>
        </w:rPr>
        <w:t>investigate</w:t>
      </w:r>
      <w:r w:rsidR="00DF1590">
        <w:rPr>
          <w:rFonts w:ascii="Arial" w:hAnsi="Arial" w:cs="Arial"/>
        </w:rPr>
        <w:t xml:space="preserve"> </w:t>
      </w:r>
      <w:r w:rsidR="00E45948">
        <w:rPr>
          <w:rFonts w:ascii="Arial" w:hAnsi="Arial" w:cs="Arial"/>
        </w:rPr>
        <w:t>this phenomenon</w:t>
      </w:r>
      <w:r w:rsidR="00DF1590">
        <w:rPr>
          <w:rFonts w:ascii="Arial" w:hAnsi="Arial" w:cs="Arial"/>
        </w:rPr>
        <w:t xml:space="preserve">, we need to be able to </w:t>
      </w:r>
      <w:r w:rsidR="00E45948">
        <w:rPr>
          <w:rFonts w:ascii="Arial" w:hAnsi="Arial" w:cs="Arial"/>
        </w:rPr>
        <w:t xml:space="preserve">accurately </w:t>
      </w:r>
      <w:r w:rsidR="00DF1590">
        <w:rPr>
          <w:rFonts w:ascii="Arial" w:hAnsi="Arial" w:cs="Arial"/>
        </w:rPr>
        <w:t xml:space="preserve">detect the </w:t>
      </w:r>
      <w:r w:rsidR="00994270">
        <w:rPr>
          <w:rFonts w:ascii="Arial" w:hAnsi="Arial" w:cs="Arial"/>
        </w:rPr>
        <w:t xml:space="preserve">identity </w:t>
      </w:r>
      <w:r w:rsidR="00DF1590">
        <w:rPr>
          <w:rFonts w:ascii="Arial" w:hAnsi="Arial" w:cs="Arial"/>
        </w:rPr>
        <w:t>information</w:t>
      </w:r>
      <w:r w:rsidR="00ED1BC2">
        <w:rPr>
          <w:rFonts w:ascii="Arial" w:hAnsi="Arial" w:cs="Arial"/>
        </w:rPr>
        <w:t xml:space="preserve"> </w:t>
      </w:r>
      <w:r w:rsidR="00DF1590">
        <w:rPr>
          <w:rFonts w:ascii="Arial" w:hAnsi="Arial" w:cs="Arial"/>
        </w:rPr>
        <w:t xml:space="preserve">encoded in animals’ vocalizations over multiple social levels. </w:t>
      </w:r>
      <w:r w:rsidR="00F234E0">
        <w:rPr>
          <w:rFonts w:ascii="Arial" w:hAnsi="Arial" w:cs="Arial"/>
        </w:rPr>
        <w:t xml:space="preserve">Assessing the </w:t>
      </w:r>
      <w:r w:rsidR="00F234E0">
        <w:rPr>
          <w:rFonts w:ascii="Arial" w:hAnsi="Arial" w:cs="Arial"/>
        </w:rPr>
        <w:lastRenderedPageBreak/>
        <w:t>accuracy of information detection</w:t>
      </w:r>
      <w:r w:rsidR="00BD32A4">
        <w:rPr>
          <w:rFonts w:ascii="Arial" w:hAnsi="Arial" w:cs="Arial"/>
        </w:rPr>
        <w:t xml:space="preserve"> in vocalizations remains challenging with empirical datasets, because we do not know</w:t>
      </w:r>
      <w:r w:rsidR="001C5292">
        <w:rPr>
          <w:rFonts w:ascii="Arial" w:hAnsi="Arial" w:cs="Arial"/>
        </w:rPr>
        <w:t xml:space="preserve"> the types or amounts of information originally encoded</w:t>
      </w:r>
      <w:r w:rsidR="006A4DD4">
        <w:rPr>
          <w:rFonts w:ascii="Arial" w:hAnsi="Arial" w:cs="Arial"/>
        </w:rPr>
        <w:t xml:space="preserve"> in vocalizations</w:t>
      </w:r>
      <w:r w:rsidR="008B64C0">
        <w:rPr>
          <w:rFonts w:ascii="Arial" w:hAnsi="Arial" w:cs="Arial"/>
        </w:rPr>
        <w:t>. In addition,</w:t>
      </w:r>
      <w:r w:rsidR="006A4DD4">
        <w:rPr>
          <w:rFonts w:ascii="Arial" w:hAnsi="Arial" w:cs="Arial"/>
        </w:rPr>
        <w:t xml:space="preserve"> for wild populations, we are often missing </w:t>
      </w:r>
      <w:r w:rsidR="006A4DD4" w:rsidRPr="00912545">
        <w:rPr>
          <w:rFonts w:ascii="Arial" w:hAnsi="Arial" w:cs="Arial"/>
        </w:rPr>
        <w:t>complete knowledge of individuals’ social affiliations or unique individual identit</w:t>
      </w:r>
      <w:r w:rsidR="006A4DD4">
        <w:rPr>
          <w:rFonts w:ascii="Arial" w:hAnsi="Arial" w:cs="Arial"/>
        </w:rPr>
        <w:t>ies</w:t>
      </w:r>
      <w:r w:rsidR="001C5292">
        <w:rPr>
          <w:rFonts w:ascii="Arial" w:hAnsi="Arial" w:cs="Arial"/>
        </w:rPr>
        <w:t xml:space="preserve">. </w:t>
      </w:r>
      <w:r w:rsidR="006A4DD4">
        <w:rPr>
          <w:rFonts w:ascii="Arial" w:hAnsi="Arial" w:cs="Arial"/>
        </w:rPr>
        <w:t>As a result, it remains difficult to assess how well</w:t>
      </w:r>
      <w:r w:rsidR="00762B50" w:rsidRPr="00912545">
        <w:rPr>
          <w:rFonts w:ascii="Arial" w:hAnsi="Arial" w:cs="Arial"/>
        </w:rPr>
        <w:t xml:space="preserve"> </w:t>
      </w:r>
      <w:r w:rsidR="00E45948">
        <w:rPr>
          <w:rFonts w:ascii="Arial" w:hAnsi="Arial" w:cs="Arial"/>
        </w:rPr>
        <w:t xml:space="preserve">current </w:t>
      </w:r>
      <w:r w:rsidR="00762B50" w:rsidRPr="00912545">
        <w:rPr>
          <w:rFonts w:ascii="Arial" w:hAnsi="Arial" w:cs="Arial"/>
        </w:rPr>
        <w:t>bioacoustics tools</w:t>
      </w:r>
      <w:r w:rsidR="006A4DD4">
        <w:rPr>
          <w:rFonts w:ascii="Arial" w:hAnsi="Arial" w:cs="Arial"/>
        </w:rPr>
        <w:t xml:space="preserve"> can detect information </w:t>
      </w:r>
      <w:r w:rsidR="008B64C0">
        <w:rPr>
          <w:rFonts w:ascii="Arial" w:hAnsi="Arial" w:cs="Arial"/>
        </w:rPr>
        <w:t xml:space="preserve">encoded </w:t>
      </w:r>
      <w:r w:rsidR="006A4DD4">
        <w:rPr>
          <w:rFonts w:ascii="Arial" w:hAnsi="Arial" w:cs="Arial"/>
        </w:rPr>
        <w:t>in vocalizations</w:t>
      </w:r>
      <w:r w:rsidR="00762B50" w:rsidRPr="00912545">
        <w:rPr>
          <w:rFonts w:ascii="Arial" w:hAnsi="Arial" w:cs="Arial"/>
        </w:rPr>
        <w:t>,</w:t>
      </w:r>
      <w:r w:rsidR="006A4DD4">
        <w:rPr>
          <w:rFonts w:ascii="Arial" w:hAnsi="Arial" w:cs="Arial"/>
        </w:rPr>
        <w:t xml:space="preserve"> particularly</w:t>
      </w:r>
      <w:r w:rsidR="00342C3F">
        <w:rPr>
          <w:rFonts w:ascii="Arial" w:hAnsi="Arial" w:cs="Arial"/>
        </w:rPr>
        <w:t xml:space="preserve"> </w:t>
      </w:r>
      <w:r w:rsidR="006A4DD4">
        <w:rPr>
          <w:rFonts w:ascii="Arial" w:hAnsi="Arial" w:cs="Arial"/>
        </w:rPr>
        <w:t>information</w:t>
      </w:r>
      <w:r w:rsidR="00342C3F">
        <w:rPr>
          <w:rFonts w:ascii="Arial" w:hAnsi="Arial" w:cs="Arial"/>
        </w:rPr>
        <w:t xml:space="preserve"> encoded over multiple social levels</w:t>
      </w:r>
      <w:r w:rsidR="006A4DD4">
        <w:rPr>
          <w:rFonts w:ascii="Arial" w:hAnsi="Arial" w:cs="Arial"/>
        </w:rPr>
        <w:t>,</w:t>
      </w:r>
      <w:r w:rsidR="00762B50" w:rsidRPr="00912545">
        <w:rPr>
          <w:rFonts w:ascii="Arial" w:hAnsi="Arial" w:cs="Arial"/>
        </w:rPr>
        <w:t xml:space="preserve"> </w:t>
      </w:r>
      <w:r w:rsidR="00342C3F">
        <w:rPr>
          <w:rFonts w:ascii="Arial" w:hAnsi="Arial" w:cs="Arial"/>
        </w:rPr>
        <w:t>which in turn makes it difficult to determine</w:t>
      </w:r>
      <w:r w:rsidR="006A4DD4">
        <w:rPr>
          <w:rFonts w:ascii="Arial" w:hAnsi="Arial" w:cs="Arial"/>
        </w:rPr>
        <w:t xml:space="preserve"> </w:t>
      </w:r>
      <w:r w:rsidR="00762B50" w:rsidRPr="00912545">
        <w:rPr>
          <w:rFonts w:ascii="Arial" w:hAnsi="Arial" w:cs="Arial"/>
        </w:rPr>
        <w:t xml:space="preserve">whether empirical results </w:t>
      </w:r>
      <w:r w:rsidR="00F36FF6">
        <w:rPr>
          <w:rFonts w:ascii="Arial" w:hAnsi="Arial" w:cs="Arial"/>
        </w:rPr>
        <w:t xml:space="preserve">are </w:t>
      </w:r>
      <w:r w:rsidR="00762B50" w:rsidRPr="00912545">
        <w:rPr>
          <w:rFonts w:ascii="Arial" w:hAnsi="Arial" w:cs="Arial"/>
        </w:rPr>
        <w:t>artefact</w:t>
      </w:r>
      <w:r w:rsidR="006A4DD4">
        <w:rPr>
          <w:rFonts w:ascii="Arial" w:hAnsi="Arial" w:cs="Arial"/>
        </w:rPr>
        <w:t>s</w:t>
      </w:r>
      <w:r w:rsidR="00762B50" w:rsidRPr="00912545">
        <w:rPr>
          <w:rFonts w:ascii="Arial" w:hAnsi="Arial" w:cs="Arial"/>
        </w:rPr>
        <w:t xml:space="preserve"> of analytical methods.</w:t>
      </w:r>
    </w:p>
    <w:p w14:paraId="283593E4" w14:textId="574AE859" w:rsidR="00E12D58" w:rsidDel="00434279" w:rsidRDefault="004A33F9" w:rsidP="000E136D">
      <w:pPr>
        <w:spacing w:line="480" w:lineRule="auto"/>
        <w:rPr>
          <w:del w:id="27" w:author="Samman, Raneem" w:date="2025-08-06T16:54:00Z" w16du:dateUtc="2025-08-06T21:54:00Z"/>
          <w:rFonts w:ascii="Arial" w:hAnsi="Arial" w:cs="Arial"/>
        </w:rPr>
      </w:pPr>
      <w:r>
        <w:rPr>
          <w:rFonts w:ascii="Arial" w:hAnsi="Arial" w:cs="Arial"/>
        </w:rPr>
        <w:tab/>
      </w:r>
      <w:r w:rsidR="00F36FF6">
        <w:rPr>
          <w:rFonts w:ascii="Arial" w:hAnsi="Arial" w:cs="Arial"/>
        </w:rPr>
        <w:t>To address this concern</w:t>
      </w:r>
      <w:r>
        <w:rPr>
          <w:rFonts w:ascii="Arial" w:hAnsi="Arial" w:cs="Arial"/>
        </w:rPr>
        <w:t xml:space="preserve">, we developed a pipeline to control </w:t>
      </w:r>
      <w:r w:rsidR="003E416A">
        <w:rPr>
          <w:rFonts w:ascii="Arial" w:hAnsi="Arial" w:cs="Arial"/>
        </w:rPr>
        <w:t>the</w:t>
      </w:r>
      <w:r>
        <w:rPr>
          <w:rFonts w:ascii="Arial" w:hAnsi="Arial" w:cs="Arial"/>
        </w:rPr>
        <w:t xml:space="preserve"> </w:t>
      </w:r>
      <w:r w:rsidR="003E416A">
        <w:rPr>
          <w:rFonts w:ascii="Arial" w:hAnsi="Arial" w:cs="Arial"/>
        </w:rPr>
        <w:t xml:space="preserve">encoding of </w:t>
      </w:r>
      <w:r w:rsidRPr="00912545">
        <w:rPr>
          <w:rFonts w:ascii="Arial" w:hAnsi="Arial" w:cs="Arial"/>
        </w:rPr>
        <w:t xml:space="preserve">group and individual identity information </w:t>
      </w:r>
      <w:r>
        <w:rPr>
          <w:rFonts w:ascii="Arial" w:hAnsi="Arial" w:cs="Arial"/>
        </w:rPr>
        <w:t>in s</w:t>
      </w:r>
      <w:r w:rsidR="0065387C" w:rsidRPr="00912545">
        <w:rPr>
          <w:rFonts w:ascii="Arial" w:hAnsi="Arial" w:cs="Arial"/>
        </w:rPr>
        <w:t>ynthetic vocalizations</w:t>
      </w:r>
      <w:r>
        <w:rPr>
          <w:rFonts w:ascii="Arial" w:hAnsi="Arial" w:cs="Arial"/>
        </w:rPr>
        <w:t xml:space="preserve">. </w:t>
      </w:r>
      <w:r w:rsidR="00120400">
        <w:rPr>
          <w:rFonts w:ascii="Arial" w:hAnsi="Arial" w:cs="Arial"/>
        </w:rPr>
        <w:t>Through this</w:t>
      </w:r>
      <w:r w:rsidR="006B7125">
        <w:rPr>
          <w:rFonts w:ascii="Arial" w:hAnsi="Arial" w:cs="Arial"/>
        </w:rPr>
        <w:t xml:space="preserve"> pipeline</w:t>
      </w:r>
      <w:r w:rsidR="00120400">
        <w:rPr>
          <w:rFonts w:ascii="Arial" w:hAnsi="Arial" w:cs="Arial"/>
        </w:rPr>
        <w:t>, we</w:t>
      </w:r>
      <w:r w:rsidR="006B7125">
        <w:rPr>
          <w:rFonts w:ascii="Arial" w:hAnsi="Arial" w:cs="Arial"/>
        </w:rPr>
        <w:t xml:space="preserve"> encode</w:t>
      </w:r>
      <w:r w:rsidR="00A8574B">
        <w:rPr>
          <w:rFonts w:ascii="Arial" w:hAnsi="Arial" w:cs="Arial"/>
        </w:rPr>
        <w:t>d</w:t>
      </w:r>
      <w:r w:rsidR="006B7125">
        <w:rPr>
          <w:rFonts w:ascii="Arial" w:hAnsi="Arial" w:cs="Arial"/>
        </w:rPr>
        <w:t xml:space="preserve"> information through variation </w:t>
      </w:r>
      <w:r w:rsidR="0065387C" w:rsidRPr="00912545">
        <w:rPr>
          <w:rFonts w:ascii="Arial" w:hAnsi="Arial" w:cs="Arial"/>
        </w:rPr>
        <w:t xml:space="preserve">in </w:t>
      </w:r>
      <w:commentRangeStart w:id="28"/>
      <w:r w:rsidR="0065387C" w:rsidRPr="00912545">
        <w:rPr>
          <w:rFonts w:ascii="Arial" w:hAnsi="Arial" w:cs="Arial"/>
        </w:rPr>
        <w:t>frequency modulation patterns, or changes in frequency over time</w:t>
      </w:r>
      <w:r w:rsidR="006B7125" w:rsidRPr="006B7125">
        <w:rPr>
          <w:rFonts w:ascii="Arial" w:hAnsi="Arial" w:cs="Arial"/>
        </w:rPr>
        <w:t xml:space="preserve"> </w:t>
      </w:r>
      <w:r w:rsidR="006B7125">
        <w:rPr>
          <w:rFonts w:ascii="Arial" w:hAnsi="Arial" w:cs="Arial"/>
        </w:rPr>
        <w:t>that guide the overall “shape” of vocal signals</w:t>
      </w:r>
      <w:r w:rsidR="0065387C" w:rsidRPr="00912545">
        <w:rPr>
          <w:rFonts w:ascii="Arial" w:hAnsi="Arial" w:cs="Arial"/>
        </w:rPr>
        <w:t xml:space="preserve">, which </w:t>
      </w:r>
      <w:r w:rsidR="00AD11EB">
        <w:rPr>
          <w:rFonts w:ascii="Arial" w:hAnsi="Arial" w:cs="Arial"/>
        </w:rPr>
        <w:t xml:space="preserve">are one of several acoustic structures that </w:t>
      </w:r>
      <w:r w:rsidR="0065387C" w:rsidRPr="00912545">
        <w:rPr>
          <w:rFonts w:ascii="Arial" w:hAnsi="Arial" w:cs="Arial"/>
        </w:rPr>
        <w:t xml:space="preserve">animals </w:t>
      </w:r>
      <w:r w:rsidR="00AD11EB">
        <w:rPr>
          <w:rFonts w:ascii="Arial" w:hAnsi="Arial" w:cs="Arial"/>
        </w:rPr>
        <w:t>can</w:t>
      </w:r>
      <w:r w:rsidR="0065387C" w:rsidRPr="00912545">
        <w:rPr>
          <w:rFonts w:ascii="Arial" w:hAnsi="Arial" w:cs="Arial"/>
        </w:rPr>
        <w:t xml:space="preserve"> modify via</w:t>
      </w:r>
      <w:r w:rsidR="00AD11EB">
        <w:rPr>
          <w:rFonts w:ascii="Arial" w:hAnsi="Arial" w:cs="Arial"/>
        </w:rPr>
        <w:t xml:space="preserve"> social</w:t>
      </w:r>
      <w:r w:rsidR="0065387C" w:rsidRPr="00912545">
        <w:rPr>
          <w:rFonts w:ascii="Arial" w:hAnsi="Arial" w:cs="Arial"/>
        </w:rPr>
        <w:t xml:space="preserve"> learning</w:t>
      </w:r>
      <w:commentRangeEnd w:id="28"/>
      <w:r w:rsidR="0065387C">
        <w:rPr>
          <w:rStyle w:val="CommentReference"/>
        </w:rPr>
        <w:commentReference w:id="28"/>
      </w:r>
      <w:r w:rsidR="00A14910">
        <w:rPr>
          <w:rFonts w:ascii="Arial" w:hAnsi="Arial" w:cs="Arial"/>
        </w:rPr>
        <w:t xml:space="preserve"> </w:t>
      </w:r>
      <w:r w:rsidR="00A14910">
        <w:rPr>
          <w:rFonts w:ascii="Arial" w:hAnsi="Arial" w:cs="Arial"/>
        </w:rPr>
        <w:fldChar w:fldCharType="begin"/>
      </w:r>
      <w:r w:rsidR="00F07E83">
        <w:rPr>
          <w:rFonts w:ascii="Arial" w:hAnsi="Arial" w:cs="Arial"/>
        </w:rPr>
        <w:instrText xml:space="preserve"> ADDIN ZOTERO_ITEM CSL_CITATION {"citationID":"9BrU6JS1","properties":{"formattedCitation":"(22)","plainCitation":"(22)","noteIndex":0},"citationItems":[{"id":2643,"uris":["http://zotero.org/groups/5786507/items/U3SX9JPF"],"itemData":{"id":2643,"type":"article-journal","abstract":"While vocal learning has been studied extensively in birds and mammals, little effort has been made to define what exactly constitutes vocal learning and to classify the forms that it may take. We present such a theoretical framework for the study of social learning in vocal communication. We define different forms of social learning that affect communication and discuss the required methodology to show each one. We distinguish between contextual and production learning in animal communication. Contextual learning affects the behavioural context or serial position of a signal. It can affect both usage and comprehension. Production learning refers to instances where the signals themselves are modified in form as a result of experience with those of other individuals. Vocal learning is defined as production learning in the vocal domain. It can affect one or more of three systems: the respiratory, phonatory and filter systems. Each involves a different level of control over the sound production apparatus. We hypothesize that contextual learning and respiratory production learning preceded the evolution of phonatory and filter production learning. Each form of learning potentially increases the complexity of a communication system. We also found that unexpected genetic or environmental factors can have considerable effects on vocal behaviour in birds and mammals and are often more likely to cause changes or differences in vocalizations than investigators may assume. Finally, we discuss how production learning is used in innovation and invention, and present important future research questions.","container-title":"Animal Behaviour","DOI":"10.1006/anbe.2000.1410","ISSN":"0003-3472","issue":"1","journalAbbreviation":"Animal Behaviour","page":"1-11","source":"ScienceDirect","title":"The different roles of social learning in vocal communication","volume":"60","author":[{"family":"Janik","given":"Vincent M."},{"family":"Slater","given":"Peter J. B."}],"issued":{"date-parts":[["2000",7,1]]}}}],"schema":"https://github.com/citation-style-language/schema/raw/master/csl-citation.json"} </w:instrText>
      </w:r>
      <w:r w:rsidR="00A14910">
        <w:rPr>
          <w:rFonts w:ascii="Arial" w:hAnsi="Arial" w:cs="Arial"/>
        </w:rPr>
        <w:fldChar w:fldCharType="separate"/>
      </w:r>
      <w:r w:rsidR="00FF3DC3" w:rsidRPr="00FF3DC3">
        <w:rPr>
          <w:rFonts w:ascii="Arial" w:hAnsi="Arial" w:cs="Arial"/>
        </w:rPr>
        <w:t>(22)</w:t>
      </w:r>
      <w:r w:rsidR="00A14910">
        <w:rPr>
          <w:rFonts w:ascii="Arial" w:hAnsi="Arial" w:cs="Arial"/>
        </w:rPr>
        <w:fldChar w:fldCharType="end"/>
      </w:r>
      <w:r w:rsidR="0065387C" w:rsidRPr="00912545">
        <w:rPr>
          <w:rFonts w:ascii="Arial" w:hAnsi="Arial" w:cs="Arial"/>
        </w:rPr>
        <w:t>.</w:t>
      </w:r>
      <w:r w:rsidR="00AD11EB">
        <w:rPr>
          <w:rFonts w:ascii="Arial" w:hAnsi="Arial" w:cs="Arial"/>
        </w:rPr>
        <w:t xml:space="preserve"> </w:t>
      </w:r>
      <w:r w:rsidR="008C63F9">
        <w:rPr>
          <w:rFonts w:ascii="Arial" w:hAnsi="Arial" w:cs="Arial"/>
        </w:rPr>
        <w:t>In addition,</w:t>
      </w:r>
      <w:commentRangeStart w:id="29"/>
      <w:r w:rsidR="0065387C">
        <w:rPr>
          <w:rFonts w:ascii="Arial" w:hAnsi="Arial" w:cs="Arial"/>
        </w:rPr>
        <w:t xml:space="preserve"> </w:t>
      </w:r>
      <w:r w:rsidR="006B7125">
        <w:rPr>
          <w:rFonts w:ascii="Arial" w:hAnsi="Arial" w:cs="Arial"/>
        </w:rPr>
        <w:t xml:space="preserve">receivers </w:t>
      </w:r>
      <w:r w:rsidR="00C7346D">
        <w:rPr>
          <w:rFonts w:ascii="Arial" w:hAnsi="Arial" w:cs="Arial"/>
        </w:rPr>
        <w:t xml:space="preserve">can </w:t>
      </w:r>
      <w:r w:rsidR="006B7125">
        <w:rPr>
          <w:rFonts w:ascii="Arial" w:hAnsi="Arial" w:cs="Arial"/>
        </w:rPr>
        <w:t>us</w:t>
      </w:r>
      <w:r w:rsidR="00C7346D">
        <w:rPr>
          <w:rFonts w:ascii="Arial" w:hAnsi="Arial" w:cs="Arial"/>
        </w:rPr>
        <w:t>e</w:t>
      </w:r>
      <w:r w:rsidR="006B7125">
        <w:rPr>
          <w:rFonts w:ascii="Arial" w:hAnsi="Arial" w:cs="Arial"/>
        </w:rPr>
        <w:t xml:space="preserve"> frequency modulation patterns for social recognition</w:t>
      </w:r>
      <w:r w:rsidR="00C7346D">
        <w:rPr>
          <w:rFonts w:ascii="Arial" w:hAnsi="Arial" w:cs="Arial"/>
        </w:rPr>
        <w:t xml:space="preserve">, which further highlights the biological relevance of this form of </w:t>
      </w:r>
      <w:r w:rsidR="00B96AE0">
        <w:rPr>
          <w:rFonts w:ascii="Arial" w:hAnsi="Arial" w:cs="Arial"/>
        </w:rPr>
        <w:t xml:space="preserve">vocal </w:t>
      </w:r>
      <w:r w:rsidR="00C7346D">
        <w:rPr>
          <w:rFonts w:ascii="Arial" w:hAnsi="Arial" w:cs="Arial"/>
        </w:rPr>
        <w:t>identi</w:t>
      </w:r>
      <w:r w:rsidR="006057DC">
        <w:rPr>
          <w:rFonts w:ascii="Arial" w:hAnsi="Arial" w:cs="Arial"/>
        </w:rPr>
        <w:t>ty</w:t>
      </w:r>
      <w:r w:rsidR="00C7346D">
        <w:rPr>
          <w:rFonts w:ascii="Arial" w:hAnsi="Arial" w:cs="Arial"/>
        </w:rPr>
        <w:t xml:space="preserve"> information encoding</w:t>
      </w:r>
      <w:r w:rsidR="006B7125">
        <w:rPr>
          <w:rFonts w:ascii="Arial" w:hAnsi="Arial" w:cs="Arial"/>
        </w:rPr>
        <w:t xml:space="preserve"> </w:t>
      </w:r>
      <w:r w:rsidR="0065387C">
        <w:rPr>
          <w:rFonts w:ascii="Arial" w:hAnsi="Arial" w:cs="Arial"/>
        </w:rPr>
        <w:fldChar w:fldCharType="begin"/>
      </w:r>
      <w:r w:rsidR="00F07E83">
        <w:rPr>
          <w:rFonts w:ascii="Arial" w:hAnsi="Arial" w:cs="Arial"/>
        </w:rPr>
        <w:instrText xml:space="preserve"> ADDIN ZOTERO_ITEM CSL_CITATION {"citationID":"l7xOSZZN","properties":{"formattedCitation":"(5\\uc0\\u8211{}8)","plainCitation":"(5–8)","noteIndex":0},"citationItems":[{"id":2637,"uris":["http://zotero.org/groups/5786507/items/M5RQLYC2"],"itemData":{"id":2637,"type":"article-journal","abstract":"Contact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W."}],"issued":{"date-parts":[["2011",1,1]]}}},{"id":2619,"uris":["http://zotero.org/groups/5786507/items/JNKBUUG2"],"itemData":{"id":2619,"type":"article-journal","container-title":"PNAS","issue":"21","page":"8293-8297","title":"Signature whistle shape conveys identity information to bottlenose dolphins","volume":"103","author":[{"family":"Janik","given":"Vincent M."},{"family":"Sayigh","given":"L.S."},{"family":"Wells","given":"R.S."}],"issued":{"date-parts":[["2006"]]}}},{"id":2618,"uris":["http://zotero.org/groups/5786507/items/8JR8VHHB"],"itemData":{"id":2618,"type":"article-journal","abstract":"Bottlenose dolphins (Tursiops truncatus) produce individually distinctive signature whistles that broadcast the identity of the caller. Unlike voice cues that affect all calls of an animal, signature whistles are distinct whistle types carrying identity information in their frequency modulation pattern. Signature whistle development is influenced by vocal production learning. Animals use a whistle from their environment as a model, but modify it, and thus invent a novel signal. Dolphins also copy signature whistles of others, effectively addressing the whistle owner. This copying occurs at low rates and the resulting copies are recognizable as such by parameter variations in the copy. Captive dolphins can learn to associate novel whistles with objects and use these whistles to report on the presence or absence of the object. If applied to signature whistles, this ability would make the signature whistle a rare example of a learned referential signal in animals. Here, we review the history of signature whistle research, covering definitions, acoustic features, information content, contextual use, developmental aspects, and species comparisons with mammals and birds. We show how these signals stand out amongst recognition calls in animals and how they contribute to our understanding of complexity in animal communication.","container-title":"Journal of Comparative Physiology A","DOI":"10.1007/s00359-013-0817-7","ISSN":"1432-1351","issue":"6","journalAbbreviation":"J Comp Physiol A","language":"en","page":"479-489","source":"Springer Link","title":"Communication in bottlenose dolphins: 50 years of signature whistle research","title-short":"Communication in bottlenose dolphins","volume":"199","author":[{"family":"Janik","given":"Vincent M."},{"family":"Sayigh","given":"Laela S."}],"issued":{"date-parts":[["2013",6,1]]}}},{"id":2612,"uris":["http://zotero.org/groups/5786507/items/CYI2BRGH"],"itemData":{"id":2612,"type":"article-journal","abstract":"This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F."}],"issued":{"date-parts":[["1996"]]}}}],"schema":"https://github.com/citation-style-language/schema/raw/master/csl-citation.json"} </w:instrText>
      </w:r>
      <w:r w:rsidR="0065387C">
        <w:rPr>
          <w:rFonts w:ascii="Arial" w:hAnsi="Arial" w:cs="Arial"/>
        </w:rPr>
        <w:fldChar w:fldCharType="separate"/>
      </w:r>
      <w:r w:rsidR="00BB6686" w:rsidRPr="00BB6686">
        <w:rPr>
          <w:rFonts w:ascii="Arial" w:hAnsi="Arial" w:cs="Arial"/>
          <w:kern w:val="0"/>
        </w:rPr>
        <w:t>(5–8)</w:t>
      </w:r>
      <w:r w:rsidR="0065387C">
        <w:rPr>
          <w:rFonts w:ascii="Arial" w:hAnsi="Arial" w:cs="Arial"/>
        </w:rPr>
        <w:fldChar w:fldCharType="end"/>
      </w:r>
      <w:commentRangeEnd w:id="29"/>
      <w:r w:rsidR="0065387C">
        <w:rPr>
          <w:rStyle w:val="CommentReference"/>
        </w:rPr>
        <w:commentReference w:id="29"/>
      </w:r>
      <w:r w:rsidR="0065387C">
        <w:rPr>
          <w:rFonts w:ascii="Arial" w:hAnsi="Arial" w:cs="Arial"/>
        </w:rPr>
        <w:t>.</w:t>
      </w:r>
      <w:r w:rsidR="00120400">
        <w:rPr>
          <w:rFonts w:ascii="Arial" w:hAnsi="Arial" w:cs="Arial"/>
        </w:rPr>
        <w:t xml:space="preserve"> </w:t>
      </w:r>
      <w:r w:rsidR="00E14FC0">
        <w:rPr>
          <w:rFonts w:ascii="Arial" w:hAnsi="Arial" w:cs="Arial"/>
        </w:rPr>
        <w:t>Through o</w:t>
      </w:r>
      <w:r w:rsidR="00B943F9">
        <w:rPr>
          <w:rFonts w:ascii="Arial" w:hAnsi="Arial" w:cs="Arial"/>
        </w:rPr>
        <w:t>ur</w:t>
      </w:r>
      <w:r w:rsidR="00A8574B">
        <w:rPr>
          <w:rFonts w:ascii="Arial" w:hAnsi="Arial" w:cs="Arial"/>
        </w:rPr>
        <w:t xml:space="preserve"> pipeline</w:t>
      </w:r>
      <w:r w:rsidR="00E14FC0">
        <w:rPr>
          <w:rFonts w:ascii="Arial" w:hAnsi="Arial" w:cs="Arial"/>
        </w:rPr>
        <w:t>, we</w:t>
      </w:r>
      <w:r w:rsidR="00A8574B">
        <w:rPr>
          <w:rFonts w:ascii="Arial" w:hAnsi="Arial" w:cs="Arial"/>
        </w:rPr>
        <w:t xml:space="preserve"> </w:t>
      </w:r>
      <w:r w:rsidR="004E51CA">
        <w:rPr>
          <w:rFonts w:ascii="Arial" w:hAnsi="Arial" w:cs="Arial"/>
        </w:rPr>
        <w:t>generate</w:t>
      </w:r>
      <w:r w:rsidR="00866DD4">
        <w:rPr>
          <w:rFonts w:ascii="Arial" w:hAnsi="Arial" w:cs="Arial"/>
        </w:rPr>
        <w:t>d</w:t>
      </w:r>
      <w:r w:rsidR="004E51CA">
        <w:rPr>
          <w:rFonts w:ascii="Arial" w:hAnsi="Arial" w:cs="Arial"/>
        </w:rPr>
        <w:t xml:space="preserve"> vocal identity signals as character strings, which </w:t>
      </w:r>
      <w:r w:rsidR="00866DD4">
        <w:rPr>
          <w:rFonts w:ascii="Arial" w:hAnsi="Arial" w:cs="Arial"/>
        </w:rPr>
        <w:t>we</w:t>
      </w:r>
      <w:r w:rsidR="004E51CA">
        <w:rPr>
          <w:rFonts w:ascii="Arial" w:hAnsi="Arial" w:cs="Arial"/>
        </w:rPr>
        <w:t xml:space="preserve"> converted to frequency modulation patterns using musical notation called </w:t>
      </w:r>
      <w:commentRangeStart w:id="30"/>
      <w:r w:rsidR="004E51CA">
        <w:rPr>
          <w:rFonts w:ascii="Arial" w:hAnsi="Arial" w:cs="Arial"/>
        </w:rPr>
        <w:t>Parsons</w:t>
      </w:r>
      <w:commentRangeEnd w:id="30"/>
      <w:r w:rsidR="00A93DB4">
        <w:rPr>
          <w:rStyle w:val="CommentReference"/>
        </w:rPr>
        <w:commentReference w:id="30"/>
      </w:r>
      <w:r w:rsidR="004E51CA">
        <w:rPr>
          <w:rFonts w:ascii="Arial" w:hAnsi="Arial" w:cs="Arial"/>
        </w:rPr>
        <w:t xml:space="preserve"> code</w:t>
      </w:r>
      <w:r w:rsidR="00866DD4">
        <w:rPr>
          <w:rFonts w:ascii="Arial" w:hAnsi="Arial" w:cs="Arial"/>
        </w:rPr>
        <w:t xml:space="preserve">. We </w:t>
      </w:r>
      <w:r w:rsidR="004E51CA">
        <w:rPr>
          <w:rFonts w:ascii="Arial" w:hAnsi="Arial" w:cs="Arial"/>
        </w:rPr>
        <w:t xml:space="preserve">then </w:t>
      </w:r>
      <w:proofErr w:type="spellStart"/>
      <w:r w:rsidR="004E51CA">
        <w:rPr>
          <w:rFonts w:ascii="Arial" w:hAnsi="Arial" w:cs="Arial"/>
        </w:rPr>
        <w:t>sonified</w:t>
      </w:r>
      <w:proofErr w:type="spellEnd"/>
      <w:r w:rsidR="004E51CA">
        <w:rPr>
          <w:rFonts w:ascii="Arial" w:hAnsi="Arial" w:cs="Arial"/>
        </w:rPr>
        <w:t xml:space="preserve"> </w:t>
      </w:r>
      <w:r w:rsidR="000E2E82">
        <w:rPr>
          <w:rFonts w:ascii="Arial" w:hAnsi="Arial" w:cs="Arial"/>
        </w:rPr>
        <w:t>the</w:t>
      </w:r>
    </w:p>
    <w:p w14:paraId="3F65E43E" w14:textId="77777777" w:rsidR="00E12D58" w:rsidDel="00434279" w:rsidRDefault="00E12D58" w:rsidP="000E136D">
      <w:pPr>
        <w:spacing w:line="480" w:lineRule="auto"/>
        <w:rPr>
          <w:del w:id="31" w:author="Samman, Raneem" w:date="2025-08-06T16:54:00Z" w16du:dateUtc="2025-08-06T21:54:00Z"/>
          <w:rFonts w:ascii="Arial" w:hAnsi="Arial" w:cs="Arial"/>
        </w:rPr>
      </w:pPr>
    </w:p>
    <w:p w14:paraId="396810C4" w14:textId="0C4B4A16" w:rsidR="002B5D42" w:rsidRPr="000E136D" w:rsidRDefault="000E2E82" w:rsidP="00434279">
      <w:pPr>
        <w:spacing w:line="480" w:lineRule="auto"/>
        <w:rPr>
          <w:rFonts w:ascii="Arial" w:hAnsi="Arial" w:cs="Arial"/>
          <w:sz w:val="22"/>
          <w:szCs w:val="22"/>
        </w:rPr>
      </w:pPr>
      <w:r>
        <w:rPr>
          <w:rFonts w:ascii="Arial" w:hAnsi="Arial" w:cs="Arial"/>
        </w:rPr>
        <w:t xml:space="preserve"> </w:t>
      </w:r>
      <w:r w:rsidR="00F31FA7">
        <w:rPr>
          <w:rFonts w:ascii="Arial" w:hAnsi="Arial" w:cs="Arial"/>
        </w:rPr>
        <w:t>character strings</w:t>
      </w:r>
      <w:r w:rsidR="004E51CA">
        <w:rPr>
          <w:rFonts w:ascii="Arial" w:hAnsi="Arial" w:cs="Arial"/>
        </w:rPr>
        <w:t xml:space="preserve"> </w:t>
      </w:r>
      <w:r w:rsidR="00CB592C">
        <w:rPr>
          <w:rFonts w:ascii="Arial" w:hAnsi="Arial" w:cs="Arial"/>
        </w:rPr>
        <w:t xml:space="preserve">to </w:t>
      </w:r>
      <w:r w:rsidR="004E51CA">
        <w:rPr>
          <w:rFonts w:ascii="Arial" w:hAnsi="Arial" w:cs="Arial"/>
        </w:rPr>
        <w:t>produce audio files of the synthetic vocal identity signals</w:t>
      </w:r>
      <w:r w:rsidR="00120400" w:rsidRPr="00912545">
        <w:rPr>
          <w:rFonts w:ascii="Arial" w:hAnsi="Arial" w:cs="Arial"/>
        </w:rPr>
        <w:t>.</w:t>
      </w:r>
    </w:p>
    <w:p w14:paraId="2819B4BB" w14:textId="64FA4ACD" w:rsidR="00981864" w:rsidRDefault="000F135A" w:rsidP="000F135A">
      <w:pPr>
        <w:spacing w:line="480" w:lineRule="auto"/>
        <w:ind w:firstLine="720"/>
        <w:rPr>
          <w:rFonts w:ascii="Arial" w:hAnsi="Arial" w:cs="Arial"/>
        </w:rPr>
      </w:pPr>
      <w:r>
        <w:rPr>
          <w:rFonts w:ascii="Arial" w:hAnsi="Arial" w:cs="Arial"/>
        </w:rPr>
        <w:t>W</w:t>
      </w:r>
      <w:r w:rsidR="000A139D">
        <w:rPr>
          <w:rFonts w:ascii="Arial" w:hAnsi="Arial" w:cs="Arial"/>
        </w:rPr>
        <w:t>e</w:t>
      </w:r>
      <w:r w:rsidR="005B11B7">
        <w:rPr>
          <w:rFonts w:ascii="Arial" w:hAnsi="Arial" w:cs="Arial"/>
        </w:rPr>
        <w:t xml:space="preserve"> designed and performed experiments to </w:t>
      </w:r>
      <w:r>
        <w:rPr>
          <w:rFonts w:ascii="Arial" w:hAnsi="Arial" w:cs="Arial"/>
        </w:rPr>
        <w:t>test how well quantitative</w:t>
      </w:r>
      <w:r w:rsidR="003147BF">
        <w:rPr>
          <w:rFonts w:ascii="Arial" w:hAnsi="Arial" w:cs="Arial"/>
        </w:rPr>
        <w:t xml:space="preserve"> </w:t>
      </w:r>
      <w:r w:rsidR="003E520E">
        <w:rPr>
          <w:rFonts w:ascii="Arial" w:hAnsi="Arial" w:cs="Arial"/>
        </w:rPr>
        <w:t xml:space="preserve">bioacoustics </w:t>
      </w:r>
      <w:r>
        <w:rPr>
          <w:rFonts w:ascii="Arial" w:hAnsi="Arial" w:cs="Arial"/>
        </w:rPr>
        <w:t xml:space="preserve">tools could detect known identity information in synthetic vocalizations over varying regimes of </w:t>
      </w:r>
      <w:r w:rsidR="00433D24">
        <w:rPr>
          <w:rFonts w:ascii="Arial" w:hAnsi="Arial" w:cs="Arial"/>
        </w:rPr>
        <w:t>multi-level identity information encoding</w:t>
      </w:r>
      <w:r w:rsidR="003A0CDA">
        <w:rPr>
          <w:rFonts w:ascii="Arial" w:hAnsi="Arial" w:cs="Arial"/>
        </w:rPr>
        <w:t>,</w:t>
      </w:r>
      <w:r w:rsidR="00433D24">
        <w:rPr>
          <w:rFonts w:ascii="Arial" w:hAnsi="Arial" w:cs="Arial"/>
        </w:rPr>
        <w:t xml:space="preserve"> as well as variation in the signaling environment. We </w:t>
      </w:r>
      <w:r w:rsidR="00FD74A9">
        <w:rPr>
          <w:rFonts w:ascii="Arial" w:hAnsi="Arial" w:cs="Arial"/>
        </w:rPr>
        <w:t>manipulated</w:t>
      </w:r>
      <w:r w:rsidR="00433D24">
        <w:rPr>
          <w:rFonts w:ascii="Arial" w:hAnsi="Arial" w:cs="Arial"/>
        </w:rPr>
        <w:t xml:space="preserve"> how much information was encoded in </w:t>
      </w:r>
      <w:r w:rsidR="00433D24">
        <w:rPr>
          <w:rFonts w:ascii="Arial" w:hAnsi="Arial" w:cs="Arial"/>
        </w:rPr>
        <w:lastRenderedPageBreak/>
        <w:t>synthetic signals at the group and individual level</w:t>
      </w:r>
      <w:r w:rsidR="00DB78B9">
        <w:rPr>
          <w:rFonts w:ascii="Arial" w:hAnsi="Arial" w:cs="Arial"/>
        </w:rPr>
        <w:t>s</w:t>
      </w:r>
      <w:r w:rsidR="00433D24">
        <w:rPr>
          <w:rFonts w:ascii="Arial" w:hAnsi="Arial" w:cs="Arial"/>
        </w:rPr>
        <w:t>, as well as the size of signal sets at each social level, which we expected to influence the distinctiveness of information</w:t>
      </w:r>
      <w:r w:rsidR="00F36FF6">
        <w:rPr>
          <w:rFonts w:ascii="Arial" w:hAnsi="Arial" w:cs="Arial"/>
        </w:rPr>
        <w:t xml:space="preserve"> in signals</w:t>
      </w:r>
      <w:r w:rsidR="00433D24">
        <w:rPr>
          <w:rFonts w:ascii="Arial" w:hAnsi="Arial" w:cs="Arial"/>
        </w:rPr>
        <w:t>.</w:t>
      </w:r>
      <w:r w:rsidR="00363FEB">
        <w:rPr>
          <w:rFonts w:ascii="Arial" w:hAnsi="Arial" w:cs="Arial"/>
        </w:rPr>
        <w:t xml:space="preserve"> </w:t>
      </w:r>
      <w:r w:rsidR="00433D24">
        <w:rPr>
          <w:rFonts w:ascii="Arial" w:hAnsi="Arial" w:cs="Arial"/>
        </w:rPr>
        <w:t>Across this simulated variation in information encoding and signaling environments</w:t>
      </w:r>
      <w:r w:rsidR="00C0592D">
        <w:rPr>
          <w:rFonts w:ascii="Arial" w:hAnsi="Arial" w:cs="Arial"/>
        </w:rPr>
        <w:t xml:space="preserve">, we </w:t>
      </w:r>
      <w:r w:rsidR="00880AA6">
        <w:rPr>
          <w:rFonts w:ascii="Arial" w:hAnsi="Arial" w:cs="Arial"/>
        </w:rPr>
        <w:t>measured distance amongst vocalizations</w:t>
      </w:r>
      <w:ins w:id="32" w:author="Samman, Raneem" w:date="2025-08-06T16:59:00Z" w16du:dateUtc="2025-08-06T21:59:00Z">
        <w:r w:rsidR="00813315">
          <w:rPr>
            <w:rFonts w:ascii="Arial" w:hAnsi="Arial" w:cs="Arial"/>
          </w:rPr>
          <w:t>,</w:t>
        </w:r>
      </w:ins>
      <w:r w:rsidR="00880AA6">
        <w:rPr>
          <w:rFonts w:ascii="Arial" w:hAnsi="Arial" w:cs="Arial"/>
        </w:rPr>
        <w:t xml:space="preserve"> represented as character strings</w:t>
      </w:r>
      <w:ins w:id="33" w:author="Samman, Raneem" w:date="2025-08-06T16:59:00Z" w16du:dateUtc="2025-08-06T21:59:00Z">
        <w:r w:rsidR="00813315">
          <w:rPr>
            <w:rFonts w:ascii="Arial" w:hAnsi="Arial" w:cs="Arial"/>
          </w:rPr>
          <w:t>,</w:t>
        </w:r>
      </w:ins>
      <w:r w:rsidR="00880AA6">
        <w:rPr>
          <w:rFonts w:ascii="Arial" w:hAnsi="Arial" w:cs="Arial"/>
        </w:rPr>
        <w:t xml:space="preserve"> and audio files with the edit distance and spectrographic cross-correlation, respectively. For each analytical approach, we </w:t>
      </w:r>
      <w:r w:rsidR="00FD78A8">
        <w:rPr>
          <w:rFonts w:ascii="Arial" w:hAnsi="Arial" w:cs="Arial"/>
        </w:rPr>
        <w:t xml:space="preserve">performed k-means-clustering </w:t>
      </w:r>
      <w:r w:rsidR="00D9626A">
        <w:rPr>
          <w:rFonts w:ascii="Arial" w:hAnsi="Arial" w:cs="Arial"/>
        </w:rPr>
        <w:t>on distance measurements across call datasets</w:t>
      </w:r>
      <w:r w:rsidR="00FD78A8">
        <w:rPr>
          <w:rFonts w:ascii="Arial" w:hAnsi="Arial" w:cs="Arial"/>
        </w:rPr>
        <w:t xml:space="preserve">, then computed how accurately k-means clustering recovered original class labels at both social levels. We calculated the effect size of the difference in </w:t>
      </w:r>
      <w:r w:rsidR="00A95F1A">
        <w:rPr>
          <w:rFonts w:ascii="Arial" w:hAnsi="Arial" w:cs="Arial"/>
        </w:rPr>
        <w:t>clustering accurac</w:t>
      </w:r>
      <w:r w:rsidR="00DE5452">
        <w:rPr>
          <w:rFonts w:ascii="Arial" w:hAnsi="Arial" w:cs="Arial"/>
        </w:rPr>
        <w:t>ies</w:t>
      </w:r>
      <w:r w:rsidR="00D9626A">
        <w:rPr>
          <w:rFonts w:ascii="Arial" w:hAnsi="Arial" w:cs="Arial"/>
        </w:rPr>
        <w:t xml:space="preserve"> </w:t>
      </w:r>
      <w:r w:rsidR="00A95F1A">
        <w:rPr>
          <w:rFonts w:ascii="Arial" w:hAnsi="Arial" w:cs="Arial"/>
        </w:rPr>
        <w:t xml:space="preserve">between social levels </w:t>
      </w:r>
      <w:r w:rsidR="00D9626A">
        <w:rPr>
          <w:rFonts w:ascii="Arial" w:hAnsi="Arial" w:cs="Arial"/>
        </w:rPr>
        <w:t xml:space="preserve">to </w:t>
      </w:r>
      <w:r w:rsidR="00C0592D">
        <w:rPr>
          <w:rFonts w:ascii="Arial" w:hAnsi="Arial" w:cs="Arial"/>
        </w:rPr>
        <w:t>assess how</w:t>
      </w:r>
      <w:r w:rsidR="00C50B08">
        <w:rPr>
          <w:rFonts w:ascii="Arial" w:hAnsi="Arial" w:cs="Arial"/>
        </w:rPr>
        <w:t xml:space="preserve"> well</w:t>
      </w:r>
      <w:r w:rsidR="00C0592D">
        <w:rPr>
          <w:rFonts w:ascii="Arial" w:hAnsi="Arial" w:cs="Arial"/>
        </w:rPr>
        <w:t xml:space="preserve"> we could detect </w:t>
      </w:r>
      <w:r w:rsidR="00F82CDA">
        <w:rPr>
          <w:rFonts w:ascii="Arial" w:hAnsi="Arial" w:cs="Arial"/>
        </w:rPr>
        <w:t xml:space="preserve">the social level (group or individual) with the greatest amount of </w:t>
      </w:r>
      <w:r w:rsidR="005B11B7">
        <w:rPr>
          <w:rFonts w:ascii="Arial" w:hAnsi="Arial" w:cs="Arial"/>
        </w:rPr>
        <w:t xml:space="preserve">information </w:t>
      </w:r>
      <w:r w:rsidR="00C0592D">
        <w:rPr>
          <w:rFonts w:ascii="Arial" w:hAnsi="Arial" w:cs="Arial"/>
        </w:rPr>
        <w:t xml:space="preserve">encoded. </w:t>
      </w:r>
      <w:r w:rsidR="002975F2">
        <w:rPr>
          <w:rFonts w:ascii="Arial" w:hAnsi="Arial" w:cs="Arial"/>
        </w:rPr>
        <w:t>As we had originally encoded identity information in character string</w:t>
      </w:r>
      <w:r w:rsidR="00D83093">
        <w:rPr>
          <w:rFonts w:ascii="Arial" w:hAnsi="Arial" w:cs="Arial"/>
        </w:rPr>
        <w:t>s</w:t>
      </w:r>
      <w:r w:rsidR="002975F2">
        <w:rPr>
          <w:rFonts w:ascii="Arial" w:hAnsi="Arial" w:cs="Arial"/>
        </w:rPr>
        <w:t xml:space="preserve"> </w:t>
      </w:r>
      <w:r w:rsidR="00D83093">
        <w:rPr>
          <w:rFonts w:ascii="Arial" w:hAnsi="Arial" w:cs="Arial"/>
        </w:rPr>
        <w:t>prior to</w:t>
      </w:r>
      <w:r w:rsidR="002975F2">
        <w:rPr>
          <w:rFonts w:ascii="Arial" w:hAnsi="Arial" w:cs="Arial"/>
        </w:rPr>
        <w:t xml:space="preserve"> sonification, w</w:t>
      </w:r>
      <w:r w:rsidR="00C0592D">
        <w:rPr>
          <w:rFonts w:ascii="Arial" w:hAnsi="Arial" w:cs="Arial"/>
        </w:rPr>
        <w:t xml:space="preserve">e used </w:t>
      </w:r>
      <w:r w:rsidR="007C6947">
        <w:rPr>
          <w:rFonts w:ascii="Arial" w:hAnsi="Arial" w:cs="Arial"/>
        </w:rPr>
        <w:t>effect sizes</w:t>
      </w:r>
      <w:r w:rsidR="00C0592D">
        <w:rPr>
          <w:rFonts w:ascii="Arial" w:hAnsi="Arial" w:cs="Arial"/>
        </w:rPr>
        <w:t xml:space="preserve"> </w:t>
      </w:r>
      <w:r w:rsidR="007C6947">
        <w:rPr>
          <w:rFonts w:ascii="Arial" w:hAnsi="Arial" w:cs="Arial"/>
        </w:rPr>
        <w:t xml:space="preserve">computed </w:t>
      </w:r>
      <w:r w:rsidR="005947F1">
        <w:rPr>
          <w:rFonts w:ascii="Arial" w:hAnsi="Arial" w:cs="Arial"/>
        </w:rPr>
        <w:t xml:space="preserve">from the analytical pipeline </w:t>
      </w:r>
      <w:r w:rsidR="007C6947">
        <w:rPr>
          <w:rFonts w:ascii="Arial" w:hAnsi="Arial" w:cs="Arial"/>
        </w:rPr>
        <w:t xml:space="preserve">with character strings </w:t>
      </w:r>
      <w:r w:rsidR="00C0592D">
        <w:rPr>
          <w:rFonts w:ascii="Arial" w:hAnsi="Arial" w:cs="Arial"/>
        </w:rPr>
        <w:t xml:space="preserve">as </w:t>
      </w:r>
      <w:r w:rsidR="00EA21B8">
        <w:rPr>
          <w:rFonts w:ascii="Arial" w:hAnsi="Arial" w:cs="Arial"/>
        </w:rPr>
        <w:t xml:space="preserve">our </w:t>
      </w:r>
      <w:r w:rsidR="00C0592D">
        <w:rPr>
          <w:rFonts w:ascii="Arial" w:hAnsi="Arial" w:cs="Arial"/>
        </w:rPr>
        <w:t>baseline for assessing how well we could detect</w:t>
      </w:r>
      <w:r w:rsidR="002975F2">
        <w:rPr>
          <w:rFonts w:ascii="Arial" w:hAnsi="Arial" w:cs="Arial"/>
        </w:rPr>
        <w:t xml:space="preserve"> identity information in</w:t>
      </w:r>
      <w:r w:rsidR="006D3F33">
        <w:rPr>
          <w:rFonts w:ascii="Arial" w:hAnsi="Arial" w:cs="Arial"/>
        </w:rPr>
        <w:t xml:space="preserve"> the</w:t>
      </w:r>
      <w:r w:rsidR="00924EF2">
        <w:rPr>
          <w:rFonts w:ascii="Arial" w:hAnsi="Arial" w:cs="Arial"/>
        </w:rPr>
        <w:t xml:space="preserve"> audio files of</w:t>
      </w:r>
      <w:r w:rsidR="002975F2">
        <w:rPr>
          <w:rFonts w:ascii="Arial" w:hAnsi="Arial" w:cs="Arial"/>
        </w:rPr>
        <w:t xml:space="preserve"> synthetic vocalizations.</w:t>
      </w:r>
      <w:commentRangeStart w:id="34"/>
      <w:r w:rsidR="002975F2">
        <w:rPr>
          <w:rFonts w:ascii="Arial" w:hAnsi="Arial" w:cs="Arial"/>
        </w:rPr>
        <w:t xml:space="preserve"> </w:t>
      </w:r>
      <w:commentRangeStart w:id="35"/>
      <w:r w:rsidR="00826923">
        <w:rPr>
          <w:rFonts w:ascii="Arial" w:hAnsi="Arial" w:cs="Arial"/>
        </w:rPr>
        <w:t xml:space="preserve">We expected to </w:t>
      </w:r>
      <w:r w:rsidR="000D4FF5">
        <w:rPr>
          <w:rFonts w:ascii="Arial" w:hAnsi="Arial" w:cs="Arial"/>
        </w:rPr>
        <w:t>identify greater detection accuracy of identity information when we encoded more information at one social level compared to the other</w:t>
      </w:r>
      <w:commentRangeEnd w:id="35"/>
      <w:r w:rsidR="00314B0D">
        <w:rPr>
          <w:rStyle w:val="CommentReference"/>
        </w:rPr>
        <w:commentReference w:id="35"/>
      </w:r>
      <w:r w:rsidR="008E50E2">
        <w:rPr>
          <w:rFonts w:ascii="Arial" w:hAnsi="Arial" w:cs="Arial"/>
        </w:rPr>
        <w:t xml:space="preserve">, and we also expected to find similar statistical significance of information detection at either social level in the synthetic audio files compared to the character string representations of the vocal identity signals. </w:t>
      </w:r>
      <w:commentRangeEnd w:id="34"/>
      <w:r w:rsidR="00314B0D">
        <w:rPr>
          <w:rStyle w:val="CommentReference"/>
        </w:rPr>
        <w:commentReference w:id="34"/>
      </w:r>
      <w:r w:rsidR="002121C4">
        <w:rPr>
          <w:rFonts w:ascii="Arial" w:hAnsi="Arial" w:cs="Arial"/>
        </w:rPr>
        <w:t>Taken together, o</w:t>
      </w:r>
      <w:r w:rsidR="004A1616">
        <w:rPr>
          <w:rFonts w:ascii="Arial" w:hAnsi="Arial" w:cs="Arial"/>
        </w:rPr>
        <w:t>ur computational pipeline</w:t>
      </w:r>
      <w:r w:rsidR="002121C4">
        <w:rPr>
          <w:rFonts w:ascii="Arial" w:hAnsi="Arial" w:cs="Arial"/>
        </w:rPr>
        <w:t xml:space="preserve"> and rigorous </w:t>
      </w:r>
      <w:r w:rsidR="00461F0E">
        <w:rPr>
          <w:rFonts w:ascii="Arial" w:hAnsi="Arial" w:cs="Arial"/>
        </w:rPr>
        <w:t>simulation</w:t>
      </w:r>
      <w:r w:rsidR="00F36FF6">
        <w:rPr>
          <w:rFonts w:ascii="Arial" w:hAnsi="Arial" w:cs="Arial"/>
        </w:rPr>
        <w:t xml:space="preserve"> </w:t>
      </w:r>
      <w:r w:rsidR="002121C4">
        <w:rPr>
          <w:rFonts w:ascii="Arial" w:hAnsi="Arial" w:cs="Arial"/>
        </w:rPr>
        <w:t>experiments</w:t>
      </w:r>
      <w:r w:rsidR="004A1616">
        <w:rPr>
          <w:rFonts w:ascii="Arial" w:hAnsi="Arial" w:cs="Arial"/>
        </w:rPr>
        <w:t xml:space="preserve"> provide</w:t>
      </w:r>
      <w:r w:rsidR="002121C4">
        <w:rPr>
          <w:rFonts w:ascii="Arial" w:hAnsi="Arial" w:cs="Arial"/>
        </w:rPr>
        <w:t xml:space="preserve"> </w:t>
      </w:r>
      <w:r w:rsidR="004A1616">
        <w:rPr>
          <w:rFonts w:ascii="Arial" w:hAnsi="Arial" w:cs="Arial"/>
        </w:rPr>
        <w:t xml:space="preserve">a novel tool </w:t>
      </w:r>
      <w:r w:rsidR="004F641D">
        <w:rPr>
          <w:rFonts w:ascii="Arial" w:hAnsi="Arial" w:cs="Arial"/>
        </w:rPr>
        <w:t>for generating synthetic vocal identity signals</w:t>
      </w:r>
      <w:r w:rsidR="00515973">
        <w:rPr>
          <w:rFonts w:ascii="Arial" w:hAnsi="Arial" w:cs="Arial"/>
        </w:rPr>
        <w:t xml:space="preserve"> </w:t>
      </w:r>
      <w:r w:rsidR="006D7572">
        <w:rPr>
          <w:rFonts w:ascii="Arial" w:hAnsi="Arial" w:cs="Arial"/>
        </w:rPr>
        <w:t>with</w:t>
      </w:r>
      <w:r w:rsidR="00515973">
        <w:rPr>
          <w:rFonts w:ascii="Arial" w:hAnsi="Arial" w:cs="Arial"/>
        </w:rPr>
        <w:t xml:space="preserve"> control</w:t>
      </w:r>
      <w:r w:rsidR="006D7572">
        <w:rPr>
          <w:rFonts w:ascii="Arial" w:hAnsi="Arial" w:cs="Arial"/>
        </w:rPr>
        <w:t>led</w:t>
      </w:r>
      <w:r w:rsidR="00515973">
        <w:rPr>
          <w:rFonts w:ascii="Arial" w:hAnsi="Arial" w:cs="Arial"/>
        </w:rPr>
        <w:t xml:space="preserve"> types and amounts of identity information encod</w:t>
      </w:r>
      <w:r w:rsidR="006D7572">
        <w:rPr>
          <w:rFonts w:ascii="Arial" w:hAnsi="Arial" w:cs="Arial"/>
        </w:rPr>
        <w:t>ing</w:t>
      </w:r>
      <w:r w:rsidR="00A56447">
        <w:rPr>
          <w:rFonts w:ascii="Arial" w:hAnsi="Arial" w:cs="Arial"/>
        </w:rPr>
        <w:t>, as well as</w:t>
      </w:r>
      <w:r w:rsidR="00FD458F">
        <w:rPr>
          <w:rFonts w:ascii="Arial" w:hAnsi="Arial" w:cs="Arial"/>
        </w:rPr>
        <w:t xml:space="preserve"> results addressing how well quantitative bioacoustics tools can detect identity information under varying regimes of complex information encoding and signaling environments</w:t>
      </w:r>
      <w:r w:rsidR="004F641D">
        <w:rPr>
          <w:rFonts w:ascii="Arial" w:hAnsi="Arial" w:cs="Arial"/>
        </w:rPr>
        <w:t xml:space="preserve">. </w:t>
      </w:r>
    </w:p>
    <w:p w14:paraId="2F5858D5" w14:textId="77777777" w:rsidR="00C25AE8" w:rsidRDefault="00C25AE8" w:rsidP="00DB1BE9">
      <w:pPr>
        <w:spacing w:line="480" w:lineRule="auto"/>
        <w:rPr>
          <w:rFonts w:ascii="Arial" w:hAnsi="Arial" w:cs="Arial"/>
        </w:rPr>
      </w:pPr>
    </w:p>
    <w:p w14:paraId="43FAF8F8" w14:textId="38BDCDB1" w:rsidR="002733D3" w:rsidRDefault="002733D3" w:rsidP="00DB1BE9">
      <w:pPr>
        <w:spacing w:line="480" w:lineRule="auto"/>
        <w:rPr>
          <w:rFonts w:ascii="Arial" w:hAnsi="Arial" w:cs="Arial"/>
          <w:b/>
          <w:bCs/>
        </w:rPr>
      </w:pPr>
      <w:commentRangeStart w:id="36"/>
      <w:commentRangeStart w:id="37"/>
      <w:r>
        <w:rPr>
          <w:rFonts w:ascii="Arial" w:hAnsi="Arial" w:cs="Arial"/>
          <w:b/>
          <w:bCs/>
        </w:rPr>
        <w:t>Results</w:t>
      </w:r>
      <w:commentRangeEnd w:id="36"/>
      <w:r w:rsidR="007514C9">
        <w:rPr>
          <w:rStyle w:val="CommentReference"/>
        </w:rPr>
        <w:commentReference w:id="36"/>
      </w:r>
      <w:commentRangeEnd w:id="37"/>
      <w:r w:rsidR="00EC3415">
        <w:rPr>
          <w:rStyle w:val="CommentReference"/>
        </w:rPr>
        <w:commentReference w:id="37"/>
      </w:r>
    </w:p>
    <w:p w14:paraId="3D1966F2" w14:textId="2BD7F576" w:rsidR="005F45AD" w:rsidRPr="005F45AD" w:rsidRDefault="0073466F" w:rsidP="00DB1BE9">
      <w:pPr>
        <w:spacing w:line="480" w:lineRule="auto"/>
        <w:rPr>
          <w:rFonts w:ascii="Arial" w:hAnsi="Arial" w:cs="Arial"/>
          <w:i/>
          <w:iCs/>
        </w:rPr>
      </w:pPr>
      <w:r>
        <w:rPr>
          <w:rFonts w:ascii="Arial" w:hAnsi="Arial" w:cs="Arial"/>
          <w:i/>
          <w:iCs/>
        </w:rPr>
        <w:t xml:space="preserve">A computational pipeline to </w:t>
      </w:r>
      <w:r w:rsidR="00313C15">
        <w:rPr>
          <w:rFonts w:ascii="Arial" w:hAnsi="Arial" w:cs="Arial"/>
          <w:i/>
          <w:iCs/>
        </w:rPr>
        <w:t xml:space="preserve">generate synthetic </w:t>
      </w:r>
      <w:r w:rsidR="004A7A6D">
        <w:rPr>
          <w:rFonts w:ascii="Arial" w:hAnsi="Arial" w:cs="Arial"/>
          <w:i/>
          <w:iCs/>
        </w:rPr>
        <w:t>vocal</w:t>
      </w:r>
      <w:r w:rsidR="00313C15">
        <w:rPr>
          <w:rFonts w:ascii="Arial" w:hAnsi="Arial" w:cs="Arial"/>
          <w:i/>
          <w:iCs/>
        </w:rPr>
        <w:t xml:space="preserve"> identity signals</w:t>
      </w:r>
    </w:p>
    <w:p w14:paraId="616EEDFC" w14:textId="02A6EE5B" w:rsidR="00CE1D7C" w:rsidRDefault="00C12F0E" w:rsidP="00CE1D7C">
      <w:pPr>
        <w:spacing w:line="480" w:lineRule="auto"/>
        <w:rPr>
          <w:rFonts w:ascii="Arial" w:hAnsi="Arial" w:cs="Arial"/>
        </w:rPr>
      </w:pPr>
      <w:r>
        <w:rPr>
          <w:rFonts w:ascii="Arial" w:hAnsi="Arial" w:cs="Arial"/>
        </w:rPr>
        <w:t>We developed a computational pipeline to create synthetic vocal identity signals in which we could control the types and amounts of information encoded in frequency modulation patterns. O</w:t>
      </w:r>
      <w:r w:rsidR="002824FC">
        <w:rPr>
          <w:rFonts w:ascii="Arial" w:hAnsi="Arial" w:cs="Arial"/>
        </w:rPr>
        <w:t>ur pipeline followed four main steps</w:t>
      </w:r>
      <w:r w:rsidR="008327E4">
        <w:rPr>
          <w:rFonts w:ascii="Arial" w:hAnsi="Arial" w:cs="Arial"/>
        </w:rPr>
        <w:t xml:space="preserve"> (Figure 1)</w:t>
      </w:r>
      <w:r>
        <w:rPr>
          <w:rFonts w:ascii="Arial" w:hAnsi="Arial" w:cs="Arial"/>
        </w:rPr>
        <w:t>. First,</w:t>
      </w:r>
      <w:r w:rsidR="002824FC">
        <w:rPr>
          <w:rFonts w:ascii="Arial" w:hAnsi="Arial" w:cs="Arial"/>
        </w:rPr>
        <w:t xml:space="preserve"> we generated </w:t>
      </w:r>
      <w:r w:rsidR="002824FC" w:rsidRPr="00912545">
        <w:rPr>
          <w:rFonts w:ascii="Arial" w:hAnsi="Arial" w:cs="Arial"/>
        </w:rPr>
        <w:t>character strings</w:t>
      </w:r>
      <w:r w:rsidR="002824FC">
        <w:rPr>
          <w:rFonts w:ascii="Arial" w:hAnsi="Arial" w:cs="Arial"/>
        </w:rPr>
        <w:t xml:space="preserve"> with sections corresponding to group-</w:t>
      </w:r>
      <w:r w:rsidR="00006603">
        <w:rPr>
          <w:rFonts w:ascii="Arial" w:hAnsi="Arial" w:cs="Arial"/>
        </w:rPr>
        <w:t>specific</w:t>
      </w:r>
      <w:r w:rsidR="002824FC">
        <w:rPr>
          <w:rFonts w:ascii="Arial" w:hAnsi="Arial" w:cs="Arial"/>
        </w:rPr>
        <w:t xml:space="preserve"> and </w:t>
      </w:r>
      <w:proofErr w:type="gramStart"/>
      <w:r w:rsidR="002824FC">
        <w:rPr>
          <w:rFonts w:ascii="Arial" w:hAnsi="Arial" w:cs="Arial"/>
        </w:rPr>
        <w:t>individually-specific</w:t>
      </w:r>
      <w:proofErr w:type="gramEnd"/>
      <w:r w:rsidR="002824FC">
        <w:rPr>
          <w:rFonts w:ascii="Arial" w:hAnsi="Arial" w:cs="Arial"/>
        </w:rPr>
        <w:t xml:space="preserve"> information</w:t>
      </w:r>
      <w:r>
        <w:rPr>
          <w:rFonts w:ascii="Arial" w:hAnsi="Arial" w:cs="Arial"/>
        </w:rPr>
        <w:t>. Second,</w:t>
      </w:r>
      <w:r w:rsidR="002824FC">
        <w:rPr>
          <w:rFonts w:ascii="Arial" w:hAnsi="Arial" w:cs="Arial"/>
        </w:rPr>
        <w:t xml:space="preserve"> we converted characters to </w:t>
      </w:r>
      <w:proofErr w:type="gramStart"/>
      <w:r w:rsidR="002824FC">
        <w:rPr>
          <w:rFonts w:ascii="Arial" w:hAnsi="Arial" w:cs="Arial"/>
        </w:rPr>
        <w:t>Parsons</w:t>
      </w:r>
      <w:proofErr w:type="gramEnd"/>
      <w:r w:rsidR="002824FC">
        <w:rPr>
          <w:rFonts w:ascii="Arial" w:hAnsi="Arial" w:cs="Arial"/>
        </w:rPr>
        <w:t xml:space="preserve"> code, </w:t>
      </w:r>
      <w:r w:rsidR="002824FC" w:rsidRPr="00912545">
        <w:rPr>
          <w:rFonts w:ascii="Arial" w:hAnsi="Arial" w:cs="Arial"/>
        </w:rPr>
        <w:t>a musical notation</w:t>
      </w:r>
      <w:r w:rsidR="002824FC">
        <w:rPr>
          <w:rFonts w:ascii="Arial" w:hAnsi="Arial" w:cs="Arial"/>
        </w:rPr>
        <w:t xml:space="preserve"> indicating directional changes in frequenc</w:t>
      </w:r>
      <w:r w:rsidR="008327E4">
        <w:rPr>
          <w:rFonts w:ascii="Arial" w:hAnsi="Arial" w:cs="Arial"/>
        </w:rPr>
        <w:t>y</w:t>
      </w:r>
      <w:r w:rsidR="00CD5CCF">
        <w:rPr>
          <w:rFonts w:ascii="Arial" w:hAnsi="Arial" w:cs="Arial"/>
        </w:rPr>
        <w:t>. Third,</w:t>
      </w:r>
      <w:r w:rsidR="002824FC">
        <w:rPr>
          <w:rFonts w:ascii="Arial" w:hAnsi="Arial" w:cs="Arial"/>
        </w:rPr>
        <w:t xml:space="preserve"> we used </w:t>
      </w:r>
      <w:proofErr w:type="gramStart"/>
      <w:r w:rsidR="002824FC">
        <w:rPr>
          <w:rFonts w:ascii="Arial" w:hAnsi="Arial" w:cs="Arial"/>
        </w:rPr>
        <w:t>Parsons</w:t>
      </w:r>
      <w:proofErr w:type="gramEnd"/>
      <w:r w:rsidR="002824FC">
        <w:rPr>
          <w:rFonts w:ascii="Arial" w:hAnsi="Arial" w:cs="Arial"/>
        </w:rPr>
        <w:t xml:space="preserve"> code to</w:t>
      </w:r>
      <w:r w:rsidR="002824FC" w:rsidRPr="00912545">
        <w:rPr>
          <w:rFonts w:ascii="Arial" w:hAnsi="Arial" w:cs="Arial"/>
        </w:rPr>
        <w:t xml:space="preserve"> convert strings to frequency values</w:t>
      </w:r>
      <w:r w:rsidR="00E360EE">
        <w:rPr>
          <w:rFonts w:ascii="Arial" w:hAnsi="Arial" w:cs="Arial"/>
        </w:rPr>
        <w:t xml:space="preserve">. Fourth, we </w:t>
      </w:r>
      <w:proofErr w:type="spellStart"/>
      <w:r w:rsidR="00E360EE">
        <w:rPr>
          <w:rFonts w:ascii="Arial" w:hAnsi="Arial" w:cs="Arial"/>
        </w:rPr>
        <w:t>sonified</w:t>
      </w:r>
      <w:proofErr w:type="spellEnd"/>
      <w:r w:rsidR="00E360EE">
        <w:rPr>
          <w:rFonts w:ascii="Arial" w:hAnsi="Arial" w:cs="Arial"/>
        </w:rPr>
        <w:t xml:space="preserve"> </w:t>
      </w:r>
      <w:r w:rsidR="00682AB3">
        <w:rPr>
          <w:rFonts w:ascii="Arial" w:hAnsi="Arial" w:cs="Arial"/>
        </w:rPr>
        <w:t xml:space="preserve">character strings with </w:t>
      </w:r>
      <w:proofErr w:type="spellStart"/>
      <w:r w:rsidR="00682AB3" w:rsidRPr="00912545">
        <w:rPr>
          <w:rFonts w:ascii="Arial" w:hAnsi="Arial" w:cs="Arial"/>
        </w:rPr>
        <w:t>with</w:t>
      </w:r>
      <w:proofErr w:type="spellEnd"/>
      <w:r w:rsidR="00682AB3" w:rsidRPr="00912545">
        <w:rPr>
          <w:rFonts w:ascii="Arial" w:hAnsi="Arial" w:cs="Arial"/>
        </w:rPr>
        <w:t xml:space="preserve"> the </w:t>
      </w:r>
      <w:proofErr w:type="spellStart"/>
      <w:r w:rsidR="00682AB3" w:rsidRPr="00912545">
        <w:rPr>
          <w:rFonts w:ascii="Arial" w:hAnsi="Arial" w:cs="Arial"/>
        </w:rPr>
        <w:t>soundgen</w:t>
      </w:r>
      <w:proofErr w:type="spellEnd"/>
      <w:r w:rsidR="00682AB3" w:rsidRPr="00912545">
        <w:rPr>
          <w:rFonts w:ascii="Arial" w:hAnsi="Arial" w:cs="Arial"/>
        </w:rPr>
        <w:t xml:space="preserve"> R package</w:t>
      </w:r>
      <w:r w:rsidR="00682AB3">
        <w:rPr>
          <w:rFonts w:ascii="Arial" w:hAnsi="Arial" w:cs="Arial"/>
        </w:rPr>
        <w:t xml:space="preserve"> </w:t>
      </w:r>
      <w:r w:rsidR="00CE1D7C">
        <w:rPr>
          <w:rFonts w:ascii="Arial" w:hAnsi="Arial" w:cs="Arial"/>
        </w:rPr>
        <w:fldChar w:fldCharType="begin"/>
      </w:r>
      <w:r w:rsidR="00F07E83">
        <w:rPr>
          <w:rFonts w:ascii="Arial" w:hAnsi="Arial" w:cs="Arial"/>
        </w:rPr>
        <w:instrText xml:space="preserve"> ADDIN ZOTERO_ITEM CSL_CITATION {"citationID":"NBdMtbH6","properties":{"formattedCitation":"(23)","plainCitation":"(23)","noteIndex":0},"citationItems":[{"id":26071,"uris":["http://zotero.org/groups/5786507/items/9FR7DCSI"],"itemData":{"id":26071,"type":"article-journal","abstract":"Voice synthesis is a useful method for investigating the communicative role of different acoustic features. Although many text-to-speech systems are available, researchers of human nonverbal vocalizations and bioacousticians may profit from a dedicated simple tool for synthesizing and manipulating natural-sounding vocalizations. Soundgen (https://CRAN.R-project.org/package=soundgen) is an open-source R package that synthesizes nonverbal vocalizations based on meaningful acoustic parameters, which can be specified from the command line or in an interactive app. This tool was validated by comparing the perceived emotion, valence, arousal, and authenticity of 60 recorded human nonverbal vocalizations (screams, moans, laughs, and so on) and their approximate synthetic reproductions. Each synthetic sound was created by manually specifying only a small number of high-level control parameters, such as syllable length and a few anchors for the intonation contour. Nevertheless, the valence and arousal ratings of synthetic sounds were similar to those of the original recordings, and the authenticity ratings were comparable, maintaining parity with the originals for less complex vocalizations. Manipulating the precise acoustic characteristics of synthetic sounds may shed light on the salient predictors of emotion in the human voice. More generally, soundgen may prove useful for any studies that require precise control over the acoustic features of nonspeech sounds, including research on animal vocalizations and auditory perception.","container-title":"Behavior Research Methods","DOI":"10.3758/s13428-018-1095-7","ISSN":"1554-3528","issue":"2","journalAbbreviation":"Behav Res","language":"en","page":"778-792","source":"Springer Link","title":"Soundgen: An open-source tool for synthesizing nonverbal vocalizations","title-short":"Soundgen","volume":"51","author":[{"family":"Anikin","given":"Andrey"}],"issued":{"date-parts":[["2019",4,1]]}}}],"schema":"https://github.com/citation-style-language/schema/raw/master/csl-citation.json"} </w:instrText>
      </w:r>
      <w:r w:rsidR="00CE1D7C">
        <w:rPr>
          <w:rFonts w:ascii="Arial" w:hAnsi="Arial" w:cs="Arial"/>
        </w:rPr>
        <w:fldChar w:fldCharType="separate"/>
      </w:r>
      <w:r w:rsidR="00FF3DC3" w:rsidRPr="00FF3DC3">
        <w:rPr>
          <w:rFonts w:ascii="Arial" w:hAnsi="Arial" w:cs="Arial"/>
        </w:rPr>
        <w:t>(23)</w:t>
      </w:r>
      <w:r w:rsidR="00CE1D7C">
        <w:rPr>
          <w:rFonts w:ascii="Arial" w:hAnsi="Arial" w:cs="Arial"/>
        </w:rPr>
        <w:fldChar w:fldCharType="end"/>
      </w:r>
      <w:r w:rsidR="00682AB3">
        <w:rPr>
          <w:rFonts w:ascii="Arial" w:hAnsi="Arial" w:cs="Arial"/>
        </w:rPr>
        <w:t xml:space="preserve">. </w:t>
      </w:r>
      <w:r w:rsidR="00C6709C">
        <w:rPr>
          <w:rFonts w:ascii="Arial" w:hAnsi="Arial" w:cs="Arial"/>
        </w:rPr>
        <w:t>This sonification yielded</w:t>
      </w:r>
      <w:r w:rsidR="002824FC">
        <w:rPr>
          <w:rFonts w:ascii="Arial" w:hAnsi="Arial" w:cs="Arial"/>
        </w:rPr>
        <w:t xml:space="preserve"> </w:t>
      </w:r>
      <w:r w:rsidR="006D168E">
        <w:rPr>
          <w:rFonts w:ascii="Arial" w:hAnsi="Arial" w:cs="Arial"/>
        </w:rPr>
        <w:t xml:space="preserve">audio files of </w:t>
      </w:r>
      <w:r w:rsidR="002824FC">
        <w:rPr>
          <w:rFonts w:ascii="Arial" w:hAnsi="Arial" w:cs="Arial"/>
        </w:rPr>
        <w:t>synthetic vocal</w:t>
      </w:r>
      <w:r w:rsidR="006D168E">
        <w:rPr>
          <w:rFonts w:ascii="Arial" w:hAnsi="Arial" w:cs="Arial"/>
        </w:rPr>
        <w:t xml:space="preserve">izations </w:t>
      </w:r>
      <w:r w:rsidR="00003B82">
        <w:rPr>
          <w:rFonts w:ascii="Arial" w:hAnsi="Arial" w:cs="Arial"/>
        </w:rPr>
        <w:t>with group and/or individual information encoded in frequency modulation patterns.</w:t>
      </w:r>
    </w:p>
    <w:p w14:paraId="20C76B8B" w14:textId="76978109" w:rsidR="00CE1D7C" w:rsidRDefault="00461F0E" w:rsidP="00CE1D7C">
      <w:pPr>
        <w:spacing w:line="480" w:lineRule="auto"/>
        <w:rPr>
          <w:rFonts w:ascii="Arial" w:hAnsi="Arial" w:cs="Arial"/>
        </w:rPr>
      </w:pPr>
      <w:commentRangeStart w:id="38"/>
      <w:r>
        <w:rPr>
          <w:rFonts w:ascii="Arial" w:hAnsi="Arial" w:cs="Arial"/>
          <w:noProof/>
        </w:rPr>
        <w:lastRenderedPageBreak/>
        <w:drawing>
          <wp:inline distT="0" distB="0" distL="0" distR="0" wp14:anchorId="2A270FAD" wp14:editId="2771146D">
            <wp:extent cx="5939790" cy="7227570"/>
            <wp:effectExtent l="0" t="0" r="3810" b="0"/>
            <wp:docPr id="1520991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790" cy="7227570"/>
                    </a:xfrm>
                    <a:prstGeom prst="rect">
                      <a:avLst/>
                    </a:prstGeom>
                    <a:noFill/>
                    <a:ln>
                      <a:noFill/>
                    </a:ln>
                  </pic:spPr>
                </pic:pic>
              </a:graphicData>
            </a:graphic>
          </wp:inline>
        </w:drawing>
      </w:r>
      <w:commentRangeEnd w:id="38"/>
      <w:r w:rsidR="004A1AFB">
        <w:rPr>
          <w:rStyle w:val="CommentReference"/>
        </w:rPr>
        <w:commentReference w:id="38"/>
      </w:r>
    </w:p>
    <w:p w14:paraId="1D4781AB" w14:textId="3EB52BEA" w:rsidR="00CE1D7C" w:rsidRDefault="00CE1D7C" w:rsidP="00CE1D7C">
      <w:pPr>
        <w:spacing w:line="480" w:lineRule="auto"/>
        <w:rPr>
          <w:rFonts w:ascii="Arial" w:hAnsi="Arial" w:cs="Arial"/>
          <w:sz w:val="22"/>
          <w:szCs w:val="22"/>
        </w:rPr>
      </w:pPr>
      <w:commentRangeStart w:id="39"/>
      <w:r w:rsidRPr="00CE1D7C">
        <w:rPr>
          <w:rFonts w:ascii="Arial" w:hAnsi="Arial" w:cs="Arial"/>
          <w:b/>
          <w:bCs/>
          <w:sz w:val="22"/>
          <w:szCs w:val="22"/>
        </w:rPr>
        <w:t xml:space="preserve"> </w:t>
      </w:r>
      <w:commentRangeStart w:id="40"/>
      <w:commentRangeStart w:id="41"/>
      <w:commentRangeStart w:id="42"/>
      <w:r w:rsidRPr="000E136D">
        <w:rPr>
          <w:rFonts w:ascii="Arial" w:hAnsi="Arial" w:cs="Arial"/>
          <w:b/>
          <w:bCs/>
          <w:sz w:val="22"/>
          <w:szCs w:val="22"/>
        </w:rPr>
        <w:t xml:space="preserve">Figure </w:t>
      </w:r>
      <w:commentRangeEnd w:id="40"/>
      <w:r>
        <w:rPr>
          <w:rStyle w:val="CommentReference"/>
        </w:rPr>
        <w:commentReference w:id="40"/>
      </w:r>
      <w:commentRangeEnd w:id="41"/>
      <w:r>
        <w:rPr>
          <w:rStyle w:val="CommentReference"/>
        </w:rPr>
        <w:commentReference w:id="41"/>
      </w:r>
      <w:r w:rsidRPr="000E136D">
        <w:rPr>
          <w:rFonts w:ascii="Arial" w:hAnsi="Arial" w:cs="Arial"/>
          <w:b/>
          <w:bCs/>
          <w:sz w:val="22"/>
          <w:szCs w:val="22"/>
        </w:rPr>
        <w:t>1</w:t>
      </w:r>
      <w:commentRangeEnd w:id="42"/>
      <w:r w:rsidR="007C6A8B">
        <w:rPr>
          <w:rStyle w:val="CommentReference"/>
        </w:rPr>
        <w:commentReference w:id="42"/>
      </w:r>
      <w:commentRangeEnd w:id="39"/>
      <w:r w:rsidR="006670A9">
        <w:rPr>
          <w:rStyle w:val="CommentReference"/>
        </w:rPr>
        <w:commentReference w:id="39"/>
      </w:r>
      <w:r w:rsidRPr="000E136D">
        <w:rPr>
          <w:rFonts w:ascii="Arial" w:hAnsi="Arial" w:cs="Arial"/>
          <w:b/>
          <w:bCs/>
          <w:sz w:val="22"/>
          <w:szCs w:val="22"/>
        </w:rPr>
        <w:t xml:space="preserve">: </w:t>
      </w:r>
      <w:r w:rsidR="00347E1F">
        <w:rPr>
          <w:rFonts w:ascii="Arial" w:hAnsi="Arial" w:cs="Arial"/>
          <w:sz w:val="22"/>
          <w:szCs w:val="22"/>
        </w:rPr>
        <w:t xml:space="preserve">Panel A shows an example of a character string generated from our pipeline. Each position of the character </w:t>
      </w:r>
      <w:r w:rsidR="00702A34">
        <w:rPr>
          <w:rFonts w:ascii="Arial" w:hAnsi="Arial" w:cs="Arial"/>
          <w:sz w:val="22"/>
          <w:szCs w:val="22"/>
        </w:rPr>
        <w:t>string</w:t>
      </w:r>
      <w:r w:rsidR="00347E1F">
        <w:rPr>
          <w:rFonts w:ascii="Arial" w:hAnsi="Arial" w:cs="Arial"/>
          <w:sz w:val="22"/>
          <w:szCs w:val="22"/>
        </w:rPr>
        <w:t xml:space="preserve"> contains a </w:t>
      </w:r>
      <w:proofErr w:type="spellStart"/>
      <w:r w:rsidR="00347E1F">
        <w:rPr>
          <w:rFonts w:ascii="Arial" w:hAnsi="Arial" w:cs="Arial"/>
          <w:sz w:val="22"/>
          <w:szCs w:val="22"/>
        </w:rPr>
        <w:t>trit</w:t>
      </w:r>
      <w:proofErr w:type="spellEnd"/>
      <w:r w:rsidR="00347E1F">
        <w:rPr>
          <w:rFonts w:ascii="Arial" w:hAnsi="Arial" w:cs="Arial"/>
          <w:sz w:val="22"/>
          <w:szCs w:val="22"/>
        </w:rPr>
        <w:t xml:space="preserve"> of information</w:t>
      </w:r>
      <w:r w:rsidR="009A6AAE">
        <w:rPr>
          <w:rFonts w:ascii="Arial" w:hAnsi="Arial" w:cs="Arial"/>
          <w:sz w:val="22"/>
          <w:szCs w:val="22"/>
        </w:rPr>
        <w:t xml:space="preserve"> (each position can contain </w:t>
      </w:r>
      <w:r w:rsidR="00AD48FC">
        <w:rPr>
          <w:rFonts w:ascii="Arial" w:hAnsi="Arial" w:cs="Arial"/>
          <w:sz w:val="22"/>
          <w:szCs w:val="22"/>
        </w:rPr>
        <w:t xml:space="preserve">the symbols </w:t>
      </w:r>
      <w:r w:rsidR="009A6AAE">
        <w:rPr>
          <w:rFonts w:ascii="Arial" w:hAnsi="Arial" w:cs="Arial"/>
          <w:sz w:val="22"/>
          <w:szCs w:val="22"/>
        </w:rPr>
        <w:t>A, B, or C)</w:t>
      </w:r>
      <w:r w:rsidR="00347E1F">
        <w:rPr>
          <w:rFonts w:ascii="Arial" w:hAnsi="Arial" w:cs="Arial"/>
          <w:sz w:val="22"/>
          <w:szCs w:val="22"/>
        </w:rPr>
        <w:t xml:space="preserve">. The string comprises </w:t>
      </w:r>
      <w:r w:rsidR="006B73AE">
        <w:rPr>
          <w:rFonts w:ascii="Arial" w:hAnsi="Arial" w:cs="Arial"/>
          <w:sz w:val="22"/>
          <w:szCs w:val="22"/>
        </w:rPr>
        <w:t xml:space="preserve">four distinct </w:t>
      </w:r>
      <w:r w:rsidR="00347E1F">
        <w:rPr>
          <w:rFonts w:ascii="Arial" w:hAnsi="Arial" w:cs="Arial"/>
          <w:sz w:val="22"/>
          <w:szCs w:val="22"/>
        </w:rPr>
        <w:t>sections</w:t>
      </w:r>
      <w:r w:rsidR="00E664E3">
        <w:rPr>
          <w:rFonts w:ascii="Arial" w:hAnsi="Arial" w:cs="Arial"/>
          <w:sz w:val="22"/>
          <w:szCs w:val="22"/>
        </w:rPr>
        <w:t>. Sections</w:t>
      </w:r>
      <w:r w:rsidR="00347E1F">
        <w:rPr>
          <w:rFonts w:ascii="Arial" w:hAnsi="Arial" w:cs="Arial"/>
          <w:sz w:val="22"/>
          <w:szCs w:val="22"/>
        </w:rPr>
        <w:t xml:space="preserve"> (</w:t>
      </w:r>
      <w:proofErr w:type="spellStart"/>
      <w:r w:rsidR="00461F0E">
        <w:rPr>
          <w:rFonts w:ascii="Arial" w:hAnsi="Arial" w:cs="Arial"/>
          <w:sz w:val="22"/>
          <w:szCs w:val="22"/>
        </w:rPr>
        <w:t>i</w:t>
      </w:r>
      <w:proofErr w:type="spellEnd"/>
      <w:r w:rsidR="00461F0E">
        <w:rPr>
          <w:rFonts w:ascii="Arial" w:hAnsi="Arial" w:cs="Arial"/>
          <w:sz w:val="22"/>
          <w:szCs w:val="22"/>
        </w:rPr>
        <w:t xml:space="preserve">) and (v) </w:t>
      </w:r>
      <w:r w:rsidR="00702A34">
        <w:rPr>
          <w:rFonts w:ascii="Arial" w:hAnsi="Arial" w:cs="Arial"/>
          <w:sz w:val="22"/>
          <w:szCs w:val="22"/>
        </w:rPr>
        <w:t>indicate</w:t>
      </w:r>
      <w:r w:rsidR="00461F0E">
        <w:rPr>
          <w:rFonts w:ascii="Arial" w:hAnsi="Arial" w:cs="Arial"/>
          <w:sz w:val="22"/>
          <w:szCs w:val="22"/>
        </w:rPr>
        <w:t xml:space="preserve"> the </w:t>
      </w:r>
      <w:r w:rsidR="00461F0E">
        <w:rPr>
          <w:rFonts w:ascii="Arial" w:hAnsi="Arial" w:cs="Arial"/>
          <w:sz w:val="22"/>
          <w:szCs w:val="22"/>
        </w:rPr>
        <w:lastRenderedPageBreak/>
        <w:t>global head and tail, which bounds the structural variation in the synthetic signal</w:t>
      </w:r>
      <w:r w:rsidR="006B73AE">
        <w:rPr>
          <w:rFonts w:ascii="Arial" w:hAnsi="Arial" w:cs="Arial"/>
          <w:sz w:val="22"/>
          <w:szCs w:val="22"/>
        </w:rPr>
        <w:t xml:space="preserve"> to simulate patterns of variation within a type of vocalization, rather than across types of vocalizations in a repertoire</w:t>
      </w:r>
      <w:r w:rsidR="00E664E3">
        <w:rPr>
          <w:rFonts w:ascii="Arial" w:hAnsi="Arial" w:cs="Arial"/>
          <w:sz w:val="22"/>
          <w:szCs w:val="22"/>
        </w:rPr>
        <w:t>.</w:t>
      </w:r>
      <w:r w:rsidR="00461F0E">
        <w:rPr>
          <w:rFonts w:ascii="Arial" w:hAnsi="Arial" w:cs="Arial"/>
          <w:sz w:val="22"/>
          <w:szCs w:val="22"/>
        </w:rPr>
        <w:t xml:space="preserve"> </w:t>
      </w:r>
      <w:r w:rsidR="00BA21A8">
        <w:rPr>
          <w:rFonts w:ascii="Arial" w:hAnsi="Arial" w:cs="Arial"/>
          <w:sz w:val="22"/>
          <w:szCs w:val="22"/>
        </w:rPr>
        <w:t xml:space="preserve">Sections </w:t>
      </w:r>
      <w:r w:rsidR="00461F0E">
        <w:rPr>
          <w:rFonts w:ascii="Arial" w:hAnsi="Arial" w:cs="Arial"/>
          <w:sz w:val="22"/>
          <w:szCs w:val="22"/>
        </w:rPr>
        <w:t xml:space="preserve">(ii) </w:t>
      </w:r>
      <w:r w:rsidR="007016BA">
        <w:rPr>
          <w:rFonts w:ascii="Arial" w:hAnsi="Arial" w:cs="Arial"/>
          <w:sz w:val="22"/>
          <w:szCs w:val="22"/>
        </w:rPr>
        <w:t xml:space="preserve">and (iii) </w:t>
      </w:r>
      <w:r w:rsidR="00702A34">
        <w:rPr>
          <w:rFonts w:ascii="Arial" w:hAnsi="Arial" w:cs="Arial"/>
          <w:sz w:val="22"/>
          <w:szCs w:val="22"/>
        </w:rPr>
        <w:t>indicate</w:t>
      </w:r>
      <w:r w:rsidR="00461F0E">
        <w:rPr>
          <w:rFonts w:ascii="Arial" w:hAnsi="Arial" w:cs="Arial"/>
          <w:sz w:val="22"/>
          <w:szCs w:val="22"/>
        </w:rPr>
        <w:t xml:space="preserve"> where group</w:t>
      </w:r>
      <w:r w:rsidR="007016BA">
        <w:rPr>
          <w:rFonts w:ascii="Arial" w:hAnsi="Arial" w:cs="Arial"/>
          <w:sz w:val="22"/>
          <w:szCs w:val="22"/>
        </w:rPr>
        <w:t xml:space="preserve"> and individual identity</w:t>
      </w:r>
      <w:r w:rsidR="00461F0E">
        <w:rPr>
          <w:rFonts w:ascii="Arial" w:hAnsi="Arial" w:cs="Arial"/>
          <w:sz w:val="22"/>
          <w:szCs w:val="22"/>
        </w:rPr>
        <w:t xml:space="preserve"> information </w:t>
      </w:r>
      <w:r w:rsidR="007016BA">
        <w:rPr>
          <w:rFonts w:ascii="Arial" w:hAnsi="Arial" w:cs="Arial"/>
          <w:sz w:val="22"/>
          <w:szCs w:val="22"/>
        </w:rPr>
        <w:t>are</w:t>
      </w:r>
      <w:r w:rsidR="00461F0E">
        <w:rPr>
          <w:rFonts w:ascii="Arial" w:hAnsi="Arial" w:cs="Arial"/>
          <w:sz w:val="22"/>
          <w:szCs w:val="22"/>
        </w:rPr>
        <w:t xml:space="preserve"> encoded, </w:t>
      </w:r>
      <w:r w:rsidR="007016BA">
        <w:rPr>
          <w:rFonts w:ascii="Arial" w:hAnsi="Arial" w:cs="Arial"/>
          <w:sz w:val="22"/>
          <w:szCs w:val="22"/>
        </w:rPr>
        <w:t xml:space="preserve">respectively. Section </w:t>
      </w:r>
      <w:r w:rsidR="00702A34">
        <w:rPr>
          <w:rFonts w:ascii="Arial" w:hAnsi="Arial" w:cs="Arial"/>
          <w:sz w:val="22"/>
          <w:szCs w:val="22"/>
        </w:rPr>
        <w:t xml:space="preserve">(iv) represents random variation, which </w:t>
      </w:r>
      <w:r w:rsidR="007016BA">
        <w:rPr>
          <w:rFonts w:ascii="Arial" w:hAnsi="Arial" w:cs="Arial"/>
          <w:sz w:val="22"/>
          <w:szCs w:val="22"/>
        </w:rPr>
        <w:t>simulates within-individual</w:t>
      </w:r>
      <w:r w:rsidR="00702A34">
        <w:rPr>
          <w:rFonts w:ascii="Arial" w:hAnsi="Arial" w:cs="Arial"/>
          <w:sz w:val="22"/>
          <w:szCs w:val="22"/>
        </w:rPr>
        <w:t xml:space="preserve"> variation. </w:t>
      </w:r>
      <w:r w:rsidR="000F3D5D">
        <w:rPr>
          <w:rFonts w:ascii="Arial" w:hAnsi="Arial" w:cs="Arial"/>
          <w:sz w:val="22"/>
          <w:szCs w:val="22"/>
        </w:rPr>
        <w:t xml:space="preserve">All sections are created by random generation in ways that preserve or change strings across </w:t>
      </w:r>
      <w:commentRangeStart w:id="43"/>
      <w:r w:rsidR="000F3D5D">
        <w:rPr>
          <w:rFonts w:ascii="Arial" w:hAnsi="Arial" w:cs="Arial"/>
          <w:sz w:val="22"/>
          <w:szCs w:val="22"/>
        </w:rPr>
        <w:t xml:space="preserve">classes and social levels </w:t>
      </w:r>
      <w:commentRangeEnd w:id="43"/>
      <w:r w:rsidR="0029338E">
        <w:rPr>
          <w:rStyle w:val="CommentReference"/>
        </w:rPr>
        <w:commentReference w:id="43"/>
      </w:r>
      <w:r w:rsidR="000F3D5D">
        <w:rPr>
          <w:rFonts w:ascii="Arial" w:hAnsi="Arial" w:cs="Arial"/>
          <w:sz w:val="22"/>
          <w:szCs w:val="22"/>
        </w:rPr>
        <w:t xml:space="preserve">in a dataset. </w:t>
      </w:r>
      <w:r w:rsidR="00702A34">
        <w:rPr>
          <w:rFonts w:ascii="Arial" w:hAnsi="Arial" w:cs="Arial"/>
          <w:sz w:val="22"/>
          <w:szCs w:val="22"/>
        </w:rPr>
        <w:t xml:space="preserve">Panel B depicts the steps of the sonification process. Character strings are generated in </w:t>
      </w:r>
      <w:r w:rsidR="00F93E38">
        <w:rPr>
          <w:rFonts w:ascii="Arial" w:hAnsi="Arial" w:cs="Arial"/>
          <w:sz w:val="22"/>
          <w:szCs w:val="22"/>
        </w:rPr>
        <w:t>S</w:t>
      </w:r>
      <w:r w:rsidR="00702A34">
        <w:rPr>
          <w:rFonts w:ascii="Arial" w:hAnsi="Arial" w:cs="Arial"/>
          <w:sz w:val="22"/>
          <w:szCs w:val="22"/>
        </w:rPr>
        <w:t>tep (</w:t>
      </w:r>
      <w:proofErr w:type="spellStart"/>
      <w:r w:rsidR="00702A34">
        <w:rPr>
          <w:rFonts w:ascii="Arial" w:hAnsi="Arial" w:cs="Arial"/>
          <w:sz w:val="22"/>
          <w:szCs w:val="22"/>
        </w:rPr>
        <w:t>i</w:t>
      </w:r>
      <w:proofErr w:type="spellEnd"/>
      <w:r w:rsidR="00702A34">
        <w:rPr>
          <w:rFonts w:ascii="Arial" w:hAnsi="Arial" w:cs="Arial"/>
          <w:sz w:val="22"/>
          <w:szCs w:val="22"/>
        </w:rPr>
        <w:t xml:space="preserve">) and transformed </w:t>
      </w:r>
      <w:r w:rsidR="00021375">
        <w:rPr>
          <w:rFonts w:ascii="Arial" w:hAnsi="Arial" w:cs="Arial"/>
          <w:sz w:val="22"/>
          <w:szCs w:val="22"/>
        </w:rPr>
        <w:t>in</w:t>
      </w:r>
      <w:r w:rsidR="00702A34">
        <w:rPr>
          <w:rFonts w:ascii="Arial" w:hAnsi="Arial" w:cs="Arial"/>
          <w:sz w:val="22"/>
          <w:szCs w:val="22"/>
        </w:rPr>
        <w:t xml:space="preserve">to frequency modulation patterns using </w:t>
      </w:r>
      <w:proofErr w:type="gramStart"/>
      <w:r w:rsidR="00702A34">
        <w:rPr>
          <w:rFonts w:ascii="Arial" w:hAnsi="Arial" w:cs="Arial"/>
          <w:sz w:val="22"/>
          <w:szCs w:val="22"/>
        </w:rPr>
        <w:t>Parsons</w:t>
      </w:r>
      <w:proofErr w:type="gramEnd"/>
      <w:r w:rsidR="00702A34">
        <w:rPr>
          <w:rFonts w:ascii="Arial" w:hAnsi="Arial" w:cs="Arial"/>
          <w:sz w:val="22"/>
          <w:szCs w:val="22"/>
        </w:rPr>
        <w:t xml:space="preserve"> code in </w:t>
      </w:r>
      <w:r w:rsidR="00F93E38">
        <w:rPr>
          <w:rFonts w:ascii="Arial" w:hAnsi="Arial" w:cs="Arial"/>
          <w:sz w:val="22"/>
          <w:szCs w:val="22"/>
        </w:rPr>
        <w:t>S</w:t>
      </w:r>
      <w:r w:rsidR="00702A34">
        <w:rPr>
          <w:rFonts w:ascii="Arial" w:hAnsi="Arial" w:cs="Arial"/>
          <w:sz w:val="22"/>
          <w:szCs w:val="22"/>
        </w:rPr>
        <w:t>tep (ii).</w:t>
      </w:r>
      <w:r w:rsidR="000D5FD6">
        <w:rPr>
          <w:rFonts w:ascii="Arial" w:hAnsi="Arial" w:cs="Arial"/>
          <w:sz w:val="22"/>
          <w:szCs w:val="22"/>
        </w:rPr>
        <w:t xml:space="preserve"> The </w:t>
      </w:r>
      <w:del w:id="44" w:author="Samman, Raneem" w:date="2025-08-07T11:09:00Z" w16du:dateUtc="2025-08-07T16:09:00Z">
        <w:r w:rsidR="000D5FD6" w:rsidDel="0029338E">
          <w:rPr>
            <w:rFonts w:ascii="Arial" w:hAnsi="Arial" w:cs="Arial"/>
            <w:sz w:val="22"/>
            <w:szCs w:val="22"/>
          </w:rPr>
          <w:delText>asterices</w:delText>
        </w:r>
      </w:del>
      <w:ins w:id="45" w:author="Samman, Raneem" w:date="2025-08-07T11:09:00Z" w16du:dateUtc="2025-08-07T16:09:00Z">
        <w:r w:rsidR="0029338E">
          <w:rPr>
            <w:rFonts w:ascii="Arial" w:hAnsi="Arial" w:cs="Arial"/>
            <w:sz w:val="22"/>
            <w:szCs w:val="22"/>
          </w:rPr>
          <w:t>asterisks</w:t>
        </w:r>
      </w:ins>
      <w:r w:rsidR="000D5FD6">
        <w:rPr>
          <w:rFonts w:ascii="Arial" w:hAnsi="Arial" w:cs="Arial"/>
          <w:sz w:val="22"/>
          <w:szCs w:val="22"/>
        </w:rPr>
        <w:t xml:space="preserve"> in Step (</w:t>
      </w:r>
      <w:proofErr w:type="spellStart"/>
      <w:r w:rsidR="000D5FD6">
        <w:rPr>
          <w:rFonts w:ascii="Arial" w:hAnsi="Arial" w:cs="Arial"/>
          <w:sz w:val="22"/>
          <w:szCs w:val="22"/>
        </w:rPr>
        <w:t>i</w:t>
      </w:r>
      <w:proofErr w:type="spellEnd"/>
      <w:r w:rsidR="000D5FD6">
        <w:rPr>
          <w:rFonts w:ascii="Arial" w:hAnsi="Arial" w:cs="Arial"/>
          <w:sz w:val="22"/>
          <w:szCs w:val="22"/>
        </w:rPr>
        <w:t>) denote the start positions of separate sections, which were used to guide the generation of frequency timeseries (see Methods)</w:t>
      </w:r>
      <w:r w:rsidR="00816A22">
        <w:rPr>
          <w:rFonts w:ascii="Arial" w:hAnsi="Arial" w:cs="Arial"/>
          <w:sz w:val="22"/>
          <w:szCs w:val="22"/>
        </w:rPr>
        <w:t>.</w:t>
      </w:r>
      <w:r w:rsidR="00702A34">
        <w:rPr>
          <w:rFonts w:ascii="Arial" w:hAnsi="Arial" w:cs="Arial"/>
          <w:sz w:val="22"/>
          <w:szCs w:val="22"/>
        </w:rPr>
        <w:t xml:space="preserve"> In </w:t>
      </w:r>
      <w:r w:rsidR="00F93E38">
        <w:rPr>
          <w:rFonts w:ascii="Arial" w:hAnsi="Arial" w:cs="Arial"/>
          <w:sz w:val="22"/>
          <w:szCs w:val="22"/>
        </w:rPr>
        <w:t>S</w:t>
      </w:r>
      <w:r w:rsidR="00702A34">
        <w:rPr>
          <w:rFonts w:ascii="Arial" w:hAnsi="Arial" w:cs="Arial"/>
          <w:sz w:val="22"/>
          <w:szCs w:val="22"/>
        </w:rPr>
        <w:t xml:space="preserve">tep (iii), the frequency modulation patterns are </w:t>
      </w:r>
      <w:r w:rsidR="00C32A6A">
        <w:rPr>
          <w:rFonts w:ascii="Arial" w:hAnsi="Arial" w:cs="Arial"/>
          <w:sz w:val="22"/>
          <w:szCs w:val="22"/>
        </w:rPr>
        <w:t>converted to a timeseries of frequency values, which is used to guide the generation of frequency-modulated synthetic vocalizations</w:t>
      </w:r>
      <w:r w:rsidR="00702A34">
        <w:rPr>
          <w:rFonts w:ascii="Arial" w:hAnsi="Arial" w:cs="Arial"/>
          <w:sz w:val="22"/>
          <w:szCs w:val="22"/>
        </w:rPr>
        <w:t xml:space="preserve"> </w:t>
      </w:r>
      <w:r w:rsidR="00C32A6A">
        <w:rPr>
          <w:rFonts w:ascii="Arial" w:hAnsi="Arial" w:cs="Arial"/>
          <w:sz w:val="22"/>
          <w:szCs w:val="22"/>
        </w:rPr>
        <w:t>with the</w:t>
      </w:r>
      <w:r w:rsidR="003703D9">
        <w:rPr>
          <w:rFonts w:ascii="Arial" w:hAnsi="Arial" w:cs="Arial"/>
          <w:sz w:val="22"/>
          <w:szCs w:val="22"/>
        </w:rPr>
        <w:t xml:space="preserve"> R</w:t>
      </w:r>
      <w:r w:rsidR="00C32A6A">
        <w:rPr>
          <w:rFonts w:ascii="Arial" w:hAnsi="Arial" w:cs="Arial"/>
          <w:sz w:val="22"/>
          <w:szCs w:val="22"/>
        </w:rPr>
        <w:t xml:space="preserve"> package </w:t>
      </w:r>
      <w:proofErr w:type="spellStart"/>
      <w:r w:rsidR="00C32A6A">
        <w:rPr>
          <w:rFonts w:ascii="Arial" w:hAnsi="Arial" w:cs="Arial"/>
          <w:sz w:val="22"/>
          <w:szCs w:val="22"/>
        </w:rPr>
        <w:t>soundgen</w:t>
      </w:r>
      <w:proofErr w:type="spellEnd"/>
      <w:r w:rsidR="00C32A6A">
        <w:rPr>
          <w:rFonts w:ascii="Arial" w:hAnsi="Arial" w:cs="Arial"/>
          <w:sz w:val="22"/>
          <w:szCs w:val="22"/>
        </w:rPr>
        <w:t>. Step</w:t>
      </w:r>
      <w:r w:rsidR="00702A34">
        <w:rPr>
          <w:rFonts w:ascii="Arial" w:hAnsi="Arial" w:cs="Arial"/>
          <w:sz w:val="22"/>
          <w:szCs w:val="22"/>
        </w:rPr>
        <w:t xml:space="preserve"> (iv)</w:t>
      </w:r>
      <w:r w:rsidR="00C32A6A">
        <w:rPr>
          <w:rFonts w:ascii="Arial" w:hAnsi="Arial" w:cs="Arial"/>
          <w:sz w:val="22"/>
          <w:szCs w:val="22"/>
        </w:rPr>
        <w:t xml:space="preserve"> shows a spectrogram of an example audio file generated for the character string in Step (</w:t>
      </w:r>
      <w:proofErr w:type="spellStart"/>
      <w:r w:rsidR="00C32A6A">
        <w:rPr>
          <w:rFonts w:ascii="Arial" w:hAnsi="Arial" w:cs="Arial"/>
          <w:sz w:val="22"/>
          <w:szCs w:val="22"/>
        </w:rPr>
        <w:t>i</w:t>
      </w:r>
      <w:proofErr w:type="spellEnd"/>
      <w:r w:rsidR="00C32A6A">
        <w:rPr>
          <w:rFonts w:ascii="Arial" w:hAnsi="Arial" w:cs="Arial"/>
          <w:sz w:val="22"/>
          <w:szCs w:val="22"/>
        </w:rPr>
        <w:t>)</w:t>
      </w:r>
      <w:r w:rsidR="00702A34">
        <w:rPr>
          <w:rFonts w:ascii="Arial" w:hAnsi="Arial" w:cs="Arial"/>
          <w:sz w:val="22"/>
          <w:szCs w:val="22"/>
        </w:rPr>
        <w:t>.</w:t>
      </w:r>
    </w:p>
    <w:p w14:paraId="0A7F22E7" w14:textId="5B464979" w:rsidR="002824FC" w:rsidRDefault="002824FC" w:rsidP="002824FC">
      <w:pPr>
        <w:spacing w:line="480" w:lineRule="auto"/>
        <w:rPr>
          <w:rFonts w:ascii="Arial" w:hAnsi="Arial" w:cs="Arial"/>
        </w:rPr>
      </w:pPr>
    </w:p>
    <w:p w14:paraId="17C5E01E" w14:textId="1E1942BC" w:rsidR="009E211A" w:rsidRDefault="00702A34" w:rsidP="0054489D">
      <w:pPr>
        <w:spacing w:line="480" w:lineRule="auto"/>
        <w:ind w:firstLine="720"/>
        <w:rPr>
          <w:rFonts w:ascii="Arial" w:hAnsi="Arial" w:cs="Arial"/>
          <w:b/>
          <w:bCs/>
          <w:sz w:val="22"/>
          <w:szCs w:val="22"/>
        </w:rPr>
      </w:pPr>
      <w:r>
        <w:rPr>
          <w:rFonts w:ascii="Arial" w:hAnsi="Arial" w:cs="Arial"/>
        </w:rPr>
        <w:t>Here</w:t>
      </w:r>
      <w:r w:rsidR="001B6DC1">
        <w:rPr>
          <w:rFonts w:ascii="Arial" w:hAnsi="Arial" w:cs="Arial"/>
        </w:rPr>
        <w:t>, w</w:t>
      </w:r>
      <w:r w:rsidR="00DE56C1">
        <w:rPr>
          <w:rFonts w:ascii="Arial" w:hAnsi="Arial" w:cs="Arial"/>
        </w:rPr>
        <w:t xml:space="preserve">e </w:t>
      </w:r>
      <w:r w:rsidR="00906CF5">
        <w:rPr>
          <w:rFonts w:ascii="Arial" w:hAnsi="Arial" w:cs="Arial"/>
        </w:rPr>
        <w:t>generated</w:t>
      </w:r>
      <w:r w:rsidR="001B6DC1">
        <w:rPr>
          <w:rFonts w:ascii="Arial" w:hAnsi="Arial" w:cs="Arial"/>
        </w:rPr>
        <w:t xml:space="preserve"> </w:t>
      </w:r>
      <w:r w:rsidR="00DE56C1">
        <w:rPr>
          <w:rFonts w:ascii="Arial" w:hAnsi="Arial" w:cs="Arial"/>
        </w:rPr>
        <w:t>two synthetic datasets</w:t>
      </w:r>
      <w:r w:rsidR="001B6DC1">
        <w:rPr>
          <w:rFonts w:ascii="Arial" w:hAnsi="Arial" w:cs="Arial"/>
        </w:rPr>
        <w:t xml:space="preserve"> </w:t>
      </w:r>
      <w:r w:rsidR="0039009E">
        <w:rPr>
          <w:rFonts w:ascii="Arial" w:hAnsi="Arial" w:cs="Arial"/>
        </w:rPr>
        <w:t xml:space="preserve">of tonal, frequency-modulated </w:t>
      </w:r>
      <w:commentRangeStart w:id="46"/>
      <w:r w:rsidR="0039009E">
        <w:rPr>
          <w:rFonts w:ascii="Arial" w:hAnsi="Arial" w:cs="Arial"/>
        </w:rPr>
        <w:t xml:space="preserve">vocalizations </w:t>
      </w:r>
      <w:r w:rsidR="001B6DC1">
        <w:rPr>
          <w:rFonts w:ascii="Arial" w:hAnsi="Arial" w:cs="Arial"/>
        </w:rPr>
        <w:t>as examples of the vocal</w:t>
      </w:r>
      <w:r w:rsidR="004159FE">
        <w:rPr>
          <w:rFonts w:ascii="Arial" w:hAnsi="Arial" w:cs="Arial"/>
        </w:rPr>
        <w:t xml:space="preserve">izations </w:t>
      </w:r>
      <w:commentRangeEnd w:id="46"/>
      <w:r w:rsidR="003E1F1A">
        <w:rPr>
          <w:rStyle w:val="CommentReference"/>
        </w:rPr>
        <w:commentReference w:id="46"/>
      </w:r>
      <w:r w:rsidR="007E0A63">
        <w:rPr>
          <w:rFonts w:ascii="Arial" w:hAnsi="Arial" w:cs="Arial"/>
        </w:rPr>
        <w:t xml:space="preserve">that can be </w:t>
      </w:r>
      <w:r w:rsidR="001B6DC1">
        <w:rPr>
          <w:rFonts w:ascii="Arial" w:hAnsi="Arial" w:cs="Arial"/>
        </w:rPr>
        <w:t xml:space="preserve">produced by our pipeline. </w:t>
      </w:r>
      <w:r w:rsidR="00510621">
        <w:rPr>
          <w:rFonts w:ascii="Arial" w:hAnsi="Arial" w:cs="Arial"/>
        </w:rPr>
        <w:t xml:space="preserve">First, we encoded </w:t>
      </w:r>
      <w:r w:rsidR="00A51571">
        <w:rPr>
          <w:rFonts w:ascii="Arial" w:hAnsi="Arial" w:cs="Arial"/>
        </w:rPr>
        <w:t xml:space="preserve">twice the amount of group membership information </w:t>
      </w:r>
      <w:r w:rsidR="00E462F4">
        <w:rPr>
          <w:rFonts w:ascii="Arial" w:hAnsi="Arial" w:cs="Arial"/>
        </w:rPr>
        <w:t xml:space="preserve">in character strings </w:t>
      </w:r>
      <w:r w:rsidR="00A51571">
        <w:rPr>
          <w:rFonts w:ascii="Arial" w:hAnsi="Arial" w:cs="Arial"/>
        </w:rPr>
        <w:t xml:space="preserve">compared to </w:t>
      </w:r>
      <w:r w:rsidR="00DE56C1">
        <w:rPr>
          <w:rFonts w:ascii="Arial" w:hAnsi="Arial" w:cs="Arial"/>
        </w:rPr>
        <w:t xml:space="preserve">individual </w:t>
      </w:r>
      <w:r w:rsidR="00881BFC">
        <w:rPr>
          <w:rFonts w:ascii="Arial" w:hAnsi="Arial" w:cs="Arial"/>
        </w:rPr>
        <w:t xml:space="preserve">identity </w:t>
      </w:r>
      <w:r w:rsidR="00DE56C1">
        <w:rPr>
          <w:rFonts w:ascii="Arial" w:hAnsi="Arial" w:cs="Arial"/>
        </w:rPr>
        <w:t>information (</w:t>
      </w:r>
      <w:r w:rsidR="00A51571">
        <w:rPr>
          <w:rFonts w:ascii="Arial" w:hAnsi="Arial" w:cs="Arial"/>
        </w:rPr>
        <w:t>“</w:t>
      </w:r>
      <w:r w:rsidR="00881BFC">
        <w:rPr>
          <w:rFonts w:ascii="Arial" w:hAnsi="Arial" w:cs="Arial"/>
        </w:rPr>
        <w:t>g</w:t>
      </w:r>
      <w:r w:rsidR="00DE56C1">
        <w:rPr>
          <w:rFonts w:ascii="Arial" w:hAnsi="Arial" w:cs="Arial"/>
        </w:rPr>
        <w:t>roup</w:t>
      </w:r>
      <w:r w:rsidR="00A51571">
        <w:rPr>
          <w:rFonts w:ascii="Arial" w:hAnsi="Arial" w:cs="Arial"/>
        </w:rPr>
        <w:t>-</w:t>
      </w:r>
      <w:r w:rsidR="00881BFC">
        <w:rPr>
          <w:rFonts w:ascii="Arial" w:hAnsi="Arial" w:cs="Arial"/>
        </w:rPr>
        <w:t>specific</w:t>
      </w:r>
      <w:r w:rsidR="00A51571">
        <w:rPr>
          <w:rFonts w:ascii="Arial" w:hAnsi="Arial" w:cs="Arial"/>
        </w:rPr>
        <w:t xml:space="preserve">” </w:t>
      </w:r>
      <w:r w:rsidR="00DE56C1">
        <w:rPr>
          <w:rFonts w:ascii="Arial" w:hAnsi="Arial" w:cs="Arial"/>
        </w:rPr>
        <w:t>dataset)</w:t>
      </w:r>
      <w:r w:rsidR="00853542">
        <w:rPr>
          <w:rFonts w:ascii="Arial" w:hAnsi="Arial" w:cs="Arial"/>
        </w:rPr>
        <w:t xml:space="preserve"> (Figure 2). Second, we reversed</w:t>
      </w:r>
      <w:r w:rsidR="00C84305">
        <w:rPr>
          <w:rFonts w:ascii="Arial" w:hAnsi="Arial" w:cs="Arial"/>
        </w:rPr>
        <w:t xml:space="preserve"> the amount of</w:t>
      </w:r>
      <w:r w:rsidR="00853542">
        <w:rPr>
          <w:rFonts w:ascii="Arial" w:hAnsi="Arial" w:cs="Arial"/>
        </w:rPr>
        <w:t xml:space="preserve"> information encoding</w:t>
      </w:r>
      <w:r>
        <w:rPr>
          <w:rFonts w:ascii="Arial" w:hAnsi="Arial" w:cs="Arial"/>
        </w:rPr>
        <w:t xml:space="preserve"> </w:t>
      </w:r>
      <w:r w:rsidR="00B701DC">
        <w:rPr>
          <w:rFonts w:ascii="Arial" w:hAnsi="Arial" w:cs="Arial"/>
        </w:rPr>
        <w:t xml:space="preserve">over social levels </w:t>
      </w:r>
      <w:r>
        <w:rPr>
          <w:rFonts w:ascii="Arial" w:hAnsi="Arial" w:cs="Arial"/>
        </w:rPr>
        <w:t>from the previous dataset,</w:t>
      </w:r>
      <w:r w:rsidR="00853542">
        <w:rPr>
          <w:rFonts w:ascii="Arial" w:hAnsi="Arial" w:cs="Arial"/>
        </w:rPr>
        <w:t xml:space="preserve"> such that individual identity information outweighed group membership information by twofold</w:t>
      </w:r>
      <w:r w:rsidR="00DE56C1">
        <w:rPr>
          <w:rFonts w:ascii="Arial" w:hAnsi="Arial" w:cs="Arial"/>
        </w:rPr>
        <w:t xml:space="preserve"> (</w:t>
      </w:r>
      <w:r w:rsidR="00853542">
        <w:rPr>
          <w:rFonts w:ascii="Arial" w:hAnsi="Arial" w:cs="Arial"/>
        </w:rPr>
        <w:t>“</w:t>
      </w:r>
      <w:r w:rsidR="00881BFC">
        <w:rPr>
          <w:rFonts w:ascii="Arial" w:hAnsi="Arial" w:cs="Arial"/>
        </w:rPr>
        <w:t>individual</w:t>
      </w:r>
      <w:r w:rsidR="00853542">
        <w:rPr>
          <w:rFonts w:ascii="Arial" w:hAnsi="Arial" w:cs="Arial"/>
        </w:rPr>
        <w:t>ly</w:t>
      </w:r>
      <w:r w:rsidR="00470755">
        <w:rPr>
          <w:rFonts w:ascii="Arial" w:hAnsi="Arial" w:cs="Arial"/>
        </w:rPr>
        <w:t xml:space="preserve"> </w:t>
      </w:r>
      <w:r w:rsidR="00853542">
        <w:rPr>
          <w:rFonts w:ascii="Arial" w:hAnsi="Arial" w:cs="Arial"/>
        </w:rPr>
        <w:t xml:space="preserve">distinctive” </w:t>
      </w:r>
      <w:r w:rsidR="00881BFC">
        <w:rPr>
          <w:rFonts w:ascii="Arial" w:hAnsi="Arial" w:cs="Arial"/>
        </w:rPr>
        <w:t>d</w:t>
      </w:r>
      <w:r w:rsidR="00DE56C1">
        <w:rPr>
          <w:rFonts w:ascii="Arial" w:hAnsi="Arial" w:cs="Arial"/>
        </w:rPr>
        <w:t>ataset)</w:t>
      </w:r>
      <w:r w:rsidR="00853542">
        <w:rPr>
          <w:rFonts w:ascii="Arial" w:hAnsi="Arial" w:cs="Arial"/>
        </w:rPr>
        <w:t xml:space="preserve"> (Figure 3)</w:t>
      </w:r>
      <w:r w:rsidR="00DE56C1">
        <w:rPr>
          <w:rFonts w:ascii="Arial" w:hAnsi="Arial" w:cs="Arial"/>
        </w:rPr>
        <w:t>.</w:t>
      </w:r>
      <w:r w:rsidR="00D302FC">
        <w:rPr>
          <w:rFonts w:ascii="Arial" w:hAnsi="Arial" w:cs="Arial"/>
        </w:rPr>
        <w:t xml:space="preserve"> </w:t>
      </w:r>
      <w:r w:rsidR="00F70AE4">
        <w:rPr>
          <w:rFonts w:ascii="Arial" w:hAnsi="Arial" w:cs="Arial"/>
        </w:rPr>
        <w:t xml:space="preserve">To highlight the structural variation in frequency modulation patterns across classes at either social level, as well as consistency within </w:t>
      </w:r>
      <w:r>
        <w:rPr>
          <w:rFonts w:ascii="Arial" w:hAnsi="Arial" w:cs="Arial"/>
        </w:rPr>
        <w:t xml:space="preserve">social </w:t>
      </w:r>
      <w:r w:rsidR="00F70AE4">
        <w:rPr>
          <w:rFonts w:ascii="Arial" w:hAnsi="Arial" w:cs="Arial"/>
        </w:rPr>
        <w:t>classes, w</w:t>
      </w:r>
      <w:r w:rsidR="00D302FC">
        <w:rPr>
          <w:rFonts w:ascii="Arial" w:hAnsi="Arial" w:cs="Arial"/>
        </w:rPr>
        <w:t>e</w:t>
      </w:r>
      <w:r w:rsidR="00DE56C1">
        <w:rPr>
          <w:rFonts w:ascii="Arial" w:hAnsi="Arial" w:cs="Arial"/>
        </w:rPr>
        <w:t xml:space="preserve"> </w:t>
      </w:r>
      <w:r w:rsidR="00D302FC">
        <w:rPr>
          <w:rFonts w:ascii="Arial" w:hAnsi="Arial" w:cs="Arial"/>
        </w:rPr>
        <w:t xml:space="preserve">created </w:t>
      </w:r>
      <w:r w:rsidR="00F70AE4">
        <w:rPr>
          <w:rFonts w:ascii="Arial" w:hAnsi="Arial" w:cs="Arial"/>
        </w:rPr>
        <w:t xml:space="preserve">catalogues of </w:t>
      </w:r>
      <w:r w:rsidR="00D302FC">
        <w:rPr>
          <w:rFonts w:ascii="Arial" w:hAnsi="Arial" w:cs="Arial"/>
        </w:rPr>
        <w:t>spectrogra</w:t>
      </w:r>
      <w:r w:rsidR="00F70AE4">
        <w:rPr>
          <w:rFonts w:ascii="Arial" w:hAnsi="Arial" w:cs="Arial"/>
        </w:rPr>
        <w:t>ms, or visual representations of the synthetic audio files</w:t>
      </w:r>
      <w:r w:rsidR="003C2E6A">
        <w:rPr>
          <w:rFonts w:ascii="Arial" w:hAnsi="Arial" w:cs="Arial"/>
        </w:rPr>
        <w:t>,</w:t>
      </w:r>
      <w:r w:rsidR="00F70AE4">
        <w:rPr>
          <w:rFonts w:ascii="Arial" w:hAnsi="Arial" w:cs="Arial"/>
        </w:rPr>
        <w:t xml:space="preserve"> for</w:t>
      </w:r>
      <w:r w:rsidR="00D302FC">
        <w:rPr>
          <w:rFonts w:ascii="Arial" w:hAnsi="Arial" w:cs="Arial"/>
        </w:rPr>
        <w:t xml:space="preserve"> </w:t>
      </w:r>
      <w:r w:rsidR="00881BFC">
        <w:rPr>
          <w:rFonts w:ascii="Arial" w:hAnsi="Arial" w:cs="Arial"/>
        </w:rPr>
        <w:t>a s</w:t>
      </w:r>
      <w:r w:rsidR="00F70AE4">
        <w:rPr>
          <w:rFonts w:ascii="Arial" w:hAnsi="Arial" w:cs="Arial"/>
        </w:rPr>
        <w:t>ubsample of the</w:t>
      </w:r>
      <w:r w:rsidR="00D302FC">
        <w:rPr>
          <w:rFonts w:ascii="Arial" w:hAnsi="Arial" w:cs="Arial"/>
        </w:rPr>
        <w:t xml:space="preserve"> synthetic</w:t>
      </w:r>
      <w:r w:rsidR="00F70AE4">
        <w:rPr>
          <w:rFonts w:ascii="Arial" w:hAnsi="Arial" w:cs="Arial"/>
        </w:rPr>
        <w:t xml:space="preserve"> vocal</w:t>
      </w:r>
      <w:r w:rsidR="00D302FC">
        <w:rPr>
          <w:rFonts w:ascii="Arial" w:hAnsi="Arial" w:cs="Arial"/>
        </w:rPr>
        <w:t xml:space="preserve"> signals </w:t>
      </w:r>
      <w:r w:rsidR="00F70AE4">
        <w:rPr>
          <w:rFonts w:ascii="Arial" w:hAnsi="Arial" w:cs="Arial"/>
        </w:rPr>
        <w:t>in either dataset</w:t>
      </w:r>
      <w:r w:rsidR="00DA1B11">
        <w:rPr>
          <w:rFonts w:ascii="Arial" w:hAnsi="Arial" w:cs="Arial"/>
        </w:rPr>
        <w:t xml:space="preserve"> (Figure 2A, Figure 3A)</w:t>
      </w:r>
      <w:r w:rsidR="00F70AE4">
        <w:rPr>
          <w:rFonts w:ascii="Arial" w:hAnsi="Arial" w:cs="Arial"/>
        </w:rPr>
        <w:t xml:space="preserve">. </w:t>
      </w:r>
      <w:r w:rsidR="00E30B77">
        <w:rPr>
          <w:rFonts w:ascii="Arial" w:hAnsi="Arial" w:cs="Arial"/>
        </w:rPr>
        <w:t xml:space="preserve">These call </w:t>
      </w:r>
      <w:r w:rsidR="00E30B77">
        <w:rPr>
          <w:rFonts w:ascii="Arial" w:hAnsi="Arial" w:cs="Arial"/>
        </w:rPr>
        <w:lastRenderedPageBreak/>
        <w:t>catalogues demonstrate sections of frequency modulation patterns that are shared within classes</w:t>
      </w:r>
      <w:r w:rsidR="0033082A">
        <w:rPr>
          <w:rFonts w:ascii="Arial" w:hAnsi="Arial" w:cs="Arial"/>
        </w:rPr>
        <w:t>, and other sections that are</w:t>
      </w:r>
      <w:r w:rsidR="00E30B77">
        <w:rPr>
          <w:rFonts w:ascii="Arial" w:hAnsi="Arial" w:cs="Arial"/>
        </w:rPr>
        <w:t xml:space="preserve"> distinct </w:t>
      </w:r>
      <w:r w:rsidR="004871F6">
        <w:rPr>
          <w:rFonts w:ascii="Arial" w:hAnsi="Arial" w:cs="Arial"/>
        </w:rPr>
        <w:t xml:space="preserve">amongst </w:t>
      </w:r>
      <w:r w:rsidR="00E30B77">
        <w:rPr>
          <w:rFonts w:ascii="Arial" w:hAnsi="Arial" w:cs="Arial"/>
        </w:rPr>
        <w:t>classes. For instance, in the group-specific dataset, spectrograms for individuals in the same group share more structural similarity of frequency modulation patterns than individuals from two different groups (Figure 2A). In the individually distinctive dataset, vocalizations produced by the same simulated individual display</w:t>
      </w:r>
      <w:r w:rsidR="00E12FBA">
        <w:rPr>
          <w:rFonts w:ascii="Arial" w:hAnsi="Arial" w:cs="Arial"/>
        </w:rPr>
        <w:t xml:space="preserve"> </w:t>
      </w:r>
      <w:r w:rsidR="00E30B77">
        <w:rPr>
          <w:rFonts w:ascii="Arial" w:hAnsi="Arial" w:cs="Arial"/>
        </w:rPr>
        <w:t>frequency modulation patterns that are</w:t>
      </w:r>
      <w:r w:rsidR="00E12FBA">
        <w:rPr>
          <w:rFonts w:ascii="Arial" w:hAnsi="Arial" w:cs="Arial"/>
        </w:rPr>
        <w:t xml:space="preserve"> consistently</w:t>
      </w:r>
      <w:r w:rsidR="00E30B77">
        <w:rPr>
          <w:rFonts w:ascii="Arial" w:hAnsi="Arial" w:cs="Arial"/>
        </w:rPr>
        <w:t xml:space="preserve"> different from other individuals in the same group (Figure 3A).</w:t>
      </w:r>
    </w:p>
    <w:p w14:paraId="6FE1D9F0" w14:textId="77777777" w:rsidR="00126824" w:rsidRDefault="00126824" w:rsidP="00E12FBA">
      <w:pPr>
        <w:spacing w:line="480" w:lineRule="auto"/>
        <w:rPr>
          <w:rFonts w:ascii="Arial" w:hAnsi="Arial" w:cs="Arial"/>
          <w:b/>
          <w:bCs/>
          <w:sz w:val="22"/>
          <w:szCs w:val="22"/>
        </w:rPr>
      </w:pPr>
    </w:p>
    <w:p w14:paraId="09DFA08B" w14:textId="79759A0D" w:rsidR="009E211A" w:rsidRDefault="00503819" w:rsidP="00503819">
      <w:pPr>
        <w:spacing w:line="480" w:lineRule="auto"/>
        <w:jc w:val="center"/>
        <w:rPr>
          <w:rFonts w:ascii="Arial" w:hAnsi="Arial" w:cs="Arial"/>
          <w:b/>
          <w:bCs/>
          <w:sz w:val="22"/>
          <w:szCs w:val="22"/>
        </w:rPr>
      </w:pPr>
      <w:r>
        <w:rPr>
          <w:rFonts w:ascii="Arial" w:hAnsi="Arial" w:cs="Arial"/>
          <w:b/>
          <w:bCs/>
          <w:noProof/>
          <w:sz w:val="22"/>
          <w:szCs w:val="22"/>
        </w:rPr>
        <w:drawing>
          <wp:inline distT="0" distB="0" distL="0" distR="0" wp14:anchorId="06B9A49C" wp14:editId="0D57B98A">
            <wp:extent cx="5943600" cy="5151120"/>
            <wp:effectExtent l="0" t="0" r="0" b="0"/>
            <wp:docPr id="101969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151120"/>
                    </a:xfrm>
                    <a:prstGeom prst="rect">
                      <a:avLst/>
                    </a:prstGeom>
                    <a:noFill/>
                    <a:ln>
                      <a:noFill/>
                    </a:ln>
                  </pic:spPr>
                </pic:pic>
              </a:graphicData>
            </a:graphic>
          </wp:inline>
        </w:drawing>
      </w:r>
    </w:p>
    <w:p w14:paraId="67407800" w14:textId="5FC2B2A1" w:rsidR="009E211A" w:rsidRDefault="009E211A" w:rsidP="009E211A">
      <w:pPr>
        <w:spacing w:line="480" w:lineRule="auto"/>
        <w:rPr>
          <w:rFonts w:ascii="Arial" w:hAnsi="Arial" w:cs="Arial"/>
          <w:sz w:val="22"/>
          <w:szCs w:val="22"/>
        </w:rPr>
      </w:pPr>
      <w:commentRangeStart w:id="47"/>
      <w:r w:rsidRPr="003F42F1">
        <w:rPr>
          <w:rFonts w:ascii="Arial" w:hAnsi="Arial" w:cs="Arial"/>
          <w:b/>
          <w:bCs/>
          <w:sz w:val="22"/>
          <w:szCs w:val="22"/>
        </w:rPr>
        <w:lastRenderedPageBreak/>
        <w:t xml:space="preserve">Figure </w:t>
      </w:r>
      <w:commentRangeEnd w:id="47"/>
      <w:r w:rsidRPr="003F42F1">
        <w:rPr>
          <w:rStyle w:val="CommentReference"/>
          <w:rFonts w:ascii="Arial" w:hAnsi="Arial" w:cs="Arial"/>
          <w:b/>
          <w:bCs/>
          <w:sz w:val="22"/>
          <w:szCs w:val="22"/>
        </w:rPr>
        <w:commentReference w:id="47"/>
      </w:r>
      <w:commentRangeStart w:id="48"/>
      <w:r w:rsidRPr="003F42F1">
        <w:rPr>
          <w:rFonts w:ascii="Arial" w:hAnsi="Arial" w:cs="Arial"/>
          <w:b/>
          <w:bCs/>
          <w:sz w:val="22"/>
          <w:szCs w:val="22"/>
        </w:rPr>
        <w:t>2</w:t>
      </w:r>
      <w:commentRangeEnd w:id="48"/>
      <w:r w:rsidR="00226AAF">
        <w:rPr>
          <w:rStyle w:val="CommentReference"/>
        </w:rPr>
        <w:commentReference w:id="48"/>
      </w:r>
      <w:r w:rsidRPr="003F42F1">
        <w:rPr>
          <w:rFonts w:ascii="Arial" w:hAnsi="Arial" w:cs="Arial"/>
          <w:sz w:val="22"/>
          <w:szCs w:val="22"/>
        </w:rPr>
        <w:t xml:space="preserve">: </w:t>
      </w:r>
      <w:commentRangeStart w:id="49"/>
      <w:r w:rsidR="000C75DD">
        <w:rPr>
          <w:rFonts w:ascii="Arial" w:hAnsi="Arial" w:cs="Arial"/>
          <w:sz w:val="22"/>
          <w:szCs w:val="22"/>
        </w:rPr>
        <w:t>Here we show g</w:t>
      </w:r>
      <w:r w:rsidR="00566B9D">
        <w:rPr>
          <w:rFonts w:ascii="Arial" w:hAnsi="Arial" w:cs="Arial"/>
          <w:sz w:val="22"/>
          <w:szCs w:val="22"/>
        </w:rPr>
        <w:t xml:space="preserve">roup-specific </w:t>
      </w:r>
      <w:r w:rsidR="000F49FF">
        <w:rPr>
          <w:rFonts w:ascii="Arial" w:hAnsi="Arial" w:cs="Arial"/>
          <w:sz w:val="22"/>
          <w:szCs w:val="22"/>
        </w:rPr>
        <w:t xml:space="preserve">frequency modulation patterns </w:t>
      </w:r>
      <w:r w:rsidR="0031161C">
        <w:rPr>
          <w:rFonts w:ascii="Arial" w:hAnsi="Arial" w:cs="Arial"/>
          <w:sz w:val="22"/>
          <w:szCs w:val="22"/>
        </w:rPr>
        <w:t xml:space="preserve">and patterns of variation in acoustic space </w:t>
      </w:r>
      <w:r w:rsidR="000C75DD">
        <w:rPr>
          <w:rFonts w:ascii="Arial" w:hAnsi="Arial" w:cs="Arial"/>
          <w:sz w:val="22"/>
          <w:szCs w:val="22"/>
        </w:rPr>
        <w:t xml:space="preserve">for </w:t>
      </w:r>
      <w:r w:rsidR="0031161C">
        <w:rPr>
          <w:rFonts w:ascii="Arial" w:hAnsi="Arial" w:cs="Arial"/>
          <w:sz w:val="22"/>
          <w:szCs w:val="22"/>
        </w:rPr>
        <w:t>s</w:t>
      </w:r>
      <w:r w:rsidR="00503819">
        <w:rPr>
          <w:rFonts w:ascii="Arial" w:hAnsi="Arial" w:cs="Arial"/>
          <w:sz w:val="22"/>
          <w:szCs w:val="22"/>
        </w:rPr>
        <w:t xml:space="preserve">elected synthetic </w:t>
      </w:r>
      <w:r w:rsidR="000C75DD">
        <w:rPr>
          <w:rFonts w:ascii="Arial" w:hAnsi="Arial" w:cs="Arial"/>
          <w:sz w:val="22"/>
          <w:szCs w:val="22"/>
        </w:rPr>
        <w:t>vocalizations</w:t>
      </w:r>
      <w:commentRangeEnd w:id="49"/>
      <w:r w:rsidR="00F97616">
        <w:rPr>
          <w:rStyle w:val="CommentReference"/>
        </w:rPr>
        <w:commentReference w:id="49"/>
      </w:r>
      <w:r w:rsidRPr="003F42F1">
        <w:rPr>
          <w:rFonts w:ascii="Arial" w:hAnsi="Arial" w:cs="Arial"/>
          <w:sz w:val="22"/>
          <w:szCs w:val="22"/>
        </w:rPr>
        <w:t xml:space="preserve">. </w:t>
      </w:r>
      <w:r w:rsidR="00503819">
        <w:rPr>
          <w:rFonts w:ascii="Arial" w:hAnsi="Arial" w:cs="Arial"/>
          <w:sz w:val="22"/>
          <w:szCs w:val="22"/>
        </w:rPr>
        <w:t xml:space="preserve">Panel (A) displays two spectrograms per individual, with two individuals represented from </w:t>
      </w:r>
      <w:r w:rsidR="00BB701C">
        <w:rPr>
          <w:rFonts w:ascii="Arial" w:hAnsi="Arial" w:cs="Arial"/>
          <w:sz w:val="22"/>
          <w:szCs w:val="22"/>
        </w:rPr>
        <w:t xml:space="preserve">each of </w:t>
      </w:r>
      <w:r w:rsidR="00E21595">
        <w:rPr>
          <w:rFonts w:ascii="Arial" w:hAnsi="Arial" w:cs="Arial"/>
          <w:sz w:val="22"/>
          <w:szCs w:val="22"/>
        </w:rPr>
        <w:t>G</w:t>
      </w:r>
      <w:r w:rsidR="00503819">
        <w:rPr>
          <w:rFonts w:ascii="Arial" w:hAnsi="Arial" w:cs="Arial"/>
          <w:sz w:val="22"/>
          <w:szCs w:val="22"/>
        </w:rPr>
        <w:t>roup</w:t>
      </w:r>
      <w:r w:rsidR="00BB701C">
        <w:rPr>
          <w:rFonts w:ascii="Arial" w:hAnsi="Arial" w:cs="Arial"/>
          <w:sz w:val="22"/>
          <w:szCs w:val="22"/>
        </w:rPr>
        <w:t>s</w:t>
      </w:r>
      <w:r w:rsidR="00503819">
        <w:rPr>
          <w:rFonts w:ascii="Arial" w:hAnsi="Arial" w:cs="Arial"/>
          <w:sz w:val="22"/>
          <w:szCs w:val="22"/>
        </w:rPr>
        <w:t xml:space="preserve"> 2 and 4. </w:t>
      </w:r>
      <w:r w:rsidR="004E0C87">
        <w:rPr>
          <w:rFonts w:ascii="Arial" w:hAnsi="Arial" w:cs="Arial"/>
          <w:sz w:val="22"/>
          <w:szCs w:val="22"/>
        </w:rPr>
        <w:t xml:space="preserve">Frequency modulation patterns </w:t>
      </w:r>
      <w:r w:rsidR="00021375">
        <w:rPr>
          <w:rFonts w:ascii="Arial" w:hAnsi="Arial" w:cs="Arial"/>
          <w:sz w:val="22"/>
          <w:szCs w:val="22"/>
        </w:rPr>
        <w:t xml:space="preserve">are similar within groups and different between groups, </w:t>
      </w:r>
      <w:r w:rsidR="00556160">
        <w:rPr>
          <w:rFonts w:ascii="Arial" w:hAnsi="Arial" w:cs="Arial"/>
          <w:sz w:val="22"/>
          <w:szCs w:val="22"/>
        </w:rPr>
        <w:t xml:space="preserve">reflecting </w:t>
      </w:r>
      <w:r w:rsidR="00E21595">
        <w:rPr>
          <w:rFonts w:ascii="Arial" w:hAnsi="Arial" w:cs="Arial"/>
          <w:sz w:val="22"/>
          <w:szCs w:val="22"/>
        </w:rPr>
        <w:t xml:space="preserve">how </w:t>
      </w:r>
      <w:r w:rsidR="004E0C87">
        <w:rPr>
          <w:rFonts w:ascii="Arial" w:hAnsi="Arial" w:cs="Arial"/>
          <w:sz w:val="22"/>
          <w:szCs w:val="22"/>
        </w:rPr>
        <w:t xml:space="preserve">group </w:t>
      </w:r>
      <w:r w:rsidR="009F30D7">
        <w:rPr>
          <w:rFonts w:ascii="Arial" w:hAnsi="Arial" w:cs="Arial"/>
          <w:sz w:val="22"/>
          <w:szCs w:val="22"/>
        </w:rPr>
        <w:t>information outweighed</w:t>
      </w:r>
      <w:r w:rsidR="004E0C87">
        <w:rPr>
          <w:rFonts w:ascii="Arial" w:hAnsi="Arial" w:cs="Arial"/>
          <w:sz w:val="22"/>
          <w:szCs w:val="22"/>
        </w:rPr>
        <w:t xml:space="preserve"> individual information in these vocalizations</w:t>
      </w:r>
      <w:r w:rsidR="009F30D7">
        <w:rPr>
          <w:rFonts w:ascii="Arial" w:hAnsi="Arial" w:cs="Arial"/>
          <w:sz w:val="22"/>
          <w:szCs w:val="22"/>
        </w:rPr>
        <w:t xml:space="preserve"> by a factor of two</w:t>
      </w:r>
      <w:r w:rsidR="00021375">
        <w:rPr>
          <w:rFonts w:ascii="Arial" w:hAnsi="Arial" w:cs="Arial"/>
          <w:sz w:val="22"/>
          <w:szCs w:val="22"/>
        </w:rPr>
        <w:t xml:space="preserve">. </w:t>
      </w:r>
      <w:r w:rsidR="00503819">
        <w:rPr>
          <w:rFonts w:ascii="Arial" w:hAnsi="Arial" w:cs="Arial"/>
          <w:sz w:val="22"/>
          <w:szCs w:val="22"/>
        </w:rPr>
        <w:t>Panel (B) displays acoustic space plots</w:t>
      </w:r>
      <w:r w:rsidR="005219A6">
        <w:rPr>
          <w:rFonts w:ascii="Arial" w:hAnsi="Arial" w:cs="Arial"/>
          <w:sz w:val="22"/>
          <w:szCs w:val="22"/>
        </w:rPr>
        <w:t xml:space="preserve"> for </w:t>
      </w:r>
      <w:r w:rsidR="007578A7">
        <w:rPr>
          <w:rFonts w:ascii="Arial" w:hAnsi="Arial" w:cs="Arial"/>
          <w:sz w:val="22"/>
          <w:szCs w:val="22"/>
        </w:rPr>
        <w:t xml:space="preserve">all 10 individuals in each of </w:t>
      </w:r>
      <w:r w:rsidR="00E21595">
        <w:rPr>
          <w:rFonts w:ascii="Arial" w:hAnsi="Arial" w:cs="Arial"/>
          <w:sz w:val="22"/>
          <w:szCs w:val="22"/>
        </w:rPr>
        <w:t>G</w:t>
      </w:r>
      <w:r w:rsidR="005219A6">
        <w:rPr>
          <w:rFonts w:ascii="Arial" w:hAnsi="Arial" w:cs="Arial"/>
          <w:sz w:val="22"/>
          <w:szCs w:val="22"/>
        </w:rPr>
        <w:t>roups 2 and 4</w:t>
      </w:r>
      <w:r w:rsidR="00010C44">
        <w:rPr>
          <w:rFonts w:ascii="Arial" w:hAnsi="Arial" w:cs="Arial"/>
          <w:sz w:val="22"/>
          <w:szCs w:val="22"/>
        </w:rPr>
        <w:t>, and for each representation of the vocalizations (character strings and audio files)</w:t>
      </w:r>
      <w:r w:rsidR="007578A7">
        <w:rPr>
          <w:rFonts w:ascii="Arial" w:hAnsi="Arial" w:cs="Arial"/>
          <w:sz w:val="22"/>
          <w:szCs w:val="22"/>
        </w:rPr>
        <w:t xml:space="preserve">. These plots were </w:t>
      </w:r>
      <w:r w:rsidR="002F30AA">
        <w:rPr>
          <w:rFonts w:ascii="Arial" w:hAnsi="Arial" w:cs="Arial"/>
          <w:sz w:val="22"/>
          <w:szCs w:val="22"/>
        </w:rPr>
        <w:t>generated by</w:t>
      </w:r>
      <w:r w:rsidR="00503819">
        <w:rPr>
          <w:rFonts w:ascii="Arial" w:hAnsi="Arial" w:cs="Arial"/>
          <w:sz w:val="22"/>
          <w:szCs w:val="22"/>
        </w:rPr>
        <w:t xml:space="preserve"> </w:t>
      </w:r>
      <w:r w:rsidR="005219A6">
        <w:rPr>
          <w:rFonts w:ascii="Arial" w:hAnsi="Arial" w:cs="Arial"/>
          <w:sz w:val="22"/>
          <w:szCs w:val="22"/>
        </w:rPr>
        <w:t xml:space="preserve">applying multidimensional scaling to </w:t>
      </w:r>
      <w:r w:rsidR="00503819">
        <w:rPr>
          <w:rFonts w:ascii="Arial" w:hAnsi="Arial" w:cs="Arial"/>
          <w:sz w:val="22"/>
          <w:szCs w:val="22"/>
        </w:rPr>
        <w:t>(</w:t>
      </w:r>
      <w:proofErr w:type="spellStart"/>
      <w:r w:rsidR="00503819">
        <w:rPr>
          <w:rFonts w:ascii="Arial" w:hAnsi="Arial" w:cs="Arial"/>
          <w:sz w:val="22"/>
          <w:szCs w:val="22"/>
        </w:rPr>
        <w:t>i</w:t>
      </w:r>
      <w:proofErr w:type="spellEnd"/>
      <w:r w:rsidR="00503819">
        <w:rPr>
          <w:rFonts w:ascii="Arial" w:hAnsi="Arial" w:cs="Arial"/>
          <w:sz w:val="22"/>
          <w:szCs w:val="22"/>
        </w:rPr>
        <w:t>) edit distance</w:t>
      </w:r>
      <w:r w:rsidR="00010C44">
        <w:rPr>
          <w:rFonts w:ascii="Arial" w:hAnsi="Arial" w:cs="Arial"/>
          <w:sz w:val="22"/>
          <w:szCs w:val="22"/>
        </w:rPr>
        <w:t xml:space="preserve"> (strings)</w:t>
      </w:r>
      <w:r w:rsidR="00503819">
        <w:rPr>
          <w:rFonts w:ascii="Arial" w:hAnsi="Arial" w:cs="Arial"/>
          <w:sz w:val="22"/>
          <w:szCs w:val="22"/>
        </w:rPr>
        <w:t xml:space="preserve"> or (ii) spectrographic cross correlation</w:t>
      </w:r>
      <w:r w:rsidR="00010C44">
        <w:rPr>
          <w:rFonts w:ascii="Arial" w:hAnsi="Arial" w:cs="Arial"/>
          <w:sz w:val="22"/>
          <w:szCs w:val="22"/>
        </w:rPr>
        <w:t xml:space="preserve"> (audio)</w:t>
      </w:r>
      <w:r w:rsidR="00503819">
        <w:rPr>
          <w:rFonts w:ascii="Arial" w:hAnsi="Arial" w:cs="Arial"/>
          <w:sz w:val="22"/>
          <w:szCs w:val="22"/>
        </w:rPr>
        <w:t xml:space="preserve"> </w:t>
      </w:r>
      <w:r w:rsidR="005219A6">
        <w:rPr>
          <w:rFonts w:ascii="Arial" w:hAnsi="Arial" w:cs="Arial"/>
          <w:sz w:val="22"/>
          <w:szCs w:val="22"/>
        </w:rPr>
        <w:t>matrices</w:t>
      </w:r>
      <w:r w:rsidR="009C5EC5">
        <w:rPr>
          <w:rFonts w:ascii="Arial" w:hAnsi="Arial" w:cs="Arial"/>
          <w:sz w:val="22"/>
          <w:szCs w:val="22"/>
        </w:rPr>
        <w:t xml:space="preserve">. </w:t>
      </w:r>
      <w:r w:rsidR="007578A7">
        <w:rPr>
          <w:rFonts w:ascii="Arial" w:hAnsi="Arial" w:cs="Arial"/>
          <w:sz w:val="22"/>
          <w:szCs w:val="22"/>
        </w:rPr>
        <w:t>In each</w:t>
      </w:r>
      <w:r w:rsidR="009C5EC5">
        <w:rPr>
          <w:rFonts w:ascii="Arial" w:hAnsi="Arial" w:cs="Arial"/>
          <w:sz w:val="22"/>
          <w:szCs w:val="22"/>
        </w:rPr>
        <w:t xml:space="preserve"> acoustic space plot</w:t>
      </w:r>
      <w:r w:rsidR="0063470B">
        <w:rPr>
          <w:rFonts w:ascii="Arial" w:hAnsi="Arial" w:cs="Arial"/>
          <w:sz w:val="22"/>
          <w:szCs w:val="22"/>
        </w:rPr>
        <w:t>, individual identities are encoded by shapes per group, and group identities are highlighted in color, to match Group 2 in orange and Group 4 in brown in Panel A</w:t>
      </w:r>
      <w:r w:rsidR="004D10CD">
        <w:rPr>
          <w:rFonts w:ascii="Arial" w:hAnsi="Arial" w:cs="Arial"/>
          <w:sz w:val="22"/>
          <w:szCs w:val="22"/>
        </w:rPr>
        <w:t>.</w:t>
      </w:r>
      <w:r w:rsidR="005219A6">
        <w:rPr>
          <w:rFonts w:ascii="Arial" w:hAnsi="Arial" w:cs="Arial"/>
          <w:sz w:val="22"/>
          <w:szCs w:val="22"/>
        </w:rPr>
        <w:t xml:space="preserve"> </w:t>
      </w:r>
      <w:commentRangeStart w:id="50"/>
      <w:commentRangeStart w:id="51"/>
      <w:r w:rsidR="00021375">
        <w:rPr>
          <w:rFonts w:ascii="Arial" w:hAnsi="Arial" w:cs="Arial"/>
          <w:sz w:val="22"/>
          <w:szCs w:val="22"/>
        </w:rPr>
        <w:t>*</w:t>
      </w:r>
      <w:commentRangeEnd w:id="50"/>
      <w:r w:rsidR="00021375">
        <w:rPr>
          <w:rStyle w:val="CommentReference"/>
        </w:rPr>
        <w:commentReference w:id="50"/>
      </w:r>
      <w:commentRangeEnd w:id="51"/>
      <w:r w:rsidR="003F1C8B">
        <w:rPr>
          <w:rStyle w:val="CommentReference"/>
        </w:rPr>
        <w:commentReference w:id="51"/>
      </w:r>
    </w:p>
    <w:p w14:paraId="7BB63EBB" w14:textId="77777777" w:rsidR="00225270" w:rsidRPr="003F42F1" w:rsidRDefault="00225270" w:rsidP="009E211A">
      <w:pPr>
        <w:spacing w:line="480" w:lineRule="auto"/>
        <w:rPr>
          <w:rFonts w:ascii="Arial" w:hAnsi="Arial" w:cs="Arial"/>
          <w:sz w:val="22"/>
          <w:szCs w:val="22"/>
        </w:rPr>
      </w:pPr>
    </w:p>
    <w:p w14:paraId="2F4889D1" w14:textId="63C0D2F7" w:rsidR="009E211A" w:rsidRDefault="00503819" w:rsidP="009E211A">
      <w:pPr>
        <w:spacing w:line="480" w:lineRule="auto"/>
        <w:jc w:val="center"/>
        <w:rPr>
          <w:rFonts w:ascii="Arial Nova Light" w:hAnsi="Arial Nova Light" w:cs="Arial"/>
        </w:rPr>
      </w:pPr>
      <w:r>
        <w:rPr>
          <w:rFonts w:ascii="Arial" w:hAnsi="Arial" w:cs="Arial"/>
          <w:b/>
          <w:bCs/>
          <w:noProof/>
          <w:sz w:val="22"/>
          <w:szCs w:val="22"/>
        </w:rPr>
        <w:lastRenderedPageBreak/>
        <w:drawing>
          <wp:inline distT="0" distB="0" distL="0" distR="0" wp14:anchorId="776A386D" wp14:editId="095BBA77">
            <wp:extent cx="5943600" cy="5151120"/>
            <wp:effectExtent l="0" t="0" r="0" b="0"/>
            <wp:docPr id="1130620124"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20124" name="Picture 2" descr="A screenshot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151120"/>
                    </a:xfrm>
                    <a:prstGeom prst="rect">
                      <a:avLst/>
                    </a:prstGeom>
                    <a:noFill/>
                    <a:ln>
                      <a:noFill/>
                    </a:ln>
                  </pic:spPr>
                </pic:pic>
              </a:graphicData>
            </a:graphic>
          </wp:inline>
        </w:drawing>
      </w:r>
    </w:p>
    <w:p w14:paraId="0CDBED65" w14:textId="4829A1E4" w:rsidR="009E211A" w:rsidRDefault="009E211A" w:rsidP="009E211A">
      <w:pPr>
        <w:spacing w:line="480" w:lineRule="auto"/>
        <w:rPr>
          <w:rFonts w:ascii="Arial" w:hAnsi="Arial" w:cs="Arial"/>
        </w:rPr>
      </w:pPr>
      <w:commentRangeStart w:id="52"/>
      <w:r w:rsidRPr="003F42F1">
        <w:rPr>
          <w:rFonts w:ascii="Arial" w:hAnsi="Arial" w:cs="Arial"/>
          <w:b/>
          <w:bCs/>
          <w:sz w:val="22"/>
          <w:szCs w:val="22"/>
        </w:rPr>
        <w:t xml:space="preserve">Figure </w:t>
      </w:r>
      <w:commentRangeEnd w:id="52"/>
      <w:r w:rsidRPr="003F42F1">
        <w:rPr>
          <w:rStyle w:val="CommentReference"/>
          <w:rFonts w:ascii="Arial" w:hAnsi="Arial" w:cs="Arial"/>
          <w:b/>
          <w:bCs/>
          <w:sz w:val="22"/>
          <w:szCs w:val="22"/>
        </w:rPr>
        <w:commentReference w:id="52"/>
      </w:r>
      <w:r w:rsidRPr="003F42F1">
        <w:rPr>
          <w:rFonts w:ascii="Arial" w:hAnsi="Arial" w:cs="Arial"/>
          <w:b/>
          <w:bCs/>
          <w:sz w:val="22"/>
          <w:szCs w:val="22"/>
        </w:rPr>
        <w:t>3</w:t>
      </w:r>
      <w:r w:rsidRPr="003F42F1">
        <w:rPr>
          <w:rFonts w:ascii="Arial" w:hAnsi="Arial" w:cs="Arial"/>
          <w:sz w:val="22"/>
          <w:szCs w:val="22"/>
        </w:rPr>
        <w:t xml:space="preserve">: </w:t>
      </w:r>
      <w:r w:rsidR="000C75DD">
        <w:rPr>
          <w:rFonts w:ascii="Arial" w:hAnsi="Arial" w:cs="Arial"/>
          <w:sz w:val="22"/>
          <w:szCs w:val="22"/>
        </w:rPr>
        <w:t>We visualized i</w:t>
      </w:r>
      <w:r w:rsidR="00566B9D">
        <w:rPr>
          <w:rFonts w:ascii="Arial" w:hAnsi="Arial" w:cs="Arial"/>
          <w:sz w:val="22"/>
          <w:szCs w:val="22"/>
        </w:rPr>
        <w:t>ndividually distinctive</w:t>
      </w:r>
      <w:r w:rsidR="00926720">
        <w:rPr>
          <w:rFonts w:ascii="Arial" w:hAnsi="Arial" w:cs="Arial"/>
          <w:sz w:val="22"/>
          <w:szCs w:val="22"/>
        </w:rPr>
        <w:t xml:space="preserve"> frequency modulation patterns and patterns of variation in acoustic space for selected synthetic</w:t>
      </w:r>
      <w:r w:rsidR="00566B9D">
        <w:rPr>
          <w:rFonts w:ascii="Arial" w:hAnsi="Arial" w:cs="Arial"/>
          <w:sz w:val="22"/>
          <w:szCs w:val="22"/>
        </w:rPr>
        <w:t xml:space="preserve"> vocalizations</w:t>
      </w:r>
      <w:r w:rsidR="00926720" w:rsidRPr="003F42F1">
        <w:rPr>
          <w:rFonts w:ascii="Arial" w:hAnsi="Arial" w:cs="Arial"/>
          <w:sz w:val="22"/>
          <w:szCs w:val="22"/>
        </w:rPr>
        <w:t xml:space="preserve">. </w:t>
      </w:r>
      <w:r w:rsidR="00926720">
        <w:rPr>
          <w:rFonts w:ascii="Arial" w:hAnsi="Arial" w:cs="Arial"/>
          <w:sz w:val="22"/>
          <w:szCs w:val="22"/>
        </w:rPr>
        <w:t xml:space="preserve">Panel (A) displays two spectrograms per individual, with two individuals represented from each of </w:t>
      </w:r>
      <w:r w:rsidR="005449F2">
        <w:rPr>
          <w:rFonts w:ascii="Arial" w:hAnsi="Arial" w:cs="Arial"/>
          <w:sz w:val="22"/>
          <w:szCs w:val="22"/>
        </w:rPr>
        <w:t>G</w:t>
      </w:r>
      <w:r w:rsidR="00926720">
        <w:rPr>
          <w:rFonts w:ascii="Arial" w:hAnsi="Arial" w:cs="Arial"/>
          <w:sz w:val="22"/>
          <w:szCs w:val="22"/>
        </w:rPr>
        <w:t xml:space="preserve">roups </w:t>
      </w:r>
      <w:r w:rsidR="00CC2AFF">
        <w:rPr>
          <w:rFonts w:ascii="Arial" w:hAnsi="Arial" w:cs="Arial"/>
          <w:sz w:val="22"/>
          <w:szCs w:val="22"/>
        </w:rPr>
        <w:t xml:space="preserve">1 </w:t>
      </w:r>
      <w:r w:rsidR="00926720">
        <w:rPr>
          <w:rFonts w:ascii="Arial" w:hAnsi="Arial" w:cs="Arial"/>
          <w:sz w:val="22"/>
          <w:szCs w:val="22"/>
        </w:rPr>
        <w:t xml:space="preserve">and </w:t>
      </w:r>
      <w:r w:rsidR="00CC2AFF">
        <w:rPr>
          <w:rFonts w:ascii="Arial" w:hAnsi="Arial" w:cs="Arial"/>
          <w:sz w:val="22"/>
          <w:szCs w:val="22"/>
        </w:rPr>
        <w:t>2</w:t>
      </w:r>
      <w:r w:rsidR="00926720">
        <w:rPr>
          <w:rFonts w:ascii="Arial" w:hAnsi="Arial" w:cs="Arial"/>
          <w:sz w:val="22"/>
          <w:szCs w:val="22"/>
        </w:rPr>
        <w:t xml:space="preserve">. Frequency modulation patterns are similar </w:t>
      </w:r>
      <w:r w:rsidR="005579FF">
        <w:rPr>
          <w:rFonts w:ascii="Arial" w:hAnsi="Arial" w:cs="Arial"/>
          <w:sz w:val="22"/>
          <w:szCs w:val="22"/>
        </w:rPr>
        <w:t>when comparing an individual to itself, but</w:t>
      </w:r>
      <w:r w:rsidR="00926720">
        <w:rPr>
          <w:rFonts w:ascii="Arial" w:hAnsi="Arial" w:cs="Arial"/>
          <w:sz w:val="22"/>
          <w:szCs w:val="22"/>
        </w:rPr>
        <w:t xml:space="preserve"> different </w:t>
      </w:r>
      <w:r w:rsidR="005579FF">
        <w:rPr>
          <w:rFonts w:ascii="Arial" w:hAnsi="Arial" w:cs="Arial"/>
          <w:sz w:val="22"/>
          <w:szCs w:val="22"/>
        </w:rPr>
        <w:t>when comparing to other individuals in the same</w:t>
      </w:r>
      <w:r w:rsidR="00926720">
        <w:rPr>
          <w:rFonts w:ascii="Arial" w:hAnsi="Arial" w:cs="Arial"/>
          <w:sz w:val="22"/>
          <w:szCs w:val="22"/>
        </w:rPr>
        <w:t xml:space="preserve"> group, reflecting </w:t>
      </w:r>
      <w:r w:rsidR="005579FF">
        <w:rPr>
          <w:rFonts w:ascii="Arial" w:hAnsi="Arial" w:cs="Arial"/>
          <w:sz w:val="22"/>
          <w:szCs w:val="22"/>
        </w:rPr>
        <w:t>how we encoded twice as much individual to gro</w:t>
      </w:r>
      <w:r w:rsidR="00926720">
        <w:rPr>
          <w:rFonts w:ascii="Arial" w:hAnsi="Arial" w:cs="Arial"/>
          <w:sz w:val="22"/>
          <w:szCs w:val="22"/>
        </w:rPr>
        <w:t xml:space="preserve">up information in these vocalizations. Panel (B) displays acoustic space plots for all 10 individuals in </w:t>
      </w:r>
      <w:r w:rsidR="00947155">
        <w:rPr>
          <w:rFonts w:ascii="Arial" w:hAnsi="Arial" w:cs="Arial"/>
          <w:sz w:val="22"/>
          <w:szCs w:val="22"/>
        </w:rPr>
        <w:t xml:space="preserve">each of </w:t>
      </w:r>
      <w:r w:rsidR="00090C0B">
        <w:rPr>
          <w:rFonts w:ascii="Arial" w:hAnsi="Arial" w:cs="Arial"/>
          <w:sz w:val="22"/>
          <w:szCs w:val="22"/>
        </w:rPr>
        <w:t>G</w:t>
      </w:r>
      <w:r w:rsidR="00947155">
        <w:rPr>
          <w:rFonts w:ascii="Arial" w:hAnsi="Arial" w:cs="Arial"/>
          <w:sz w:val="22"/>
          <w:szCs w:val="22"/>
        </w:rPr>
        <w:t>roups 1 and 2</w:t>
      </w:r>
      <w:r w:rsidR="00835E32">
        <w:rPr>
          <w:rFonts w:ascii="Arial" w:hAnsi="Arial" w:cs="Arial"/>
          <w:sz w:val="22"/>
          <w:szCs w:val="22"/>
        </w:rPr>
        <w:t>, and for each representation of the vocalizations (character strings and audio files)</w:t>
      </w:r>
      <w:r w:rsidR="00926720">
        <w:rPr>
          <w:rFonts w:ascii="Arial" w:hAnsi="Arial" w:cs="Arial"/>
          <w:sz w:val="22"/>
          <w:szCs w:val="22"/>
        </w:rPr>
        <w:t>. These plots were generated by applying multidimensional scaling to (</w:t>
      </w:r>
      <w:proofErr w:type="spellStart"/>
      <w:r w:rsidR="00926720">
        <w:rPr>
          <w:rFonts w:ascii="Arial" w:hAnsi="Arial" w:cs="Arial"/>
          <w:sz w:val="22"/>
          <w:szCs w:val="22"/>
        </w:rPr>
        <w:t>i</w:t>
      </w:r>
      <w:proofErr w:type="spellEnd"/>
      <w:r w:rsidR="00926720">
        <w:rPr>
          <w:rFonts w:ascii="Arial" w:hAnsi="Arial" w:cs="Arial"/>
          <w:sz w:val="22"/>
          <w:szCs w:val="22"/>
        </w:rPr>
        <w:t>) edit distance</w:t>
      </w:r>
      <w:r w:rsidR="00835E32">
        <w:rPr>
          <w:rFonts w:ascii="Arial" w:hAnsi="Arial" w:cs="Arial"/>
          <w:sz w:val="22"/>
          <w:szCs w:val="22"/>
        </w:rPr>
        <w:t xml:space="preserve"> (strings)</w:t>
      </w:r>
      <w:r w:rsidR="00926720">
        <w:rPr>
          <w:rFonts w:ascii="Arial" w:hAnsi="Arial" w:cs="Arial"/>
          <w:sz w:val="22"/>
          <w:szCs w:val="22"/>
        </w:rPr>
        <w:t xml:space="preserve"> or (ii) spectrographic cross correlation </w:t>
      </w:r>
      <w:r w:rsidR="00835E32">
        <w:rPr>
          <w:rFonts w:ascii="Arial" w:hAnsi="Arial" w:cs="Arial"/>
          <w:sz w:val="22"/>
          <w:szCs w:val="22"/>
        </w:rPr>
        <w:lastRenderedPageBreak/>
        <w:t>(audio)</w:t>
      </w:r>
      <w:r w:rsidR="00D24EAB">
        <w:rPr>
          <w:rFonts w:ascii="Arial" w:hAnsi="Arial" w:cs="Arial"/>
          <w:sz w:val="22"/>
          <w:szCs w:val="22"/>
        </w:rPr>
        <w:t xml:space="preserve"> </w:t>
      </w:r>
      <w:r w:rsidR="00926720">
        <w:rPr>
          <w:rFonts w:ascii="Arial" w:hAnsi="Arial" w:cs="Arial"/>
          <w:sz w:val="22"/>
          <w:szCs w:val="22"/>
        </w:rPr>
        <w:t xml:space="preserve">matrices. In each acoustic space plot, individual identities are encoded by shapes per group, and group identities are highlighted in color, to match Group </w:t>
      </w:r>
      <w:r w:rsidR="00775C0B">
        <w:rPr>
          <w:rFonts w:ascii="Arial" w:hAnsi="Arial" w:cs="Arial"/>
          <w:sz w:val="22"/>
          <w:szCs w:val="22"/>
        </w:rPr>
        <w:t>1</w:t>
      </w:r>
      <w:r w:rsidR="00926720">
        <w:rPr>
          <w:rFonts w:ascii="Arial" w:hAnsi="Arial" w:cs="Arial"/>
          <w:sz w:val="22"/>
          <w:szCs w:val="22"/>
        </w:rPr>
        <w:t xml:space="preserve"> in </w:t>
      </w:r>
      <w:r w:rsidR="00775C0B">
        <w:rPr>
          <w:rFonts w:ascii="Arial" w:hAnsi="Arial" w:cs="Arial"/>
          <w:sz w:val="22"/>
          <w:szCs w:val="22"/>
        </w:rPr>
        <w:t>blue</w:t>
      </w:r>
      <w:r w:rsidR="00926720">
        <w:rPr>
          <w:rFonts w:ascii="Arial" w:hAnsi="Arial" w:cs="Arial"/>
          <w:sz w:val="22"/>
          <w:szCs w:val="22"/>
        </w:rPr>
        <w:t xml:space="preserve"> and Group </w:t>
      </w:r>
      <w:r w:rsidR="00775C0B">
        <w:rPr>
          <w:rFonts w:ascii="Arial" w:hAnsi="Arial" w:cs="Arial"/>
          <w:sz w:val="22"/>
          <w:szCs w:val="22"/>
        </w:rPr>
        <w:t>2</w:t>
      </w:r>
      <w:r w:rsidR="00926720">
        <w:rPr>
          <w:rFonts w:ascii="Arial" w:hAnsi="Arial" w:cs="Arial"/>
          <w:sz w:val="22"/>
          <w:szCs w:val="22"/>
        </w:rPr>
        <w:t xml:space="preserve"> in </w:t>
      </w:r>
      <w:r w:rsidR="006117B8">
        <w:rPr>
          <w:rFonts w:ascii="Arial" w:hAnsi="Arial" w:cs="Arial"/>
          <w:sz w:val="22"/>
          <w:szCs w:val="22"/>
        </w:rPr>
        <w:t>orange</w:t>
      </w:r>
      <w:r w:rsidR="00926720">
        <w:rPr>
          <w:rFonts w:ascii="Arial" w:hAnsi="Arial" w:cs="Arial"/>
          <w:sz w:val="22"/>
          <w:szCs w:val="22"/>
        </w:rPr>
        <w:t xml:space="preserve"> in Panel A.</w:t>
      </w:r>
      <w:r w:rsidR="00B2135E">
        <w:rPr>
          <w:rFonts w:ascii="Arial" w:hAnsi="Arial" w:cs="Arial"/>
          <w:sz w:val="22"/>
          <w:szCs w:val="22"/>
        </w:rPr>
        <w:t xml:space="preserve"> Note that </w:t>
      </w:r>
      <w:r w:rsidR="00054DBD">
        <w:rPr>
          <w:rFonts w:ascii="Arial" w:hAnsi="Arial" w:cs="Arial"/>
          <w:sz w:val="22"/>
          <w:szCs w:val="22"/>
        </w:rPr>
        <w:t>G</w:t>
      </w:r>
      <w:r w:rsidR="00B2135E">
        <w:rPr>
          <w:rFonts w:ascii="Arial" w:hAnsi="Arial" w:cs="Arial"/>
          <w:sz w:val="22"/>
          <w:szCs w:val="22"/>
        </w:rPr>
        <w:t xml:space="preserve">roup 2 </w:t>
      </w:r>
      <w:r w:rsidR="003D5FBD">
        <w:rPr>
          <w:rFonts w:ascii="Arial" w:hAnsi="Arial" w:cs="Arial"/>
          <w:sz w:val="22"/>
          <w:szCs w:val="22"/>
        </w:rPr>
        <w:t xml:space="preserve">here </w:t>
      </w:r>
      <w:r w:rsidR="00B2135E">
        <w:rPr>
          <w:rFonts w:ascii="Arial" w:hAnsi="Arial" w:cs="Arial"/>
          <w:sz w:val="22"/>
          <w:szCs w:val="22"/>
        </w:rPr>
        <w:t>is not the same as</w:t>
      </w:r>
      <w:r w:rsidR="003D5FBD">
        <w:rPr>
          <w:rFonts w:ascii="Arial" w:hAnsi="Arial" w:cs="Arial"/>
          <w:sz w:val="22"/>
          <w:szCs w:val="22"/>
        </w:rPr>
        <w:t xml:space="preserve"> Group 2</w:t>
      </w:r>
      <w:r w:rsidR="00B2135E">
        <w:rPr>
          <w:rFonts w:ascii="Arial" w:hAnsi="Arial" w:cs="Arial"/>
          <w:sz w:val="22"/>
          <w:szCs w:val="22"/>
        </w:rPr>
        <w:t xml:space="preserve"> in Figure </w:t>
      </w:r>
      <w:r w:rsidR="001831B8">
        <w:rPr>
          <w:rFonts w:ascii="Arial" w:hAnsi="Arial" w:cs="Arial"/>
          <w:sz w:val="22"/>
          <w:szCs w:val="22"/>
        </w:rPr>
        <w:t>2</w:t>
      </w:r>
      <w:r w:rsidR="00B2135E">
        <w:rPr>
          <w:rFonts w:ascii="Arial" w:hAnsi="Arial" w:cs="Arial"/>
          <w:sz w:val="22"/>
          <w:szCs w:val="22"/>
        </w:rPr>
        <w:t>, as these vocalizations represent a different dataset.</w:t>
      </w:r>
    </w:p>
    <w:p w14:paraId="53B9224A" w14:textId="6C2F06B1" w:rsidR="00E30B77" w:rsidRDefault="00E30B77" w:rsidP="00A51571">
      <w:pPr>
        <w:spacing w:line="480" w:lineRule="auto"/>
        <w:ind w:firstLine="720"/>
        <w:rPr>
          <w:rFonts w:ascii="Arial" w:hAnsi="Arial" w:cs="Arial"/>
        </w:rPr>
      </w:pPr>
    </w:p>
    <w:p w14:paraId="7808B35F" w14:textId="2F42A8EF" w:rsidR="005C1095" w:rsidRDefault="00F70AE4" w:rsidP="00097B62">
      <w:pPr>
        <w:spacing w:line="480" w:lineRule="auto"/>
        <w:ind w:firstLine="720"/>
        <w:rPr>
          <w:rFonts w:ascii="Arial" w:hAnsi="Arial" w:cs="Arial"/>
        </w:rPr>
      </w:pPr>
      <w:r>
        <w:rPr>
          <w:rFonts w:ascii="Arial" w:hAnsi="Arial" w:cs="Arial"/>
        </w:rPr>
        <w:t xml:space="preserve">For each example dataset, we also </w:t>
      </w:r>
      <w:r w:rsidR="000B2C37">
        <w:rPr>
          <w:rFonts w:ascii="Arial" w:hAnsi="Arial" w:cs="Arial"/>
        </w:rPr>
        <w:t xml:space="preserve">visualized </w:t>
      </w:r>
      <w:r w:rsidR="00300217">
        <w:rPr>
          <w:rFonts w:ascii="Arial" w:hAnsi="Arial" w:cs="Arial"/>
        </w:rPr>
        <w:t>patterns of variation in low-dimensional trait space</w:t>
      </w:r>
      <w:r w:rsidR="00C320D1">
        <w:rPr>
          <w:rFonts w:ascii="Arial" w:hAnsi="Arial" w:cs="Arial"/>
        </w:rPr>
        <w:t>s</w:t>
      </w:r>
      <w:r w:rsidR="00A501CC">
        <w:rPr>
          <w:rFonts w:ascii="Arial" w:hAnsi="Arial" w:cs="Arial"/>
        </w:rPr>
        <w:t>, hereafter “acoustic space”,</w:t>
      </w:r>
      <w:r w:rsidR="00300217">
        <w:rPr>
          <w:rFonts w:ascii="Arial" w:hAnsi="Arial" w:cs="Arial"/>
        </w:rPr>
        <w:t xml:space="preserve"> by performing multidimensional scaling on </w:t>
      </w:r>
      <w:r w:rsidR="009B5365">
        <w:rPr>
          <w:rFonts w:ascii="Arial" w:hAnsi="Arial" w:cs="Arial"/>
        </w:rPr>
        <w:t xml:space="preserve">the Levenstein </w:t>
      </w:r>
      <w:r w:rsidR="00E30B77">
        <w:rPr>
          <w:rFonts w:ascii="Arial" w:hAnsi="Arial" w:cs="Arial"/>
        </w:rPr>
        <w:t xml:space="preserve">edit distance and </w:t>
      </w:r>
      <w:r w:rsidR="00300217">
        <w:rPr>
          <w:rFonts w:ascii="Arial" w:hAnsi="Arial" w:cs="Arial"/>
        </w:rPr>
        <w:t>spectrographic cross-correlation</w:t>
      </w:r>
      <w:r w:rsidR="00C65326">
        <w:rPr>
          <w:rFonts w:ascii="Arial" w:hAnsi="Arial" w:cs="Arial"/>
        </w:rPr>
        <w:t xml:space="preserve"> (SPCC)</w:t>
      </w:r>
      <w:r w:rsidR="00300217">
        <w:rPr>
          <w:rFonts w:ascii="Arial" w:hAnsi="Arial" w:cs="Arial"/>
        </w:rPr>
        <w:t xml:space="preserve"> distance measurements</w:t>
      </w:r>
      <w:r w:rsidR="00D302FC">
        <w:rPr>
          <w:rFonts w:ascii="Arial" w:hAnsi="Arial" w:cs="Arial"/>
        </w:rPr>
        <w:t>.</w:t>
      </w:r>
      <w:r w:rsidR="008A1147">
        <w:rPr>
          <w:rFonts w:ascii="Arial" w:hAnsi="Arial" w:cs="Arial"/>
        </w:rPr>
        <w:t xml:space="preserve"> In these low-dimensional trait spaces, vocalizations that were structurally similar should be located closer </w:t>
      </w:r>
      <w:r w:rsidR="0027716E">
        <w:rPr>
          <w:rFonts w:ascii="Arial" w:hAnsi="Arial" w:cs="Arial"/>
        </w:rPr>
        <w:t>together (shorter distances between two points)</w:t>
      </w:r>
      <w:r w:rsidR="008A1147">
        <w:rPr>
          <w:rFonts w:ascii="Arial" w:hAnsi="Arial" w:cs="Arial"/>
        </w:rPr>
        <w:t xml:space="preserve"> than vocalizations that were structurally different</w:t>
      </w:r>
      <w:r w:rsidR="0027716E">
        <w:rPr>
          <w:rFonts w:ascii="Arial" w:hAnsi="Arial" w:cs="Arial"/>
        </w:rPr>
        <w:t xml:space="preserve"> (longer distances between two points)</w:t>
      </w:r>
      <w:r w:rsidR="007546F9">
        <w:rPr>
          <w:rFonts w:ascii="Arial" w:hAnsi="Arial" w:cs="Arial"/>
        </w:rPr>
        <w:t>. We used these trait spaces representing structural variation amongst vocalizations represented as character strings (edit distance trait space) or audio files (</w:t>
      </w:r>
      <w:r w:rsidR="00A6432F">
        <w:rPr>
          <w:rFonts w:ascii="Arial" w:hAnsi="Arial" w:cs="Arial"/>
        </w:rPr>
        <w:t>SPCC</w:t>
      </w:r>
      <w:r w:rsidR="007546F9">
        <w:rPr>
          <w:rFonts w:ascii="Arial" w:hAnsi="Arial" w:cs="Arial"/>
        </w:rPr>
        <w:t xml:space="preserve">) </w:t>
      </w:r>
      <w:r w:rsidR="00456B81">
        <w:rPr>
          <w:rFonts w:ascii="Arial" w:hAnsi="Arial" w:cs="Arial"/>
        </w:rPr>
        <w:t>to facilitate our assessment of</w:t>
      </w:r>
      <w:r w:rsidR="008A1147">
        <w:rPr>
          <w:rFonts w:ascii="Arial" w:hAnsi="Arial" w:cs="Arial"/>
        </w:rPr>
        <w:t xml:space="preserve"> how the patterns of structural variation detected by an unsupervised machine learning tool recapitulate</w:t>
      </w:r>
      <w:r w:rsidR="00567F3C">
        <w:rPr>
          <w:rFonts w:ascii="Arial" w:hAnsi="Arial" w:cs="Arial"/>
        </w:rPr>
        <w:t>d</w:t>
      </w:r>
      <w:r w:rsidR="008A1147">
        <w:rPr>
          <w:rFonts w:ascii="Arial" w:hAnsi="Arial" w:cs="Arial"/>
        </w:rPr>
        <w:t xml:space="preserve"> patterns of variation visible to the human eye.</w:t>
      </w:r>
    </w:p>
    <w:p w14:paraId="1F450428" w14:textId="3D3958A0" w:rsidR="001561DF" w:rsidRDefault="00E03A2D" w:rsidP="00097B62">
      <w:pPr>
        <w:spacing w:line="480" w:lineRule="auto"/>
        <w:ind w:firstLine="720"/>
        <w:rPr>
          <w:rFonts w:ascii="Arial" w:hAnsi="Arial" w:cs="Arial"/>
        </w:rPr>
      </w:pPr>
      <w:r>
        <w:rPr>
          <w:rFonts w:ascii="Arial" w:hAnsi="Arial" w:cs="Arial"/>
        </w:rPr>
        <w:t xml:space="preserve">For </w:t>
      </w:r>
      <w:r w:rsidR="00792501">
        <w:rPr>
          <w:rFonts w:ascii="Arial" w:hAnsi="Arial" w:cs="Arial"/>
        </w:rPr>
        <w:t>the group</w:t>
      </w:r>
      <w:r w:rsidR="00470755">
        <w:rPr>
          <w:rFonts w:ascii="Arial" w:hAnsi="Arial" w:cs="Arial"/>
        </w:rPr>
        <w:t>-</w:t>
      </w:r>
      <w:r w:rsidR="00792501">
        <w:rPr>
          <w:rFonts w:ascii="Arial" w:hAnsi="Arial" w:cs="Arial"/>
        </w:rPr>
        <w:t>specific dataset</w:t>
      </w:r>
      <w:r>
        <w:rPr>
          <w:rFonts w:ascii="Arial" w:hAnsi="Arial" w:cs="Arial"/>
        </w:rPr>
        <w:t xml:space="preserve">, we found that </w:t>
      </w:r>
      <w:r w:rsidR="00786CEF">
        <w:rPr>
          <w:rFonts w:ascii="Arial" w:hAnsi="Arial" w:cs="Arial"/>
        </w:rPr>
        <w:t xml:space="preserve">frequency modulation patterns </w:t>
      </w:r>
      <w:r w:rsidR="001561DF">
        <w:rPr>
          <w:rFonts w:ascii="Arial" w:hAnsi="Arial" w:cs="Arial"/>
        </w:rPr>
        <w:t xml:space="preserve">were generally more </w:t>
      </w:r>
      <w:r w:rsidR="00786CEF">
        <w:rPr>
          <w:rFonts w:ascii="Arial" w:hAnsi="Arial" w:cs="Arial"/>
        </w:rPr>
        <w:t xml:space="preserve">visibly </w:t>
      </w:r>
      <w:r w:rsidR="001561DF">
        <w:rPr>
          <w:rFonts w:ascii="Arial" w:hAnsi="Arial" w:cs="Arial"/>
        </w:rPr>
        <w:t>similar within groups compared to amongst groups</w:t>
      </w:r>
      <w:r w:rsidR="00AE2062">
        <w:rPr>
          <w:rFonts w:ascii="Arial" w:hAnsi="Arial" w:cs="Arial"/>
        </w:rPr>
        <w:t xml:space="preserve">. </w:t>
      </w:r>
      <w:r w:rsidR="00786CEF">
        <w:rPr>
          <w:rFonts w:ascii="Arial" w:hAnsi="Arial" w:cs="Arial"/>
        </w:rPr>
        <w:t>In addition, t</w:t>
      </w:r>
      <w:r w:rsidR="001C296D">
        <w:rPr>
          <w:rFonts w:ascii="Arial" w:hAnsi="Arial" w:cs="Arial"/>
        </w:rPr>
        <w:t xml:space="preserve">he convex hull polygons that encompassed the total </w:t>
      </w:r>
      <w:r w:rsidR="00AD520F">
        <w:rPr>
          <w:rFonts w:ascii="Arial" w:hAnsi="Arial" w:cs="Arial"/>
        </w:rPr>
        <w:t>area in acoustic</w:t>
      </w:r>
      <w:r w:rsidR="001C296D">
        <w:rPr>
          <w:rFonts w:ascii="Arial" w:hAnsi="Arial" w:cs="Arial"/>
        </w:rPr>
        <w:t xml:space="preserve"> space for each</w:t>
      </w:r>
      <w:r w:rsidR="009825A0">
        <w:rPr>
          <w:rFonts w:ascii="Arial" w:hAnsi="Arial" w:cs="Arial"/>
        </w:rPr>
        <w:t xml:space="preserve"> group </w:t>
      </w:r>
      <w:r w:rsidR="009845CC">
        <w:rPr>
          <w:rFonts w:ascii="Arial" w:hAnsi="Arial" w:cs="Arial"/>
        </w:rPr>
        <w:t>did not fully overlap amongst all groups, indicating that many groups had group-specific signatures (Figure 2B).</w:t>
      </w:r>
      <w:r w:rsidR="004E49F8">
        <w:rPr>
          <w:rFonts w:ascii="Arial" w:hAnsi="Arial" w:cs="Arial"/>
        </w:rPr>
        <w:t xml:space="preserve"> </w:t>
      </w:r>
      <w:r w:rsidR="004E4658">
        <w:rPr>
          <w:rFonts w:ascii="Arial" w:hAnsi="Arial" w:cs="Arial"/>
        </w:rPr>
        <w:t>Indeed, the stochastic overlap that we identified amongst groups in the group-specific dataset was lower than what we observed in the individually</w:t>
      </w:r>
      <w:r w:rsidR="0028520C">
        <w:rPr>
          <w:rFonts w:ascii="Arial" w:hAnsi="Arial" w:cs="Arial"/>
        </w:rPr>
        <w:t xml:space="preserve"> </w:t>
      </w:r>
      <w:r w:rsidR="004E4658">
        <w:rPr>
          <w:rFonts w:ascii="Arial" w:hAnsi="Arial" w:cs="Arial"/>
        </w:rPr>
        <w:t>distinctive dataset, in which group-level polygons overlapped nearly completely with one another</w:t>
      </w:r>
      <w:r w:rsidR="00682B1F">
        <w:rPr>
          <w:rFonts w:ascii="Arial" w:hAnsi="Arial" w:cs="Arial"/>
        </w:rPr>
        <w:t xml:space="preserve">, indicating </w:t>
      </w:r>
      <w:r w:rsidR="009C4C55">
        <w:rPr>
          <w:rFonts w:ascii="Arial" w:hAnsi="Arial" w:cs="Arial"/>
        </w:rPr>
        <w:t xml:space="preserve">very little distinctiveness amongst groups </w:t>
      </w:r>
      <w:r w:rsidR="009C4C55">
        <w:rPr>
          <w:rFonts w:ascii="Arial" w:hAnsi="Arial" w:cs="Arial"/>
        </w:rPr>
        <w:lastRenderedPageBreak/>
        <w:t>compared to the group-specific dataset</w:t>
      </w:r>
      <w:r w:rsidR="004E4658">
        <w:rPr>
          <w:rFonts w:ascii="Arial" w:hAnsi="Arial" w:cs="Arial"/>
        </w:rPr>
        <w:t xml:space="preserve"> (Figures S1</w:t>
      </w:r>
      <w:r w:rsidR="00927180">
        <w:rPr>
          <w:rFonts w:ascii="Arial" w:hAnsi="Arial" w:cs="Arial"/>
        </w:rPr>
        <w:t>A</w:t>
      </w:r>
      <w:r w:rsidR="003C1A77">
        <w:rPr>
          <w:rFonts w:ascii="Arial" w:hAnsi="Arial" w:cs="Arial"/>
        </w:rPr>
        <w:t xml:space="preserve"> and S1</w:t>
      </w:r>
      <w:r w:rsidR="00E32A86">
        <w:rPr>
          <w:rFonts w:ascii="Arial" w:hAnsi="Arial" w:cs="Arial"/>
        </w:rPr>
        <w:t>C</w:t>
      </w:r>
      <w:r w:rsidR="0066016B">
        <w:rPr>
          <w:rFonts w:ascii="Arial" w:hAnsi="Arial" w:cs="Arial"/>
        </w:rPr>
        <w:t>,</w:t>
      </w:r>
      <w:r w:rsidR="004E4658">
        <w:rPr>
          <w:rFonts w:ascii="Arial" w:hAnsi="Arial" w:cs="Arial"/>
        </w:rPr>
        <w:t xml:space="preserve"> and </w:t>
      </w:r>
      <w:r w:rsidR="00E827B0">
        <w:rPr>
          <w:rFonts w:ascii="Arial" w:hAnsi="Arial" w:cs="Arial"/>
        </w:rPr>
        <w:t>Figures S2A and S2C</w:t>
      </w:r>
      <w:r w:rsidR="004E4658">
        <w:rPr>
          <w:rFonts w:ascii="Arial" w:hAnsi="Arial" w:cs="Arial"/>
        </w:rPr>
        <w:t xml:space="preserve">). </w:t>
      </w:r>
      <w:r w:rsidR="002077B4">
        <w:rPr>
          <w:rFonts w:ascii="Arial" w:hAnsi="Arial" w:cs="Arial"/>
        </w:rPr>
        <w:t xml:space="preserve">We did identify evidence of stochastic similarity amongst groups, such that the convex hull polygons for some groups did overlap in </w:t>
      </w:r>
      <w:r w:rsidR="00567007">
        <w:rPr>
          <w:rFonts w:ascii="Arial" w:hAnsi="Arial" w:cs="Arial"/>
        </w:rPr>
        <w:t>each</w:t>
      </w:r>
      <w:r w:rsidR="002077B4">
        <w:rPr>
          <w:rFonts w:ascii="Arial" w:hAnsi="Arial" w:cs="Arial"/>
        </w:rPr>
        <w:t xml:space="preserve"> trait spaces (Figure</w:t>
      </w:r>
      <w:r w:rsidR="00CD4D7D">
        <w:rPr>
          <w:rFonts w:ascii="Arial" w:hAnsi="Arial" w:cs="Arial"/>
        </w:rPr>
        <w:t>s</w:t>
      </w:r>
      <w:r w:rsidR="002077B4">
        <w:rPr>
          <w:rFonts w:ascii="Arial" w:hAnsi="Arial" w:cs="Arial"/>
        </w:rPr>
        <w:t xml:space="preserve"> S1</w:t>
      </w:r>
      <w:r w:rsidR="00CD4D7D">
        <w:rPr>
          <w:rFonts w:ascii="Arial" w:hAnsi="Arial" w:cs="Arial"/>
        </w:rPr>
        <w:t xml:space="preserve"> and S2</w:t>
      </w:r>
      <w:r w:rsidR="002077B4">
        <w:rPr>
          <w:rFonts w:ascii="Arial" w:hAnsi="Arial" w:cs="Arial"/>
        </w:rPr>
        <w:t xml:space="preserve">). </w:t>
      </w:r>
      <w:r w:rsidR="00AC43F8">
        <w:rPr>
          <w:rFonts w:ascii="Arial" w:hAnsi="Arial" w:cs="Arial"/>
        </w:rPr>
        <w:t>Overall, w</w:t>
      </w:r>
      <w:r w:rsidR="00185B85">
        <w:rPr>
          <w:rFonts w:ascii="Arial" w:hAnsi="Arial" w:cs="Arial"/>
        </w:rPr>
        <w:t xml:space="preserve">e identified similar patterns of similarity within groups and differentiation amongst groups in both the edit distance and </w:t>
      </w:r>
      <w:r w:rsidR="00B63E3C">
        <w:rPr>
          <w:rFonts w:ascii="Arial" w:hAnsi="Arial" w:cs="Arial"/>
        </w:rPr>
        <w:t>SPCC trait spaces, suggesting that patterns of structural variation were similar between the character string and acoustic representations of the synthetic vocalizations.</w:t>
      </w:r>
      <w:r w:rsidR="00961DC6">
        <w:rPr>
          <w:rFonts w:ascii="Arial" w:hAnsi="Arial" w:cs="Arial"/>
        </w:rPr>
        <w:t xml:space="preserve"> </w:t>
      </w:r>
    </w:p>
    <w:p w14:paraId="53D56F6C" w14:textId="0279E690" w:rsidR="00776BFB" w:rsidRDefault="00696F11" w:rsidP="00E03A2D">
      <w:pPr>
        <w:spacing w:line="480" w:lineRule="auto"/>
        <w:rPr>
          <w:rFonts w:ascii="Arial" w:hAnsi="Arial" w:cs="Arial"/>
        </w:rPr>
      </w:pPr>
      <w:r>
        <w:rPr>
          <w:rFonts w:ascii="Arial" w:hAnsi="Arial" w:cs="Arial"/>
        </w:rPr>
        <w:tab/>
        <w:t xml:space="preserve">When analyzing patterns of structural variation in the individually distinctive dataset, we found </w:t>
      </w:r>
      <w:r w:rsidR="002462EF">
        <w:rPr>
          <w:rFonts w:ascii="Arial" w:hAnsi="Arial" w:cs="Arial"/>
        </w:rPr>
        <w:t xml:space="preserve">greater similarity of </w:t>
      </w:r>
      <w:r w:rsidR="00DC2367">
        <w:rPr>
          <w:rFonts w:ascii="Arial" w:hAnsi="Arial" w:cs="Arial"/>
        </w:rPr>
        <w:t xml:space="preserve">frequency modulation patterns </w:t>
      </w:r>
      <w:r w:rsidR="002462EF">
        <w:rPr>
          <w:rFonts w:ascii="Arial" w:hAnsi="Arial" w:cs="Arial"/>
        </w:rPr>
        <w:t xml:space="preserve">within individuals compared to amongst individuals, even for individuals in the same group. </w:t>
      </w:r>
      <w:r w:rsidR="00DC2367">
        <w:rPr>
          <w:rFonts w:ascii="Arial" w:hAnsi="Arial" w:cs="Arial"/>
        </w:rPr>
        <w:t>Moreover, c</w:t>
      </w:r>
      <w:r w:rsidR="00384368">
        <w:rPr>
          <w:rFonts w:ascii="Arial" w:hAnsi="Arial" w:cs="Arial"/>
        </w:rPr>
        <w:t xml:space="preserve">onvex hull polygons outlining the area in acoustic space </w:t>
      </w:r>
      <w:r w:rsidR="008D5248">
        <w:rPr>
          <w:rFonts w:ascii="Arial" w:hAnsi="Arial" w:cs="Arial"/>
        </w:rPr>
        <w:t>per</w:t>
      </w:r>
      <w:r w:rsidR="00384368">
        <w:rPr>
          <w:rFonts w:ascii="Arial" w:hAnsi="Arial" w:cs="Arial"/>
        </w:rPr>
        <w:t xml:space="preserve"> individual </w:t>
      </w:r>
      <w:r w:rsidR="001A6489">
        <w:rPr>
          <w:rFonts w:ascii="Arial" w:hAnsi="Arial" w:cs="Arial"/>
        </w:rPr>
        <w:t xml:space="preserve">were dispersed, rather than overlapping, </w:t>
      </w:r>
      <w:r w:rsidR="00DC2367">
        <w:rPr>
          <w:rFonts w:ascii="Arial" w:hAnsi="Arial" w:cs="Arial"/>
        </w:rPr>
        <w:t xml:space="preserve">and this pattern held </w:t>
      </w:r>
      <w:r w:rsidR="001A6489">
        <w:rPr>
          <w:rFonts w:ascii="Arial" w:hAnsi="Arial" w:cs="Arial"/>
        </w:rPr>
        <w:t>in both the edit distance and SPCC trait spaces</w:t>
      </w:r>
      <w:r w:rsidR="00C80102">
        <w:rPr>
          <w:rFonts w:ascii="Arial" w:hAnsi="Arial" w:cs="Arial"/>
        </w:rPr>
        <w:t xml:space="preserve"> (Figure 3B and C)</w:t>
      </w:r>
      <w:r w:rsidR="001A6489">
        <w:rPr>
          <w:rFonts w:ascii="Arial" w:hAnsi="Arial" w:cs="Arial"/>
        </w:rPr>
        <w:t xml:space="preserve">. </w:t>
      </w:r>
      <w:r w:rsidR="00DC2367">
        <w:rPr>
          <w:rFonts w:ascii="Arial" w:hAnsi="Arial" w:cs="Arial"/>
        </w:rPr>
        <w:t>Such o</w:t>
      </w:r>
      <w:r w:rsidR="00C80102">
        <w:rPr>
          <w:rFonts w:ascii="Arial" w:hAnsi="Arial" w:cs="Arial"/>
        </w:rPr>
        <w:t>verlap amo</w:t>
      </w:r>
      <w:r w:rsidR="003C7779">
        <w:rPr>
          <w:rFonts w:ascii="Arial" w:hAnsi="Arial" w:cs="Arial"/>
        </w:rPr>
        <w:t xml:space="preserve">ngst individual-level polygons matched our expectations that our generative process would yield stochastic similarity </w:t>
      </w:r>
      <w:r w:rsidR="001D6E99">
        <w:rPr>
          <w:rFonts w:ascii="Arial" w:hAnsi="Arial" w:cs="Arial"/>
        </w:rPr>
        <w:t xml:space="preserve">amongst individuals </w:t>
      </w:r>
      <w:r w:rsidR="009F7AE8">
        <w:rPr>
          <w:rFonts w:ascii="Arial" w:hAnsi="Arial" w:cs="Arial"/>
        </w:rPr>
        <w:t>in the same and different</w:t>
      </w:r>
      <w:r w:rsidR="001D6E99">
        <w:rPr>
          <w:rFonts w:ascii="Arial" w:hAnsi="Arial" w:cs="Arial"/>
        </w:rPr>
        <w:t xml:space="preserve"> groups</w:t>
      </w:r>
      <w:r w:rsidR="00776BFB">
        <w:rPr>
          <w:rFonts w:ascii="Arial" w:hAnsi="Arial" w:cs="Arial"/>
        </w:rPr>
        <w:t xml:space="preserve"> (</w:t>
      </w:r>
      <w:r w:rsidR="00FB4269">
        <w:rPr>
          <w:rFonts w:ascii="Arial" w:hAnsi="Arial" w:cs="Arial"/>
        </w:rPr>
        <w:t xml:space="preserve">see Methods, </w:t>
      </w:r>
      <w:r w:rsidR="00776BFB">
        <w:rPr>
          <w:rFonts w:ascii="Arial" w:hAnsi="Arial" w:cs="Arial"/>
        </w:rPr>
        <w:t>Figures S1 and S2).</w:t>
      </w:r>
      <w:r w:rsidR="009D0A62">
        <w:rPr>
          <w:rFonts w:ascii="Arial" w:hAnsi="Arial" w:cs="Arial"/>
        </w:rPr>
        <w:t xml:space="preserve"> T</w:t>
      </w:r>
      <w:r w:rsidR="00776BFB">
        <w:rPr>
          <w:rFonts w:ascii="Arial" w:hAnsi="Arial" w:cs="Arial"/>
        </w:rPr>
        <w:t xml:space="preserve">he stochastic </w:t>
      </w:r>
      <w:r w:rsidR="009D0A62">
        <w:rPr>
          <w:rFonts w:ascii="Arial" w:hAnsi="Arial" w:cs="Arial"/>
        </w:rPr>
        <w:t>similarity</w:t>
      </w:r>
      <w:r w:rsidR="00776BFB">
        <w:rPr>
          <w:rFonts w:ascii="Arial" w:hAnsi="Arial" w:cs="Arial"/>
        </w:rPr>
        <w:t xml:space="preserve"> that </w:t>
      </w:r>
      <w:r w:rsidR="009D0A62">
        <w:rPr>
          <w:rFonts w:ascii="Arial" w:hAnsi="Arial" w:cs="Arial"/>
        </w:rPr>
        <w:t>arose</w:t>
      </w:r>
      <w:r w:rsidR="00776BFB">
        <w:rPr>
          <w:rFonts w:ascii="Arial" w:hAnsi="Arial" w:cs="Arial"/>
        </w:rPr>
        <w:t xml:space="preserve"> amongst </w:t>
      </w:r>
      <w:r w:rsidR="009D0A62">
        <w:rPr>
          <w:rFonts w:ascii="Arial" w:hAnsi="Arial" w:cs="Arial"/>
        </w:rPr>
        <w:t>individual</w:t>
      </w:r>
      <w:r w:rsidR="00776BFB">
        <w:rPr>
          <w:rFonts w:ascii="Arial" w:hAnsi="Arial" w:cs="Arial"/>
        </w:rPr>
        <w:t xml:space="preserve">s in the </w:t>
      </w:r>
      <w:r w:rsidR="00B347BC">
        <w:rPr>
          <w:rFonts w:ascii="Arial" w:hAnsi="Arial" w:cs="Arial"/>
        </w:rPr>
        <w:t>individually distinctive</w:t>
      </w:r>
      <w:r w:rsidR="00776BFB">
        <w:rPr>
          <w:rFonts w:ascii="Arial" w:hAnsi="Arial" w:cs="Arial"/>
        </w:rPr>
        <w:t xml:space="preserve"> dataset was </w:t>
      </w:r>
      <w:r w:rsidR="00FF28C1">
        <w:rPr>
          <w:rFonts w:ascii="Arial" w:hAnsi="Arial" w:cs="Arial"/>
        </w:rPr>
        <w:t>different</w:t>
      </w:r>
      <w:r w:rsidR="00776BFB">
        <w:rPr>
          <w:rFonts w:ascii="Arial" w:hAnsi="Arial" w:cs="Arial"/>
        </w:rPr>
        <w:t xml:space="preserve"> than what we observed in the </w:t>
      </w:r>
      <w:r w:rsidR="00A96F1D">
        <w:rPr>
          <w:rFonts w:ascii="Arial" w:hAnsi="Arial" w:cs="Arial"/>
        </w:rPr>
        <w:t>group-specific</w:t>
      </w:r>
      <w:r w:rsidR="00776BFB">
        <w:rPr>
          <w:rFonts w:ascii="Arial" w:hAnsi="Arial" w:cs="Arial"/>
        </w:rPr>
        <w:t xml:space="preserve"> dataset, in which </w:t>
      </w:r>
      <w:r w:rsidR="003B5D65">
        <w:rPr>
          <w:rFonts w:ascii="Arial" w:hAnsi="Arial" w:cs="Arial"/>
        </w:rPr>
        <w:t>individual</w:t>
      </w:r>
      <w:r w:rsidR="00776BFB">
        <w:rPr>
          <w:rFonts w:ascii="Arial" w:hAnsi="Arial" w:cs="Arial"/>
        </w:rPr>
        <w:t>-level polygons overlapped nearly completely with one another</w:t>
      </w:r>
      <w:r w:rsidR="00555ED4">
        <w:rPr>
          <w:rFonts w:ascii="Arial" w:hAnsi="Arial" w:cs="Arial"/>
        </w:rPr>
        <w:t xml:space="preserve"> within groups</w:t>
      </w:r>
      <w:r w:rsidR="00776BFB">
        <w:rPr>
          <w:rFonts w:ascii="Arial" w:hAnsi="Arial" w:cs="Arial"/>
        </w:rPr>
        <w:t xml:space="preserve">, indicating very little distinctiveness amongst </w:t>
      </w:r>
      <w:r w:rsidR="002C10A7">
        <w:rPr>
          <w:rFonts w:ascii="Arial" w:hAnsi="Arial" w:cs="Arial"/>
        </w:rPr>
        <w:t xml:space="preserve">individuals in the same </w:t>
      </w:r>
      <w:r w:rsidR="00776BFB">
        <w:rPr>
          <w:rFonts w:ascii="Arial" w:hAnsi="Arial" w:cs="Arial"/>
        </w:rPr>
        <w:t>group</w:t>
      </w:r>
      <w:r w:rsidR="000528B1">
        <w:rPr>
          <w:rFonts w:ascii="Arial" w:hAnsi="Arial" w:cs="Arial"/>
        </w:rPr>
        <w:t xml:space="preserve"> </w:t>
      </w:r>
      <w:r w:rsidR="00776BFB">
        <w:rPr>
          <w:rFonts w:ascii="Arial" w:hAnsi="Arial" w:cs="Arial"/>
        </w:rPr>
        <w:t>(Figures S1</w:t>
      </w:r>
      <w:r w:rsidR="00563099">
        <w:rPr>
          <w:rFonts w:ascii="Arial" w:hAnsi="Arial" w:cs="Arial"/>
        </w:rPr>
        <w:t>B</w:t>
      </w:r>
      <w:r w:rsidR="00776BFB">
        <w:rPr>
          <w:rFonts w:ascii="Arial" w:hAnsi="Arial" w:cs="Arial"/>
        </w:rPr>
        <w:t xml:space="preserve"> and S1</w:t>
      </w:r>
      <w:r w:rsidR="00563099">
        <w:rPr>
          <w:rFonts w:ascii="Arial" w:hAnsi="Arial" w:cs="Arial"/>
        </w:rPr>
        <w:t>D</w:t>
      </w:r>
      <w:r w:rsidR="00776BFB">
        <w:rPr>
          <w:rFonts w:ascii="Arial" w:hAnsi="Arial" w:cs="Arial"/>
        </w:rPr>
        <w:t>, Figures S2</w:t>
      </w:r>
      <w:r w:rsidR="00563099">
        <w:rPr>
          <w:rFonts w:ascii="Arial" w:hAnsi="Arial" w:cs="Arial"/>
        </w:rPr>
        <w:t>B</w:t>
      </w:r>
      <w:r w:rsidR="00776BFB">
        <w:rPr>
          <w:rFonts w:ascii="Arial" w:hAnsi="Arial" w:cs="Arial"/>
        </w:rPr>
        <w:t xml:space="preserve"> and S2</w:t>
      </w:r>
      <w:r w:rsidR="00563099">
        <w:rPr>
          <w:rFonts w:ascii="Arial" w:hAnsi="Arial" w:cs="Arial"/>
        </w:rPr>
        <w:t>D</w:t>
      </w:r>
      <w:r w:rsidR="00776BFB">
        <w:rPr>
          <w:rFonts w:ascii="Arial" w:hAnsi="Arial" w:cs="Arial"/>
        </w:rPr>
        <w:t>).</w:t>
      </w:r>
      <w:r w:rsidR="000528B1">
        <w:rPr>
          <w:rFonts w:ascii="Arial" w:hAnsi="Arial" w:cs="Arial"/>
        </w:rPr>
        <w:t xml:space="preserve"> Indeed, polygons for individuals’ </w:t>
      </w:r>
      <w:r w:rsidR="008155EB">
        <w:rPr>
          <w:rFonts w:ascii="Arial" w:hAnsi="Arial" w:cs="Arial"/>
        </w:rPr>
        <w:t>acoustic</w:t>
      </w:r>
      <w:r w:rsidR="000528B1">
        <w:rPr>
          <w:rFonts w:ascii="Arial" w:hAnsi="Arial" w:cs="Arial"/>
        </w:rPr>
        <w:t xml:space="preserve"> spaces </w:t>
      </w:r>
      <w:r w:rsidR="00F54FAE">
        <w:rPr>
          <w:rFonts w:ascii="Arial" w:hAnsi="Arial" w:cs="Arial"/>
        </w:rPr>
        <w:t xml:space="preserve">in the individually distinctive dataset </w:t>
      </w:r>
      <w:r w:rsidR="00423708">
        <w:rPr>
          <w:rFonts w:ascii="Arial" w:hAnsi="Arial" w:cs="Arial"/>
        </w:rPr>
        <w:t>were over</w:t>
      </w:r>
      <w:r w:rsidR="009B549C">
        <w:rPr>
          <w:rFonts w:ascii="Arial" w:hAnsi="Arial" w:cs="Arial"/>
        </w:rPr>
        <w:t>-</w:t>
      </w:r>
      <w:r w:rsidR="00423708">
        <w:rPr>
          <w:rFonts w:ascii="Arial" w:hAnsi="Arial" w:cs="Arial"/>
        </w:rPr>
        <w:t>dispersed</w:t>
      </w:r>
      <w:r w:rsidR="009B549C">
        <w:rPr>
          <w:rFonts w:ascii="Arial" w:hAnsi="Arial" w:cs="Arial"/>
        </w:rPr>
        <w:t xml:space="preserve"> </w:t>
      </w:r>
      <w:r w:rsidR="001640E9">
        <w:rPr>
          <w:rFonts w:ascii="Arial" w:hAnsi="Arial" w:cs="Arial"/>
        </w:rPr>
        <w:t xml:space="preserve">within groups </w:t>
      </w:r>
      <w:r w:rsidR="00252A72">
        <w:rPr>
          <w:rFonts w:ascii="Arial" w:hAnsi="Arial" w:cs="Arial"/>
        </w:rPr>
        <w:t xml:space="preserve">(Figure S1D and Figure S2D) </w:t>
      </w:r>
      <w:r w:rsidR="009B549C">
        <w:rPr>
          <w:rFonts w:ascii="Arial" w:hAnsi="Arial" w:cs="Arial"/>
        </w:rPr>
        <w:t>compared</w:t>
      </w:r>
      <w:r w:rsidR="001640E9">
        <w:rPr>
          <w:rFonts w:ascii="Arial" w:hAnsi="Arial" w:cs="Arial"/>
        </w:rPr>
        <w:t xml:space="preserve"> to the </w:t>
      </w:r>
      <w:r w:rsidR="00FD5239">
        <w:rPr>
          <w:rFonts w:ascii="Arial" w:hAnsi="Arial" w:cs="Arial"/>
        </w:rPr>
        <w:t>group-specific dataset (Figure S1B and Figure S2B)</w:t>
      </w:r>
      <w:r w:rsidR="00252A72">
        <w:rPr>
          <w:rFonts w:ascii="Arial" w:hAnsi="Arial" w:cs="Arial"/>
        </w:rPr>
        <w:t>.</w:t>
      </w:r>
    </w:p>
    <w:p w14:paraId="7056700D" w14:textId="7C36C4F5" w:rsidR="003333B7" w:rsidRPr="003333B7" w:rsidRDefault="006B6F11" w:rsidP="00097B62">
      <w:pPr>
        <w:spacing w:line="480" w:lineRule="auto"/>
        <w:rPr>
          <w:rFonts w:ascii="Arial" w:hAnsi="Arial" w:cs="Arial"/>
        </w:rPr>
      </w:pPr>
      <w:r>
        <w:rPr>
          <w:rFonts w:ascii="Arial" w:hAnsi="Arial" w:cs="Arial"/>
        </w:rPr>
        <w:tab/>
      </w:r>
    </w:p>
    <w:p w14:paraId="359AB2D0" w14:textId="5C2EF0AD" w:rsidR="005A3E7D" w:rsidRDefault="005A3E7D" w:rsidP="005A3E7D">
      <w:pPr>
        <w:spacing w:line="480" w:lineRule="auto"/>
        <w:rPr>
          <w:rFonts w:ascii="Arial" w:hAnsi="Arial" w:cs="Arial"/>
          <w:i/>
          <w:iCs/>
        </w:rPr>
      </w:pPr>
      <w:r>
        <w:rPr>
          <w:rFonts w:ascii="Arial" w:hAnsi="Arial" w:cs="Arial"/>
          <w:i/>
          <w:iCs/>
        </w:rPr>
        <w:lastRenderedPageBreak/>
        <w:t>Successful Detection of Identity Information in Synthetic Vocalizations</w:t>
      </w:r>
      <w:r w:rsidR="002B5ACA" w:rsidRPr="00502FF3">
        <w:rPr>
          <w:rFonts w:ascii="Arial" w:hAnsi="Arial" w:cs="Arial"/>
          <w:i/>
          <w:iCs/>
        </w:rPr>
        <w:t xml:space="preserve"> </w:t>
      </w:r>
    </w:p>
    <w:p w14:paraId="66BBD988" w14:textId="3A142445" w:rsidR="00053C95" w:rsidRDefault="00797FA0" w:rsidP="0033457D">
      <w:pPr>
        <w:spacing w:line="480" w:lineRule="auto"/>
        <w:rPr>
          <w:rFonts w:ascii="Arial" w:hAnsi="Arial" w:cs="Arial"/>
        </w:rPr>
      </w:pPr>
      <w:r>
        <w:rPr>
          <w:rFonts w:ascii="Arial" w:hAnsi="Arial" w:cs="Arial"/>
        </w:rPr>
        <w:t xml:space="preserve">We </w:t>
      </w:r>
      <w:r w:rsidR="003F7F97">
        <w:rPr>
          <w:rFonts w:ascii="Arial" w:hAnsi="Arial" w:cs="Arial"/>
        </w:rPr>
        <w:t xml:space="preserve">performed </w:t>
      </w:r>
      <w:r w:rsidR="00456B81">
        <w:rPr>
          <w:rFonts w:ascii="Arial" w:hAnsi="Arial" w:cs="Arial"/>
        </w:rPr>
        <w:t>simulation</w:t>
      </w:r>
      <w:r>
        <w:rPr>
          <w:rFonts w:ascii="Arial" w:hAnsi="Arial" w:cs="Arial"/>
        </w:rPr>
        <w:t xml:space="preserve"> experiments t</w:t>
      </w:r>
      <w:r w:rsidR="00670223">
        <w:rPr>
          <w:rFonts w:ascii="Arial" w:hAnsi="Arial" w:cs="Arial"/>
        </w:rPr>
        <w:t xml:space="preserve">o assess how well we could detect </w:t>
      </w:r>
      <w:r w:rsidR="00D6548D">
        <w:rPr>
          <w:rFonts w:ascii="Arial" w:hAnsi="Arial" w:cs="Arial"/>
        </w:rPr>
        <w:t xml:space="preserve">identity </w:t>
      </w:r>
      <w:r w:rsidR="00670223">
        <w:rPr>
          <w:rFonts w:ascii="Arial" w:hAnsi="Arial" w:cs="Arial"/>
        </w:rPr>
        <w:t xml:space="preserve">information </w:t>
      </w:r>
      <w:r w:rsidR="004B5D0C">
        <w:rPr>
          <w:rFonts w:ascii="Arial" w:hAnsi="Arial" w:cs="Arial"/>
        </w:rPr>
        <w:t>in synthetic vocalizations</w:t>
      </w:r>
      <w:r>
        <w:rPr>
          <w:rFonts w:ascii="Arial" w:hAnsi="Arial" w:cs="Arial"/>
        </w:rPr>
        <w:t>.</w:t>
      </w:r>
      <w:r w:rsidR="009F3347">
        <w:rPr>
          <w:rFonts w:ascii="Arial" w:hAnsi="Arial" w:cs="Arial"/>
        </w:rPr>
        <w:t xml:space="preserve"> </w:t>
      </w:r>
      <w:r w:rsidR="003F7F97">
        <w:rPr>
          <w:rFonts w:ascii="Arial" w:hAnsi="Arial" w:cs="Arial"/>
        </w:rPr>
        <w:t xml:space="preserve">These experiments were designed to </w:t>
      </w:r>
      <w:r w:rsidR="00457526">
        <w:rPr>
          <w:rFonts w:ascii="Arial" w:hAnsi="Arial" w:cs="Arial"/>
        </w:rPr>
        <w:t>manipulate</w:t>
      </w:r>
      <w:r w:rsidR="003F7F97">
        <w:rPr>
          <w:rFonts w:ascii="Arial" w:hAnsi="Arial" w:cs="Arial"/>
        </w:rPr>
        <w:t xml:space="preserve"> parameters that we anticipated would influence </w:t>
      </w:r>
      <w:r w:rsidR="00457526">
        <w:rPr>
          <w:rFonts w:ascii="Arial" w:hAnsi="Arial" w:cs="Arial"/>
        </w:rPr>
        <w:t>the accuracy of</w:t>
      </w:r>
      <w:r w:rsidR="003F7F97">
        <w:rPr>
          <w:rFonts w:ascii="Arial" w:hAnsi="Arial" w:cs="Arial"/>
        </w:rPr>
        <w:t xml:space="preserve"> identity information detection</w:t>
      </w:r>
      <w:r w:rsidR="00AE675D">
        <w:rPr>
          <w:rFonts w:ascii="Arial" w:hAnsi="Arial" w:cs="Arial"/>
        </w:rPr>
        <w:t>. We focused on manipulating</w:t>
      </w:r>
      <w:r w:rsidR="003F7F97">
        <w:rPr>
          <w:rFonts w:ascii="Arial" w:hAnsi="Arial" w:cs="Arial"/>
        </w:rPr>
        <w:t xml:space="preserve"> the </w:t>
      </w:r>
      <w:r w:rsidR="00456B81">
        <w:rPr>
          <w:rFonts w:ascii="Arial" w:hAnsi="Arial" w:cs="Arial"/>
        </w:rPr>
        <w:t>proportion of group and individual identity information encoded</w:t>
      </w:r>
      <w:r w:rsidR="003F7F97">
        <w:rPr>
          <w:rFonts w:ascii="Arial" w:hAnsi="Arial" w:cs="Arial"/>
        </w:rPr>
        <w:t xml:space="preserve"> </w:t>
      </w:r>
      <w:r w:rsidR="00AE675D">
        <w:rPr>
          <w:rFonts w:ascii="Arial" w:hAnsi="Arial" w:cs="Arial"/>
        </w:rPr>
        <w:t xml:space="preserve">in vocalizations, </w:t>
      </w:r>
      <w:r w:rsidR="00061A14">
        <w:rPr>
          <w:rFonts w:ascii="Arial" w:hAnsi="Arial" w:cs="Arial"/>
        </w:rPr>
        <w:t>or the complexity of identity information encoding</w:t>
      </w:r>
      <w:r w:rsidR="00AE675D">
        <w:rPr>
          <w:rFonts w:ascii="Arial" w:hAnsi="Arial" w:cs="Arial"/>
        </w:rPr>
        <w:t xml:space="preserve">, </w:t>
      </w:r>
      <w:r w:rsidR="00EC6C1B">
        <w:rPr>
          <w:rFonts w:ascii="Arial" w:hAnsi="Arial" w:cs="Arial"/>
        </w:rPr>
        <w:t>and</w:t>
      </w:r>
      <w:r w:rsidR="003F7F97">
        <w:rPr>
          <w:rFonts w:ascii="Arial" w:hAnsi="Arial" w:cs="Arial"/>
        </w:rPr>
        <w:t xml:space="preserve"> the </w:t>
      </w:r>
      <w:r w:rsidR="00EC6C1B">
        <w:rPr>
          <w:rFonts w:ascii="Arial" w:hAnsi="Arial" w:cs="Arial"/>
        </w:rPr>
        <w:t>number of classes at each social level</w:t>
      </w:r>
      <w:r w:rsidR="00AE675D">
        <w:rPr>
          <w:rFonts w:ascii="Arial" w:hAnsi="Arial" w:cs="Arial"/>
        </w:rPr>
        <w:t xml:space="preserve">, </w:t>
      </w:r>
      <w:r w:rsidR="00061A14">
        <w:rPr>
          <w:rFonts w:ascii="Arial" w:hAnsi="Arial" w:cs="Arial"/>
        </w:rPr>
        <w:t>or the density of the simulated signaling enviro</w:t>
      </w:r>
      <w:r w:rsidR="00B0137F">
        <w:rPr>
          <w:rFonts w:ascii="Arial" w:hAnsi="Arial" w:cs="Arial"/>
        </w:rPr>
        <w:t>n</w:t>
      </w:r>
      <w:r w:rsidR="00061A14">
        <w:rPr>
          <w:rFonts w:ascii="Arial" w:hAnsi="Arial" w:cs="Arial"/>
        </w:rPr>
        <w:t>ment</w:t>
      </w:r>
      <w:r w:rsidR="00EC6C1B">
        <w:rPr>
          <w:rFonts w:ascii="Arial" w:hAnsi="Arial" w:cs="Arial"/>
        </w:rPr>
        <w:t>.</w:t>
      </w:r>
      <w:r w:rsidR="006F72F0">
        <w:rPr>
          <w:rFonts w:ascii="Arial" w:hAnsi="Arial" w:cs="Arial"/>
        </w:rPr>
        <w:t xml:space="preserve"> </w:t>
      </w:r>
      <w:r w:rsidR="00E8582A">
        <w:rPr>
          <w:rFonts w:ascii="Arial" w:hAnsi="Arial" w:cs="Arial"/>
        </w:rPr>
        <w:t xml:space="preserve">We generated </w:t>
      </w:r>
      <w:r w:rsidR="00456B81">
        <w:rPr>
          <w:rFonts w:ascii="Arial" w:hAnsi="Arial" w:cs="Arial"/>
        </w:rPr>
        <w:t>synthetic</w:t>
      </w:r>
      <w:r w:rsidR="00E8582A">
        <w:rPr>
          <w:rFonts w:ascii="Arial" w:hAnsi="Arial" w:cs="Arial"/>
        </w:rPr>
        <w:t xml:space="preserve"> vocalizations over </w:t>
      </w:r>
      <w:r w:rsidR="00EB3BE5">
        <w:rPr>
          <w:rFonts w:ascii="Arial" w:hAnsi="Arial" w:cs="Arial"/>
        </w:rPr>
        <w:t>4 treatments per manipulation</w:t>
      </w:r>
      <w:r w:rsidR="00456B81">
        <w:rPr>
          <w:rFonts w:ascii="Arial" w:hAnsi="Arial" w:cs="Arial"/>
        </w:rPr>
        <w:t xml:space="preserve">, discussed in more detail in the </w:t>
      </w:r>
      <w:r w:rsidR="00EF485E">
        <w:rPr>
          <w:rFonts w:ascii="Arial" w:hAnsi="Arial" w:cs="Arial"/>
        </w:rPr>
        <w:t>M</w:t>
      </w:r>
      <w:r w:rsidR="00456B81">
        <w:rPr>
          <w:rFonts w:ascii="Arial" w:hAnsi="Arial" w:cs="Arial"/>
        </w:rPr>
        <w:t>ethods section,</w:t>
      </w:r>
      <w:r w:rsidR="00C33E3C">
        <w:rPr>
          <w:rFonts w:ascii="Arial" w:hAnsi="Arial" w:cs="Arial"/>
        </w:rPr>
        <w:t xml:space="preserve"> </w:t>
      </w:r>
      <w:r w:rsidR="0038123A">
        <w:rPr>
          <w:rFonts w:ascii="Arial" w:hAnsi="Arial" w:cs="Arial"/>
        </w:rPr>
        <w:t>and</w:t>
      </w:r>
      <w:r w:rsidR="009433D6">
        <w:rPr>
          <w:rFonts w:ascii="Arial" w:hAnsi="Arial" w:cs="Arial"/>
        </w:rPr>
        <w:t xml:space="preserve"> ran</w:t>
      </w:r>
      <w:r w:rsidR="0038123A">
        <w:rPr>
          <w:rFonts w:ascii="Arial" w:hAnsi="Arial" w:cs="Arial"/>
        </w:rPr>
        <w:t xml:space="preserve"> </w:t>
      </w:r>
      <w:r w:rsidR="00456B81">
        <w:rPr>
          <w:rFonts w:ascii="Arial" w:hAnsi="Arial" w:cs="Arial"/>
        </w:rPr>
        <w:t>10</w:t>
      </w:r>
      <w:r w:rsidR="00C33E3C">
        <w:rPr>
          <w:rFonts w:ascii="Arial" w:hAnsi="Arial" w:cs="Arial"/>
        </w:rPr>
        <w:t xml:space="preserve"> iterations per parameter combination. In each iteration, we</w:t>
      </w:r>
      <w:r w:rsidR="00E32620">
        <w:rPr>
          <w:rFonts w:ascii="Arial" w:hAnsi="Arial" w:cs="Arial"/>
        </w:rPr>
        <w:t xml:space="preserve"> measured accuracy of information detection at either social level using unsupervised clustering. </w:t>
      </w:r>
      <w:r w:rsidR="00456B81">
        <w:rPr>
          <w:rFonts w:ascii="Arial" w:hAnsi="Arial" w:cs="Arial"/>
        </w:rPr>
        <w:t>To summarize</w:t>
      </w:r>
      <w:r w:rsidR="00E32620">
        <w:rPr>
          <w:rFonts w:ascii="Arial" w:hAnsi="Arial" w:cs="Arial"/>
        </w:rPr>
        <w:t xml:space="preserve">, </w:t>
      </w:r>
      <w:r w:rsidR="00B36434">
        <w:rPr>
          <w:rFonts w:ascii="Arial" w:hAnsi="Arial" w:cs="Arial"/>
        </w:rPr>
        <w:t>we</w:t>
      </w:r>
      <w:r w:rsidR="004C613E">
        <w:rPr>
          <w:rFonts w:ascii="Arial" w:hAnsi="Arial" w:cs="Arial"/>
        </w:rPr>
        <w:t xml:space="preserve"> </w:t>
      </w:r>
      <w:r w:rsidR="00670223">
        <w:rPr>
          <w:rFonts w:ascii="Arial" w:hAnsi="Arial" w:cs="Arial"/>
        </w:rPr>
        <w:t xml:space="preserve">used </w:t>
      </w:r>
      <w:r w:rsidR="00EA2A2A">
        <w:rPr>
          <w:rFonts w:ascii="Arial" w:hAnsi="Arial" w:cs="Arial"/>
        </w:rPr>
        <w:t xml:space="preserve">the </w:t>
      </w:r>
      <w:r w:rsidR="00670223">
        <w:rPr>
          <w:rFonts w:ascii="Arial" w:hAnsi="Arial" w:cs="Arial"/>
        </w:rPr>
        <w:t xml:space="preserve">edit distance and </w:t>
      </w:r>
      <w:r w:rsidR="00670223" w:rsidRPr="00912545">
        <w:rPr>
          <w:rFonts w:ascii="Arial" w:hAnsi="Arial" w:cs="Arial"/>
        </w:rPr>
        <w:t>spectrographic cross-correlation</w:t>
      </w:r>
      <w:r w:rsidR="007C3EE6">
        <w:rPr>
          <w:rFonts w:ascii="Arial" w:hAnsi="Arial" w:cs="Arial"/>
        </w:rPr>
        <w:t xml:space="preserve"> </w:t>
      </w:r>
      <w:r w:rsidR="00670223">
        <w:rPr>
          <w:rFonts w:ascii="Arial" w:hAnsi="Arial" w:cs="Arial"/>
        </w:rPr>
        <w:t xml:space="preserve">to measure distances amongst </w:t>
      </w:r>
      <w:r w:rsidR="007C3EE6">
        <w:rPr>
          <w:rFonts w:ascii="Arial" w:hAnsi="Arial" w:cs="Arial"/>
        </w:rPr>
        <w:t>character strings or vocalizations,</w:t>
      </w:r>
      <w:r w:rsidR="007C3EE6" w:rsidRPr="007C3EE6">
        <w:rPr>
          <w:rFonts w:ascii="Arial" w:hAnsi="Arial" w:cs="Arial"/>
        </w:rPr>
        <w:t xml:space="preserve"> </w:t>
      </w:r>
      <w:r w:rsidR="007C3EE6">
        <w:rPr>
          <w:rFonts w:ascii="Arial" w:hAnsi="Arial" w:cs="Arial"/>
        </w:rPr>
        <w:t>respectively</w:t>
      </w:r>
      <w:r w:rsidR="00670223">
        <w:rPr>
          <w:rFonts w:ascii="Arial" w:hAnsi="Arial" w:cs="Arial"/>
        </w:rPr>
        <w:t xml:space="preserve">. We then performed k-means clustering on features derived from distance </w:t>
      </w:r>
      <w:r w:rsidR="00456B81">
        <w:rPr>
          <w:rFonts w:ascii="Arial" w:hAnsi="Arial" w:cs="Arial"/>
        </w:rPr>
        <w:t>measurements and</w:t>
      </w:r>
      <w:r w:rsidR="00670223">
        <w:rPr>
          <w:rFonts w:ascii="Arial" w:hAnsi="Arial" w:cs="Arial"/>
        </w:rPr>
        <w:t xml:space="preserve"> used a bipartite mapping approach to compute the accuracies of how well </w:t>
      </w:r>
      <w:r w:rsidR="00530B50">
        <w:rPr>
          <w:rFonts w:ascii="Arial" w:hAnsi="Arial" w:cs="Arial"/>
        </w:rPr>
        <w:t>predicted</w:t>
      </w:r>
      <w:r w:rsidR="00670223">
        <w:rPr>
          <w:rFonts w:ascii="Arial" w:hAnsi="Arial" w:cs="Arial"/>
        </w:rPr>
        <w:t xml:space="preserve"> labels</w:t>
      </w:r>
      <w:r w:rsidR="00530B50">
        <w:rPr>
          <w:rFonts w:ascii="Arial" w:hAnsi="Arial" w:cs="Arial"/>
        </w:rPr>
        <w:t xml:space="preserve"> from clustering</w:t>
      </w:r>
      <w:r w:rsidR="00670223">
        <w:rPr>
          <w:rFonts w:ascii="Arial" w:hAnsi="Arial" w:cs="Arial"/>
        </w:rPr>
        <w:t xml:space="preserve"> </w:t>
      </w:r>
      <w:r w:rsidR="00530B50">
        <w:rPr>
          <w:rFonts w:ascii="Arial" w:hAnsi="Arial" w:cs="Arial"/>
        </w:rPr>
        <w:t>matched</w:t>
      </w:r>
      <w:r w:rsidR="00670223">
        <w:rPr>
          <w:rFonts w:ascii="Arial" w:hAnsi="Arial" w:cs="Arial"/>
        </w:rPr>
        <w:t xml:space="preserve"> </w:t>
      </w:r>
      <w:r w:rsidR="00530B50">
        <w:rPr>
          <w:rFonts w:ascii="Arial" w:hAnsi="Arial" w:cs="Arial"/>
        </w:rPr>
        <w:t xml:space="preserve">the </w:t>
      </w:r>
      <w:r w:rsidR="00670223">
        <w:rPr>
          <w:rFonts w:ascii="Arial" w:hAnsi="Arial" w:cs="Arial"/>
        </w:rPr>
        <w:t>original labels of classes at each social level.</w:t>
      </w:r>
      <w:r w:rsidR="00576954">
        <w:rPr>
          <w:rFonts w:ascii="Arial" w:hAnsi="Arial" w:cs="Arial"/>
        </w:rPr>
        <w:t xml:space="preserve"> </w:t>
      </w:r>
      <w:r w:rsidR="00053C95">
        <w:rPr>
          <w:rFonts w:ascii="Arial" w:hAnsi="Arial" w:cs="Arial"/>
        </w:rPr>
        <w:t>We used this analytical approach to calculate the accuracy of clustering synthetic vocalizations back to their original class labels (either group or individual identit</w:t>
      </w:r>
      <w:r w:rsidR="00456B81">
        <w:rPr>
          <w:rFonts w:ascii="Arial" w:hAnsi="Arial" w:cs="Arial"/>
        </w:rPr>
        <w:t>y</w:t>
      </w:r>
      <w:r w:rsidR="00053C95">
        <w:rPr>
          <w:rFonts w:ascii="Arial" w:hAnsi="Arial" w:cs="Arial"/>
        </w:rPr>
        <w:t xml:space="preserve">) using edit distance or SPCC distance measurements. </w:t>
      </w:r>
      <w:r w:rsidR="00614897">
        <w:rPr>
          <w:rFonts w:ascii="Arial" w:hAnsi="Arial" w:cs="Arial"/>
        </w:rPr>
        <w:t xml:space="preserve">Overall, the accuracies of clustering back to original classes at the group and individual levels </w:t>
      </w:r>
      <w:r w:rsidR="00C425E2">
        <w:rPr>
          <w:rFonts w:ascii="Arial" w:hAnsi="Arial" w:cs="Arial"/>
        </w:rPr>
        <w:t xml:space="preserve">increased in concert </w:t>
      </w:r>
      <w:r w:rsidR="00301E93">
        <w:rPr>
          <w:rFonts w:ascii="Arial" w:hAnsi="Arial" w:cs="Arial"/>
        </w:rPr>
        <w:t>with the amount of</w:t>
      </w:r>
      <w:r w:rsidR="00614897">
        <w:rPr>
          <w:rFonts w:ascii="Arial" w:hAnsi="Arial" w:cs="Arial"/>
        </w:rPr>
        <w:t xml:space="preserve"> information encoded at the given social level (Figure 4). For example, when vocalizations contained all individual identity information and no group identity information, </w:t>
      </w:r>
      <w:r w:rsidR="00F62889">
        <w:rPr>
          <w:rFonts w:ascii="Arial" w:hAnsi="Arial" w:cs="Arial"/>
        </w:rPr>
        <w:t xml:space="preserve">accuracy values at </w:t>
      </w:r>
      <w:r w:rsidR="00614897">
        <w:rPr>
          <w:rFonts w:ascii="Arial" w:hAnsi="Arial" w:cs="Arial"/>
        </w:rPr>
        <w:t xml:space="preserve">the individual level </w:t>
      </w:r>
      <w:r w:rsidR="00F62889">
        <w:rPr>
          <w:rFonts w:ascii="Arial" w:hAnsi="Arial" w:cs="Arial"/>
        </w:rPr>
        <w:t>were higher compared to accuracies at</w:t>
      </w:r>
      <w:r w:rsidR="00614897">
        <w:rPr>
          <w:rFonts w:ascii="Arial" w:hAnsi="Arial" w:cs="Arial"/>
        </w:rPr>
        <w:t xml:space="preserve"> the group level (Figure 4).</w:t>
      </w:r>
      <w:r w:rsidR="00C425E2">
        <w:rPr>
          <w:rFonts w:ascii="Arial" w:hAnsi="Arial" w:cs="Arial"/>
        </w:rPr>
        <w:t xml:space="preserve"> </w:t>
      </w:r>
      <w:r w:rsidR="00053C95">
        <w:rPr>
          <w:rFonts w:ascii="Arial" w:hAnsi="Arial" w:cs="Arial"/>
        </w:rPr>
        <w:t xml:space="preserve">Finally, </w:t>
      </w:r>
      <w:r w:rsidR="00693BF0">
        <w:rPr>
          <w:rFonts w:ascii="Arial" w:hAnsi="Arial" w:cs="Arial"/>
        </w:rPr>
        <w:t xml:space="preserve">patterns of variation in </w:t>
      </w:r>
      <w:r w:rsidR="00053C95">
        <w:rPr>
          <w:rFonts w:ascii="Arial" w:hAnsi="Arial" w:cs="Arial"/>
        </w:rPr>
        <w:lastRenderedPageBreak/>
        <w:t xml:space="preserve">accuracy </w:t>
      </w:r>
      <w:r w:rsidR="00693BF0">
        <w:rPr>
          <w:rFonts w:ascii="Arial" w:hAnsi="Arial" w:cs="Arial"/>
        </w:rPr>
        <w:t>calculations</w:t>
      </w:r>
      <w:r w:rsidR="00E42A8C">
        <w:rPr>
          <w:rFonts w:ascii="Arial" w:hAnsi="Arial" w:cs="Arial"/>
        </w:rPr>
        <w:t xml:space="preserve"> were generally similar when detecting information in the audio files (SPCC) compared to the character strings (</w:t>
      </w:r>
      <w:r w:rsidR="0011671E">
        <w:rPr>
          <w:rFonts w:ascii="Arial" w:hAnsi="Arial" w:cs="Arial"/>
        </w:rPr>
        <w:t>edit distance</w:t>
      </w:r>
      <w:r w:rsidR="00E42A8C">
        <w:rPr>
          <w:rFonts w:ascii="Arial" w:hAnsi="Arial" w:cs="Arial"/>
        </w:rPr>
        <w:t xml:space="preserve">), </w:t>
      </w:r>
      <w:r w:rsidR="0011671E">
        <w:rPr>
          <w:rFonts w:ascii="Arial" w:hAnsi="Arial" w:cs="Arial"/>
        </w:rPr>
        <w:t xml:space="preserve">indicating that </w:t>
      </w:r>
      <w:r w:rsidR="003C34EE">
        <w:rPr>
          <w:rFonts w:ascii="Arial" w:hAnsi="Arial" w:cs="Arial"/>
        </w:rPr>
        <w:t xml:space="preserve">our analytical pipelines were capable of accurately detecting identity information even after </w:t>
      </w:r>
      <w:r w:rsidR="0011671E">
        <w:rPr>
          <w:rFonts w:ascii="Arial" w:hAnsi="Arial" w:cs="Arial"/>
        </w:rPr>
        <w:t xml:space="preserve">the sonification process. </w:t>
      </w:r>
    </w:p>
    <w:p w14:paraId="438C72C3" w14:textId="2418FA21" w:rsidR="00556C68" w:rsidRDefault="0075456B" w:rsidP="0033457D">
      <w:pPr>
        <w:spacing w:line="480" w:lineRule="auto"/>
        <w:rPr>
          <w:rFonts w:ascii="Arial" w:hAnsi="Arial" w:cs="Arial"/>
        </w:rPr>
      </w:pPr>
      <w:r>
        <w:rPr>
          <w:rFonts w:ascii="Arial" w:hAnsi="Arial" w:cs="Arial"/>
          <w:noProof/>
        </w:rPr>
        <w:drawing>
          <wp:inline distT="0" distB="0" distL="0" distR="0" wp14:anchorId="039BD4B4" wp14:editId="72F46022">
            <wp:extent cx="5939790" cy="5149850"/>
            <wp:effectExtent l="0" t="0" r="3810" b="0"/>
            <wp:docPr id="20904792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5149850"/>
                    </a:xfrm>
                    <a:prstGeom prst="rect">
                      <a:avLst/>
                    </a:prstGeom>
                    <a:noFill/>
                    <a:ln>
                      <a:noFill/>
                    </a:ln>
                  </pic:spPr>
                </pic:pic>
              </a:graphicData>
            </a:graphic>
          </wp:inline>
        </w:drawing>
      </w:r>
    </w:p>
    <w:p w14:paraId="040952B3" w14:textId="03D3F002" w:rsidR="00556C68" w:rsidRPr="006F3953" w:rsidRDefault="00556C68" w:rsidP="0033457D">
      <w:pPr>
        <w:spacing w:line="480" w:lineRule="auto"/>
        <w:rPr>
          <w:rFonts w:ascii="Arial" w:hAnsi="Arial" w:cs="Arial"/>
        </w:rPr>
      </w:pPr>
      <w:commentRangeStart w:id="53"/>
      <w:r w:rsidRPr="003F42F1">
        <w:rPr>
          <w:rFonts w:ascii="Arial" w:hAnsi="Arial" w:cs="Arial"/>
          <w:b/>
          <w:bCs/>
          <w:sz w:val="22"/>
          <w:szCs w:val="22"/>
        </w:rPr>
        <w:t xml:space="preserve">Figure </w:t>
      </w:r>
      <w:commentRangeEnd w:id="53"/>
      <w:r w:rsidRPr="003F42F1">
        <w:rPr>
          <w:rStyle w:val="CommentReference"/>
          <w:rFonts w:ascii="Arial" w:hAnsi="Arial" w:cs="Arial"/>
          <w:sz w:val="22"/>
          <w:szCs w:val="22"/>
        </w:rPr>
        <w:commentReference w:id="53"/>
      </w:r>
      <w:commentRangeStart w:id="54"/>
      <w:commentRangeStart w:id="55"/>
      <w:r w:rsidRPr="003F42F1">
        <w:rPr>
          <w:rFonts w:ascii="Arial" w:hAnsi="Arial" w:cs="Arial"/>
          <w:b/>
          <w:bCs/>
          <w:sz w:val="22"/>
          <w:szCs w:val="22"/>
        </w:rPr>
        <w:t>4</w:t>
      </w:r>
      <w:commentRangeEnd w:id="54"/>
      <w:r w:rsidR="00884AE3">
        <w:rPr>
          <w:rStyle w:val="CommentReference"/>
        </w:rPr>
        <w:commentReference w:id="54"/>
      </w:r>
      <w:commentRangeEnd w:id="55"/>
      <w:r w:rsidR="007E6165">
        <w:rPr>
          <w:rStyle w:val="CommentReference"/>
        </w:rPr>
        <w:commentReference w:id="55"/>
      </w:r>
      <w:r w:rsidRPr="003F42F1">
        <w:rPr>
          <w:rFonts w:ascii="Arial" w:hAnsi="Arial" w:cs="Arial"/>
          <w:b/>
          <w:bCs/>
          <w:sz w:val="22"/>
          <w:szCs w:val="22"/>
        </w:rPr>
        <w:t>:</w:t>
      </w:r>
      <w:r w:rsidRPr="003B06C9">
        <w:rPr>
          <w:rFonts w:ascii="Arial" w:hAnsi="Arial" w:cs="Arial"/>
          <w:sz w:val="22"/>
          <w:szCs w:val="22"/>
        </w:rPr>
        <w:t xml:space="preserve"> </w:t>
      </w:r>
      <w:r w:rsidR="00C06B50" w:rsidRPr="003B06C9">
        <w:rPr>
          <w:rFonts w:ascii="Arial" w:hAnsi="Arial" w:cs="Arial"/>
          <w:sz w:val="22"/>
          <w:szCs w:val="22"/>
        </w:rPr>
        <w:t xml:space="preserve">We identified </w:t>
      </w:r>
      <w:r w:rsidR="006F3953" w:rsidRPr="003B06C9">
        <w:rPr>
          <w:rFonts w:ascii="Arial" w:hAnsi="Arial" w:cs="Arial"/>
          <w:sz w:val="22"/>
          <w:szCs w:val="22"/>
        </w:rPr>
        <w:t xml:space="preserve">the </w:t>
      </w:r>
      <w:r w:rsidR="006F3953">
        <w:rPr>
          <w:rFonts w:ascii="Arial" w:hAnsi="Arial" w:cs="Arial"/>
          <w:sz w:val="22"/>
          <w:szCs w:val="22"/>
        </w:rPr>
        <w:t>greatest accuracy of identity information detection when more information was encoded for the given social level, and when the number of classes at the given social level was low.</w:t>
      </w:r>
      <w:r w:rsidR="007F12FB">
        <w:rPr>
          <w:rFonts w:ascii="Arial" w:hAnsi="Arial" w:cs="Arial"/>
          <w:sz w:val="22"/>
          <w:szCs w:val="22"/>
        </w:rPr>
        <w:t xml:space="preserve"> </w:t>
      </w:r>
      <w:r w:rsidR="00293E24">
        <w:rPr>
          <w:rFonts w:ascii="Arial" w:hAnsi="Arial" w:cs="Arial"/>
          <w:sz w:val="22"/>
          <w:szCs w:val="22"/>
        </w:rPr>
        <w:t>Here we show</w:t>
      </w:r>
      <w:r w:rsidR="00F06B2B">
        <w:rPr>
          <w:rFonts w:ascii="Arial" w:hAnsi="Arial" w:cs="Arial"/>
          <w:sz w:val="22"/>
          <w:szCs w:val="22"/>
        </w:rPr>
        <w:t xml:space="preserve"> accuracy values computed</w:t>
      </w:r>
      <w:r w:rsidR="003434CE">
        <w:rPr>
          <w:rFonts w:ascii="Arial" w:hAnsi="Arial" w:cs="Arial"/>
          <w:sz w:val="22"/>
          <w:szCs w:val="22"/>
        </w:rPr>
        <w:t xml:space="preserve"> for the detection of </w:t>
      </w:r>
      <w:r w:rsidR="00C742A0">
        <w:rPr>
          <w:rFonts w:ascii="Arial" w:hAnsi="Arial" w:cs="Arial"/>
          <w:sz w:val="22"/>
          <w:szCs w:val="22"/>
        </w:rPr>
        <w:t>identity information at two social levels (</w:t>
      </w:r>
      <w:r w:rsidR="003434CE">
        <w:rPr>
          <w:rFonts w:ascii="Arial" w:hAnsi="Arial" w:cs="Arial"/>
          <w:sz w:val="22"/>
          <w:szCs w:val="22"/>
        </w:rPr>
        <w:t xml:space="preserve">group </w:t>
      </w:r>
      <w:r w:rsidR="00C742A0">
        <w:rPr>
          <w:rFonts w:ascii="Arial" w:hAnsi="Arial" w:cs="Arial"/>
          <w:sz w:val="22"/>
          <w:szCs w:val="22"/>
        </w:rPr>
        <w:t>and</w:t>
      </w:r>
      <w:r w:rsidR="003434CE">
        <w:rPr>
          <w:rFonts w:ascii="Arial" w:hAnsi="Arial" w:cs="Arial"/>
          <w:sz w:val="22"/>
          <w:szCs w:val="22"/>
        </w:rPr>
        <w:t xml:space="preserve"> individual</w:t>
      </w:r>
      <w:r w:rsidR="00C742A0">
        <w:rPr>
          <w:rFonts w:ascii="Arial" w:hAnsi="Arial" w:cs="Arial"/>
          <w:sz w:val="22"/>
          <w:szCs w:val="22"/>
        </w:rPr>
        <w:t xml:space="preserve">) over </w:t>
      </w:r>
      <w:r w:rsidR="00642EE6">
        <w:rPr>
          <w:rFonts w:ascii="Arial" w:hAnsi="Arial" w:cs="Arial"/>
          <w:sz w:val="22"/>
          <w:szCs w:val="22"/>
        </w:rPr>
        <w:t>14 combinations of two experimental treatments: (</w:t>
      </w:r>
      <w:proofErr w:type="spellStart"/>
      <w:r w:rsidR="00642EE6">
        <w:rPr>
          <w:rFonts w:ascii="Arial" w:hAnsi="Arial" w:cs="Arial"/>
          <w:sz w:val="22"/>
          <w:szCs w:val="22"/>
        </w:rPr>
        <w:t>i</w:t>
      </w:r>
      <w:proofErr w:type="spellEnd"/>
      <w:r w:rsidR="00642EE6">
        <w:rPr>
          <w:rFonts w:ascii="Arial" w:hAnsi="Arial" w:cs="Arial"/>
          <w:sz w:val="22"/>
          <w:szCs w:val="22"/>
        </w:rPr>
        <w:t>) the complexity of identity information encoding, shown here as the proportion of</w:t>
      </w:r>
      <w:r w:rsidR="00F6549B">
        <w:rPr>
          <w:rFonts w:ascii="Arial" w:hAnsi="Arial" w:cs="Arial"/>
          <w:sz w:val="22"/>
          <w:szCs w:val="22"/>
        </w:rPr>
        <w:t xml:space="preserve"> </w:t>
      </w:r>
      <w:r w:rsidR="00642EE6">
        <w:rPr>
          <w:rFonts w:ascii="Arial" w:hAnsi="Arial" w:cs="Arial"/>
          <w:sz w:val="22"/>
          <w:szCs w:val="22"/>
        </w:rPr>
        <w:lastRenderedPageBreak/>
        <w:t>group information</w:t>
      </w:r>
      <w:r w:rsidR="00B15C4C">
        <w:rPr>
          <w:rFonts w:ascii="Arial" w:hAnsi="Arial" w:cs="Arial"/>
          <w:sz w:val="22"/>
          <w:szCs w:val="22"/>
        </w:rPr>
        <w:t xml:space="preserve"> (in which 0 indicates all individual and no group information)</w:t>
      </w:r>
      <w:r w:rsidR="00642EE6">
        <w:rPr>
          <w:rFonts w:ascii="Arial" w:hAnsi="Arial" w:cs="Arial"/>
          <w:sz w:val="22"/>
          <w:szCs w:val="22"/>
        </w:rPr>
        <w:t xml:space="preserve">, and (ii) varying density of the simulated signaling environment, shown here as the number of classes at each social level. </w:t>
      </w:r>
      <w:r w:rsidR="0099406C">
        <w:rPr>
          <w:rFonts w:ascii="Arial" w:hAnsi="Arial" w:cs="Arial"/>
          <w:sz w:val="22"/>
          <w:szCs w:val="22"/>
        </w:rPr>
        <w:t>We also show accuracy values</w:t>
      </w:r>
      <w:r w:rsidR="001D4C60">
        <w:rPr>
          <w:rFonts w:ascii="Arial" w:hAnsi="Arial" w:cs="Arial"/>
          <w:sz w:val="22"/>
          <w:szCs w:val="22"/>
        </w:rPr>
        <w:t xml:space="preserve"> computed for the character string (edit distance) and audio file (spectrographic cross-correlation, SPCC) representations of the synthetic vocalizations. </w:t>
      </w:r>
      <w:r w:rsidR="00A904DB">
        <w:rPr>
          <w:rFonts w:ascii="Arial" w:hAnsi="Arial" w:cs="Arial"/>
          <w:sz w:val="22"/>
          <w:szCs w:val="22"/>
        </w:rPr>
        <w:t xml:space="preserve">Social levels are encoded in colors and shapes. </w:t>
      </w:r>
      <w:r w:rsidR="0007485C">
        <w:rPr>
          <w:rFonts w:ascii="Arial" w:hAnsi="Arial" w:cs="Arial"/>
          <w:sz w:val="22"/>
          <w:szCs w:val="22"/>
        </w:rPr>
        <w:t>For group-level accuracy values, the symbol per treatment combination represents the maximum accuracy value obtained from bipartite mapping</w:t>
      </w:r>
      <w:r w:rsidR="00393BF4">
        <w:rPr>
          <w:rFonts w:ascii="Arial" w:hAnsi="Arial" w:cs="Arial"/>
          <w:sz w:val="22"/>
          <w:szCs w:val="22"/>
        </w:rPr>
        <w:t>. F</w:t>
      </w:r>
      <w:r w:rsidR="003211FA">
        <w:rPr>
          <w:rFonts w:ascii="Arial" w:hAnsi="Arial" w:cs="Arial"/>
          <w:sz w:val="22"/>
          <w:szCs w:val="22"/>
        </w:rPr>
        <w:t>or individual-level accuracy values, the</w:t>
      </w:r>
      <w:r w:rsidR="00393BF4">
        <w:rPr>
          <w:rFonts w:ascii="Arial" w:hAnsi="Arial" w:cs="Arial"/>
          <w:sz w:val="22"/>
          <w:szCs w:val="22"/>
        </w:rPr>
        <w:t xml:space="preserve"> symbol for each treatment combination represents the mean of the maximum accuracy values obtained across groups.</w:t>
      </w:r>
      <w:r w:rsidR="000D71C5">
        <w:rPr>
          <w:rFonts w:ascii="Arial" w:hAnsi="Arial" w:cs="Arial"/>
          <w:sz w:val="22"/>
          <w:szCs w:val="22"/>
        </w:rPr>
        <w:t xml:space="preserve"> The bars around each symbol are the 95% confidence intervals.</w:t>
      </w:r>
    </w:p>
    <w:p w14:paraId="153AC610" w14:textId="77777777" w:rsidR="00556C68" w:rsidRDefault="00556C68" w:rsidP="0033457D">
      <w:pPr>
        <w:spacing w:line="480" w:lineRule="auto"/>
        <w:rPr>
          <w:rFonts w:ascii="Arial" w:hAnsi="Arial" w:cs="Arial"/>
        </w:rPr>
      </w:pPr>
    </w:p>
    <w:p w14:paraId="0710F065" w14:textId="72802689" w:rsidR="009E211A" w:rsidRDefault="00D91FE2" w:rsidP="00D91FE2">
      <w:pPr>
        <w:spacing w:line="480" w:lineRule="auto"/>
        <w:ind w:firstLine="720"/>
        <w:rPr>
          <w:rFonts w:ascii="Arial" w:hAnsi="Arial" w:cs="Arial"/>
        </w:rPr>
      </w:pPr>
      <w:r>
        <w:rPr>
          <w:rFonts w:ascii="Arial" w:hAnsi="Arial" w:cs="Arial"/>
        </w:rPr>
        <w:t>Next, w</w:t>
      </w:r>
      <w:r w:rsidR="000B385D">
        <w:rPr>
          <w:rFonts w:ascii="Arial" w:hAnsi="Arial" w:cs="Arial"/>
        </w:rPr>
        <w:t>e</w:t>
      </w:r>
      <w:r w:rsidR="00670223">
        <w:rPr>
          <w:rFonts w:ascii="Arial" w:hAnsi="Arial" w:cs="Arial"/>
        </w:rPr>
        <w:t xml:space="preserve"> assess</w:t>
      </w:r>
      <w:r w:rsidR="000B385D">
        <w:rPr>
          <w:rFonts w:ascii="Arial" w:hAnsi="Arial" w:cs="Arial"/>
        </w:rPr>
        <w:t>ed</w:t>
      </w:r>
      <w:r w:rsidR="00670223">
        <w:rPr>
          <w:rFonts w:ascii="Arial" w:hAnsi="Arial" w:cs="Arial"/>
        </w:rPr>
        <w:t xml:space="preserve"> the statistical significance of information detection across social levels in both representations of the simulated vocalizations</w:t>
      </w:r>
      <w:r w:rsidR="008F1E16">
        <w:rPr>
          <w:rFonts w:ascii="Arial" w:hAnsi="Arial" w:cs="Arial"/>
        </w:rPr>
        <w:t>.</w:t>
      </w:r>
      <w:r w:rsidR="00670223">
        <w:rPr>
          <w:rFonts w:ascii="Arial" w:hAnsi="Arial" w:cs="Arial"/>
        </w:rPr>
        <w:t xml:space="preserve"> </w:t>
      </w:r>
      <w:r w:rsidR="008F1E16">
        <w:rPr>
          <w:rFonts w:ascii="Arial" w:hAnsi="Arial" w:cs="Arial"/>
        </w:rPr>
        <w:t xml:space="preserve">We </w:t>
      </w:r>
      <w:r w:rsidR="00670223">
        <w:rPr>
          <w:rFonts w:ascii="Arial" w:hAnsi="Arial" w:cs="Arial"/>
        </w:rPr>
        <w:t>calculat</w:t>
      </w:r>
      <w:r w:rsidR="008F1E16">
        <w:rPr>
          <w:rFonts w:ascii="Arial" w:hAnsi="Arial" w:cs="Arial"/>
        </w:rPr>
        <w:t>ed</w:t>
      </w:r>
      <w:r w:rsidR="00670223">
        <w:rPr>
          <w:rFonts w:ascii="Arial" w:hAnsi="Arial" w:cs="Arial"/>
        </w:rPr>
        <w:t xml:space="preserve"> Cliff’s delta as the effect size between clustering accuracies at each social level. </w:t>
      </w:r>
      <w:r w:rsidR="00304D2F">
        <w:rPr>
          <w:rFonts w:ascii="Arial" w:hAnsi="Arial" w:cs="Arial"/>
        </w:rPr>
        <w:t>We used effect size</w:t>
      </w:r>
      <w:r w:rsidR="002704FC">
        <w:rPr>
          <w:rFonts w:ascii="Arial" w:hAnsi="Arial" w:cs="Arial"/>
        </w:rPr>
        <w:t>s to quantify comparisons</w:t>
      </w:r>
      <w:r w:rsidR="00304D2F">
        <w:rPr>
          <w:rFonts w:ascii="Arial" w:hAnsi="Arial" w:cs="Arial"/>
        </w:rPr>
        <w:t xml:space="preserve"> because accuracy values</w:t>
      </w:r>
      <w:r w:rsidR="00A5558B">
        <w:rPr>
          <w:rFonts w:ascii="Arial" w:hAnsi="Arial" w:cs="Arial"/>
        </w:rPr>
        <w:t xml:space="preserve"> alone</w:t>
      </w:r>
      <w:r w:rsidR="0047020C">
        <w:rPr>
          <w:rFonts w:ascii="Arial" w:hAnsi="Arial" w:cs="Arial"/>
        </w:rPr>
        <w:t xml:space="preserve">, even when compared between social </w:t>
      </w:r>
      <w:r w:rsidR="000A73D4">
        <w:rPr>
          <w:rFonts w:ascii="Arial" w:hAnsi="Arial" w:cs="Arial"/>
        </w:rPr>
        <w:t>l</w:t>
      </w:r>
      <w:r w:rsidR="0047020C">
        <w:rPr>
          <w:rFonts w:ascii="Arial" w:hAnsi="Arial" w:cs="Arial"/>
        </w:rPr>
        <w:t xml:space="preserve">evels, </w:t>
      </w:r>
      <w:r w:rsidR="008C3161">
        <w:rPr>
          <w:rFonts w:ascii="Arial" w:hAnsi="Arial" w:cs="Arial"/>
        </w:rPr>
        <w:t xml:space="preserve">can only </w:t>
      </w:r>
      <w:r w:rsidR="00A5558B">
        <w:rPr>
          <w:rFonts w:ascii="Arial" w:hAnsi="Arial" w:cs="Arial"/>
        </w:rPr>
        <w:t xml:space="preserve">be used for qualitative comparisons </w:t>
      </w:r>
      <w:r w:rsidR="00CD4D0D">
        <w:rPr>
          <w:rFonts w:ascii="Arial" w:hAnsi="Arial" w:cs="Arial"/>
        </w:rPr>
        <w:t xml:space="preserve">within </w:t>
      </w:r>
      <w:r w:rsidR="001565B4">
        <w:rPr>
          <w:rFonts w:ascii="Arial" w:hAnsi="Arial" w:cs="Arial"/>
        </w:rPr>
        <w:t>a given set of experimental parameters</w:t>
      </w:r>
      <w:r w:rsidR="00AF5D94">
        <w:rPr>
          <w:rFonts w:ascii="Arial" w:hAnsi="Arial" w:cs="Arial"/>
        </w:rPr>
        <w:t>. In addition, accuracy values</w:t>
      </w:r>
      <w:r w:rsidR="001565B4">
        <w:rPr>
          <w:rFonts w:ascii="Arial" w:hAnsi="Arial" w:cs="Arial"/>
        </w:rPr>
        <w:t xml:space="preserve"> </w:t>
      </w:r>
      <w:r w:rsidR="00BB6646">
        <w:rPr>
          <w:rFonts w:ascii="Arial" w:hAnsi="Arial" w:cs="Arial"/>
        </w:rPr>
        <w:t xml:space="preserve">are only meaningful </w:t>
      </w:r>
      <w:r w:rsidR="00D0704B">
        <w:rPr>
          <w:rFonts w:ascii="Arial" w:hAnsi="Arial" w:cs="Arial"/>
        </w:rPr>
        <w:t>with respect to</w:t>
      </w:r>
      <w:r w:rsidR="00BB6646">
        <w:rPr>
          <w:rFonts w:ascii="Arial" w:hAnsi="Arial" w:cs="Arial"/>
        </w:rPr>
        <w:t xml:space="preserve"> random chance levels for a given </w:t>
      </w:r>
      <w:r w:rsidR="00C82E26">
        <w:rPr>
          <w:rFonts w:ascii="Arial" w:hAnsi="Arial" w:cs="Arial"/>
        </w:rPr>
        <w:t>dataset and</w:t>
      </w:r>
      <w:r w:rsidR="00BB6646">
        <w:rPr>
          <w:rFonts w:ascii="Arial" w:hAnsi="Arial" w:cs="Arial"/>
        </w:rPr>
        <w:t xml:space="preserve"> therefore </w:t>
      </w:r>
      <w:r w:rsidR="00A1367E">
        <w:rPr>
          <w:rFonts w:ascii="Arial" w:hAnsi="Arial" w:cs="Arial"/>
        </w:rPr>
        <w:t xml:space="preserve">cannot be used to </w:t>
      </w:r>
      <w:r w:rsidR="005D7EEF">
        <w:rPr>
          <w:rFonts w:ascii="Arial" w:hAnsi="Arial" w:cs="Arial"/>
        </w:rPr>
        <w:t xml:space="preserve">gain insights into the </w:t>
      </w:r>
      <w:r w:rsidR="00A5558B">
        <w:rPr>
          <w:rFonts w:ascii="Arial" w:hAnsi="Arial" w:cs="Arial"/>
        </w:rPr>
        <w:t>statistical significance of identity information detection</w:t>
      </w:r>
      <w:r w:rsidR="008D0B7D">
        <w:rPr>
          <w:rFonts w:ascii="Arial" w:hAnsi="Arial" w:cs="Arial"/>
        </w:rPr>
        <w:t xml:space="preserve"> across experimental treatments</w:t>
      </w:r>
      <w:r w:rsidR="00BF68B0">
        <w:rPr>
          <w:rFonts w:ascii="Arial" w:hAnsi="Arial" w:cs="Arial"/>
        </w:rPr>
        <w:t>.</w:t>
      </w:r>
      <w:r w:rsidR="00AF5D94">
        <w:rPr>
          <w:rFonts w:ascii="Arial" w:hAnsi="Arial" w:cs="Arial"/>
        </w:rPr>
        <w:t xml:space="preserve"> </w:t>
      </w:r>
      <w:r w:rsidR="00670223">
        <w:rPr>
          <w:rFonts w:ascii="Arial" w:hAnsi="Arial" w:cs="Arial"/>
        </w:rPr>
        <w:t xml:space="preserve">We expected </w:t>
      </w:r>
      <w:r w:rsidR="00AF5D94">
        <w:rPr>
          <w:rFonts w:ascii="Arial" w:hAnsi="Arial" w:cs="Arial"/>
        </w:rPr>
        <w:t xml:space="preserve">statistically </w:t>
      </w:r>
      <w:r w:rsidR="00670223">
        <w:rPr>
          <w:rFonts w:ascii="Arial" w:hAnsi="Arial" w:cs="Arial"/>
        </w:rPr>
        <w:t>significant detection of information at either social level (larger absolute effect sizes) when information encoding was higher for one social level than the other</w:t>
      </w:r>
      <w:r w:rsidR="00AF5D94">
        <w:rPr>
          <w:rFonts w:ascii="Arial" w:hAnsi="Arial" w:cs="Arial"/>
        </w:rPr>
        <w:t>. We also expected to identify high significance of information detection</w:t>
      </w:r>
      <w:r w:rsidR="00670223">
        <w:rPr>
          <w:rFonts w:ascii="Arial" w:hAnsi="Arial" w:cs="Arial"/>
        </w:rPr>
        <w:t xml:space="preserve"> when signals were compared amongst fewer individuals or groups, as we expected that the uniqueness of identity information at either social level would decrease as the number of classes increased at either social level</w:t>
      </w:r>
      <w:r w:rsidR="003737EB">
        <w:rPr>
          <w:rFonts w:ascii="Arial" w:hAnsi="Arial" w:cs="Arial"/>
        </w:rPr>
        <w:t xml:space="preserve"> (see </w:t>
      </w:r>
      <w:r w:rsidR="003737EB">
        <w:rPr>
          <w:rFonts w:ascii="Arial" w:hAnsi="Arial" w:cs="Arial"/>
        </w:rPr>
        <w:lastRenderedPageBreak/>
        <w:t>Methods)</w:t>
      </w:r>
      <w:r w:rsidR="00AA32BB">
        <w:rPr>
          <w:rFonts w:ascii="Arial" w:hAnsi="Arial" w:cs="Arial"/>
        </w:rPr>
        <w:t>.</w:t>
      </w:r>
      <w:r w:rsidR="00E86CDE">
        <w:rPr>
          <w:rFonts w:ascii="Arial" w:hAnsi="Arial" w:cs="Arial"/>
        </w:rPr>
        <w:t xml:space="preserve"> As we knew which social level contained more information than the other, effect size calculations allowed us to directly address whether we significantly detected the social level </w:t>
      </w:r>
      <w:r w:rsidR="00761787">
        <w:rPr>
          <w:rFonts w:ascii="Arial" w:hAnsi="Arial" w:cs="Arial"/>
        </w:rPr>
        <w:t>at which we had originally encoded more identity</w:t>
      </w:r>
      <w:r w:rsidR="00E86CDE">
        <w:rPr>
          <w:rFonts w:ascii="Arial" w:hAnsi="Arial" w:cs="Arial"/>
        </w:rPr>
        <w:t xml:space="preserve"> information.</w:t>
      </w:r>
      <w:r w:rsidR="000F1994">
        <w:rPr>
          <w:rFonts w:ascii="Arial" w:hAnsi="Arial" w:cs="Arial"/>
        </w:rPr>
        <w:t xml:space="preserve"> We calculated effect sizes between group-level and individual level accuracies for </w:t>
      </w:r>
      <w:r w:rsidR="00E812CC">
        <w:rPr>
          <w:rFonts w:ascii="Arial" w:hAnsi="Arial" w:cs="Arial"/>
        </w:rPr>
        <w:t xml:space="preserve">each </w:t>
      </w:r>
      <w:r w:rsidR="000F1994">
        <w:rPr>
          <w:rFonts w:ascii="Arial" w:hAnsi="Arial" w:cs="Arial"/>
        </w:rPr>
        <w:t xml:space="preserve">combination </w:t>
      </w:r>
      <w:r w:rsidR="00E812CC">
        <w:rPr>
          <w:rFonts w:ascii="Arial" w:hAnsi="Arial" w:cs="Arial"/>
        </w:rPr>
        <w:t>of the</w:t>
      </w:r>
      <w:r w:rsidR="000F1994">
        <w:rPr>
          <w:rFonts w:ascii="Arial" w:hAnsi="Arial" w:cs="Arial"/>
        </w:rPr>
        <w:t xml:space="preserve"> four</w:t>
      </w:r>
      <w:r w:rsidR="004662E9">
        <w:rPr>
          <w:rFonts w:ascii="Arial" w:hAnsi="Arial" w:cs="Arial"/>
        </w:rPr>
        <w:t xml:space="preserve"> information encoding</w:t>
      </w:r>
      <w:r w:rsidR="000F1994">
        <w:rPr>
          <w:rFonts w:ascii="Arial" w:hAnsi="Arial" w:cs="Arial"/>
        </w:rPr>
        <w:t xml:space="preserve"> treatments</w:t>
      </w:r>
      <w:r w:rsidR="004662E9">
        <w:rPr>
          <w:rFonts w:ascii="Arial" w:hAnsi="Arial" w:cs="Arial"/>
        </w:rPr>
        <w:t xml:space="preserve"> and </w:t>
      </w:r>
      <w:r w:rsidR="000F1994">
        <w:rPr>
          <w:rFonts w:ascii="Arial" w:hAnsi="Arial" w:cs="Arial"/>
        </w:rPr>
        <w:t>four</w:t>
      </w:r>
      <w:r w:rsidR="004662E9">
        <w:rPr>
          <w:rFonts w:ascii="Arial" w:hAnsi="Arial" w:cs="Arial"/>
        </w:rPr>
        <w:t xml:space="preserve"> s</w:t>
      </w:r>
      <w:r w:rsidR="000F1994">
        <w:rPr>
          <w:rFonts w:ascii="Arial" w:hAnsi="Arial" w:cs="Arial"/>
        </w:rPr>
        <w:t>ignaling</w:t>
      </w:r>
      <w:r w:rsidR="004662E9">
        <w:rPr>
          <w:rFonts w:ascii="Arial" w:hAnsi="Arial" w:cs="Arial"/>
        </w:rPr>
        <w:t xml:space="preserve"> environment </w:t>
      </w:r>
      <w:r w:rsidR="00962FE1">
        <w:rPr>
          <w:rFonts w:ascii="Arial" w:hAnsi="Arial" w:cs="Arial"/>
        </w:rPr>
        <w:t xml:space="preserve">treatments </w:t>
      </w:r>
      <w:r w:rsidR="004662E9">
        <w:rPr>
          <w:rFonts w:ascii="Arial" w:hAnsi="Arial" w:cs="Arial"/>
        </w:rPr>
        <w:t>(Figure 5</w:t>
      </w:r>
      <w:r w:rsidR="00240E0C">
        <w:rPr>
          <w:rFonts w:ascii="Arial" w:hAnsi="Arial" w:cs="Arial"/>
        </w:rPr>
        <w:t>, Table S1</w:t>
      </w:r>
      <w:r w:rsidR="004662E9">
        <w:rPr>
          <w:rFonts w:ascii="Arial" w:hAnsi="Arial" w:cs="Arial"/>
        </w:rPr>
        <w:t xml:space="preserve">). </w:t>
      </w:r>
      <w:r w:rsidR="00E812CC">
        <w:rPr>
          <w:rFonts w:ascii="Arial" w:hAnsi="Arial" w:cs="Arial"/>
        </w:rPr>
        <w:t xml:space="preserve">We used the group level accuracy scores as our comparison group, </w:t>
      </w:r>
      <w:r w:rsidR="00685EB1">
        <w:rPr>
          <w:rFonts w:ascii="Arial" w:hAnsi="Arial" w:cs="Arial"/>
        </w:rPr>
        <w:t xml:space="preserve">such </w:t>
      </w:r>
      <w:r w:rsidR="00E812CC">
        <w:rPr>
          <w:rFonts w:ascii="Arial" w:hAnsi="Arial" w:cs="Arial"/>
        </w:rPr>
        <w:t xml:space="preserve">that a positive effect size value indicates </w:t>
      </w:r>
      <w:r w:rsidR="005659A4">
        <w:rPr>
          <w:rFonts w:ascii="Arial" w:hAnsi="Arial" w:cs="Arial"/>
        </w:rPr>
        <w:t xml:space="preserve">that </w:t>
      </w:r>
      <w:r w:rsidR="00E812CC">
        <w:rPr>
          <w:rFonts w:ascii="Arial" w:hAnsi="Arial" w:cs="Arial"/>
        </w:rPr>
        <w:t xml:space="preserve">group level information </w:t>
      </w:r>
      <w:r w:rsidR="009939BB">
        <w:rPr>
          <w:rFonts w:ascii="Arial" w:hAnsi="Arial" w:cs="Arial"/>
        </w:rPr>
        <w:t xml:space="preserve">was </w:t>
      </w:r>
      <w:r w:rsidR="00E812CC">
        <w:rPr>
          <w:rFonts w:ascii="Arial" w:hAnsi="Arial" w:cs="Arial"/>
        </w:rPr>
        <w:t>detect</w:t>
      </w:r>
      <w:r w:rsidR="009939BB">
        <w:rPr>
          <w:rFonts w:ascii="Arial" w:hAnsi="Arial" w:cs="Arial"/>
        </w:rPr>
        <w:t>ed</w:t>
      </w:r>
      <w:r w:rsidR="00E812CC">
        <w:rPr>
          <w:rFonts w:ascii="Arial" w:hAnsi="Arial" w:cs="Arial"/>
        </w:rPr>
        <w:t xml:space="preserve"> w</w:t>
      </w:r>
      <w:r w:rsidR="009939BB">
        <w:rPr>
          <w:rFonts w:ascii="Arial" w:hAnsi="Arial" w:cs="Arial"/>
        </w:rPr>
        <w:t>ith</w:t>
      </w:r>
      <w:r w:rsidR="00E812CC">
        <w:rPr>
          <w:rFonts w:ascii="Arial" w:hAnsi="Arial" w:cs="Arial"/>
        </w:rPr>
        <w:t xml:space="preserve"> more accuracy</w:t>
      </w:r>
      <w:r w:rsidR="009939BB">
        <w:rPr>
          <w:rFonts w:ascii="Arial" w:hAnsi="Arial" w:cs="Arial"/>
        </w:rPr>
        <w:t xml:space="preserve"> than </w:t>
      </w:r>
      <w:r w:rsidR="00E812CC">
        <w:rPr>
          <w:rFonts w:ascii="Arial" w:hAnsi="Arial" w:cs="Arial"/>
        </w:rPr>
        <w:t>individual level information.</w:t>
      </w:r>
    </w:p>
    <w:p w14:paraId="0FD09E53" w14:textId="77777777" w:rsidR="00CD758C" w:rsidRDefault="00CD758C" w:rsidP="00D91FE2">
      <w:pPr>
        <w:spacing w:line="480" w:lineRule="auto"/>
        <w:ind w:firstLine="720"/>
        <w:rPr>
          <w:rFonts w:ascii="Arial" w:hAnsi="Arial" w:cs="Arial"/>
        </w:rPr>
      </w:pPr>
    </w:p>
    <w:p w14:paraId="56E96BD0" w14:textId="5428E9B7" w:rsidR="009E211A" w:rsidRDefault="0033561B" w:rsidP="009E211A">
      <w:pPr>
        <w:spacing w:line="480" w:lineRule="auto"/>
        <w:rPr>
          <w:rFonts w:ascii="Arial" w:hAnsi="Arial" w:cs="Arial"/>
          <w:b/>
          <w:bCs/>
          <w:sz w:val="22"/>
          <w:szCs w:val="22"/>
        </w:rPr>
      </w:pPr>
      <w:r>
        <w:rPr>
          <w:rFonts w:ascii="Arial" w:hAnsi="Arial" w:cs="Arial"/>
          <w:noProof/>
          <w:sz w:val="22"/>
          <w:szCs w:val="22"/>
        </w:rPr>
        <w:lastRenderedPageBreak/>
        <w:drawing>
          <wp:inline distT="0" distB="0" distL="0" distR="0" wp14:anchorId="409AF06A" wp14:editId="35F54D2D">
            <wp:extent cx="5939790" cy="5149850"/>
            <wp:effectExtent l="0" t="0" r="3810" b="0"/>
            <wp:docPr id="1688024118"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24118" name="Picture 6" descr="A screenshot of a grap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9790" cy="5149850"/>
                    </a:xfrm>
                    <a:prstGeom prst="rect">
                      <a:avLst/>
                    </a:prstGeom>
                    <a:noFill/>
                    <a:ln>
                      <a:noFill/>
                    </a:ln>
                  </pic:spPr>
                </pic:pic>
              </a:graphicData>
            </a:graphic>
          </wp:inline>
        </w:drawing>
      </w:r>
    </w:p>
    <w:p w14:paraId="6AC4C213" w14:textId="081E74AD" w:rsidR="00615C61" w:rsidRDefault="009E211A" w:rsidP="009E211A">
      <w:pPr>
        <w:spacing w:line="480" w:lineRule="auto"/>
        <w:rPr>
          <w:rFonts w:ascii="Arial" w:hAnsi="Arial" w:cs="Arial"/>
          <w:sz w:val="22"/>
          <w:szCs w:val="22"/>
        </w:rPr>
      </w:pPr>
      <w:r w:rsidRPr="00BC7640">
        <w:rPr>
          <w:rFonts w:ascii="Arial" w:hAnsi="Arial" w:cs="Arial"/>
          <w:b/>
          <w:bCs/>
          <w:sz w:val="22"/>
          <w:szCs w:val="22"/>
        </w:rPr>
        <w:t xml:space="preserve">Figure </w:t>
      </w:r>
      <w:commentRangeStart w:id="56"/>
      <w:commentRangeStart w:id="57"/>
      <w:r w:rsidRPr="00BC7640">
        <w:rPr>
          <w:rFonts w:ascii="Arial" w:hAnsi="Arial" w:cs="Arial"/>
          <w:b/>
          <w:bCs/>
          <w:sz w:val="22"/>
          <w:szCs w:val="22"/>
        </w:rPr>
        <w:t>5</w:t>
      </w:r>
      <w:commentRangeEnd w:id="56"/>
      <w:r w:rsidR="00AE607F">
        <w:rPr>
          <w:rStyle w:val="CommentReference"/>
        </w:rPr>
        <w:commentReference w:id="56"/>
      </w:r>
      <w:commentRangeEnd w:id="57"/>
      <w:r w:rsidR="00763C1D">
        <w:rPr>
          <w:rStyle w:val="CommentReference"/>
        </w:rPr>
        <w:commentReference w:id="57"/>
      </w:r>
      <w:r w:rsidRPr="00BC7640">
        <w:rPr>
          <w:rFonts w:ascii="Arial" w:hAnsi="Arial" w:cs="Arial"/>
          <w:b/>
          <w:bCs/>
          <w:sz w:val="22"/>
          <w:szCs w:val="22"/>
        </w:rPr>
        <w:t>:</w:t>
      </w:r>
      <w:r w:rsidRPr="0084226C">
        <w:rPr>
          <w:rFonts w:ascii="Arial" w:hAnsi="Arial" w:cs="Arial"/>
          <w:sz w:val="22"/>
          <w:szCs w:val="22"/>
        </w:rPr>
        <w:t xml:space="preserve"> </w:t>
      </w:r>
      <w:r w:rsidR="00615C61">
        <w:rPr>
          <w:rFonts w:ascii="Arial" w:hAnsi="Arial" w:cs="Arial"/>
          <w:sz w:val="22"/>
          <w:szCs w:val="22"/>
        </w:rPr>
        <w:t>We identified the largest e</w:t>
      </w:r>
      <w:r w:rsidR="00615C61" w:rsidRPr="0084226C">
        <w:rPr>
          <w:rFonts w:ascii="Arial" w:hAnsi="Arial" w:cs="Arial"/>
          <w:sz w:val="22"/>
          <w:szCs w:val="22"/>
        </w:rPr>
        <w:t xml:space="preserve">ffect </w:t>
      </w:r>
      <w:r w:rsidR="00615C61">
        <w:rPr>
          <w:rFonts w:ascii="Arial" w:hAnsi="Arial" w:cs="Arial"/>
          <w:sz w:val="22"/>
          <w:szCs w:val="22"/>
        </w:rPr>
        <w:t>sizes when identity information encoding was higher at one social level than another, even as the number of classes increased at each social level. Here we show d</w:t>
      </w:r>
      <w:r w:rsidR="0033561B">
        <w:rPr>
          <w:rFonts w:ascii="Arial" w:hAnsi="Arial" w:cs="Arial"/>
          <w:sz w:val="22"/>
          <w:szCs w:val="22"/>
        </w:rPr>
        <w:t xml:space="preserve">ensity </w:t>
      </w:r>
      <w:r w:rsidR="00615C61">
        <w:rPr>
          <w:rFonts w:ascii="Arial" w:hAnsi="Arial" w:cs="Arial"/>
          <w:sz w:val="22"/>
          <w:szCs w:val="22"/>
        </w:rPr>
        <w:t>curves that represent the distribution of accuracy values computed at the group level (blue) and the individual level (orange). These curves are plotted across all 4 treatments of the proportion of group information encoded in vocalizations</w:t>
      </w:r>
      <w:r w:rsidR="00407577">
        <w:rPr>
          <w:rFonts w:ascii="Arial" w:hAnsi="Arial" w:cs="Arial"/>
          <w:sz w:val="22"/>
          <w:szCs w:val="22"/>
        </w:rPr>
        <w:t>, as well as analyses with the character string (edit distance) and audio file (spectrographic cross-correlation, SPCC) representations of vocalizations</w:t>
      </w:r>
      <w:r w:rsidR="00615C61">
        <w:rPr>
          <w:rFonts w:ascii="Arial" w:hAnsi="Arial" w:cs="Arial"/>
          <w:sz w:val="22"/>
          <w:szCs w:val="22"/>
        </w:rPr>
        <w:t>. We show results only for the smallest (2) and largest (8) number of classes per social level</w:t>
      </w:r>
      <w:r w:rsidR="0084232F">
        <w:rPr>
          <w:rFonts w:ascii="Arial" w:hAnsi="Arial" w:cs="Arial"/>
          <w:sz w:val="22"/>
          <w:szCs w:val="22"/>
        </w:rPr>
        <w:t>. S</w:t>
      </w:r>
      <w:r w:rsidR="00615C61">
        <w:rPr>
          <w:rFonts w:ascii="Arial" w:hAnsi="Arial" w:cs="Arial"/>
          <w:sz w:val="22"/>
          <w:szCs w:val="22"/>
        </w:rPr>
        <w:t>ee Table S1 for all effect size results across experimental treatments.</w:t>
      </w:r>
      <w:r w:rsidR="00F32FF4">
        <w:rPr>
          <w:rFonts w:ascii="Arial" w:hAnsi="Arial" w:cs="Arial"/>
          <w:sz w:val="22"/>
          <w:szCs w:val="22"/>
        </w:rPr>
        <w:t xml:space="preserve"> </w:t>
      </w:r>
      <w:r w:rsidR="00D12A71">
        <w:rPr>
          <w:rFonts w:ascii="Arial" w:hAnsi="Arial" w:cs="Arial"/>
          <w:sz w:val="22"/>
          <w:szCs w:val="22"/>
        </w:rPr>
        <w:t>In each panel, the</w:t>
      </w:r>
      <w:r w:rsidR="00CB12AD">
        <w:rPr>
          <w:rFonts w:ascii="Arial" w:hAnsi="Arial" w:cs="Arial"/>
          <w:sz w:val="22"/>
          <w:szCs w:val="22"/>
        </w:rPr>
        <w:t xml:space="preserve"> dashed vertical lines represent the mean accuracy value per </w:t>
      </w:r>
      <w:r w:rsidR="00CB12AD">
        <w:rPr>
          <w:rFonts w:ascii="Arial" w:hAnsi="Arial" w:cs="Arial"/>
          <w:sz w:val="22"/>
          <w:szCs w:val="22"/>
        </w:rPr>
        <w:lastRenderedPageBreak/>
        <w:t>distribution. The horizontal bars between the dashed lines of each pair of distributions represent the difference in means between distributions. The width of these horizontal bars reflects the magnitude of the effect size calculations</w:t>
      </w:r>
      <w:r w:rsidR="00B02893">
        <w:rPr>
          <w:rFonts w:ascii="Arial" w:hAnsi="Arial" w:cs="Arial"/>
          <w:sz w:val="22"/>
          <w:szCs w:val="22"/>
        </w:rPr>
        <w:t>, such that wider bars represent larger effect sizes.</w:t>
      </w:r>
      <w:r w:rsidR="00575789">
        <w:rPr>
          <w:rFonts w:ascii="Arial" w:hAnsi="Arial" w:cs="Arial"/>
          <w:sz w:val="22"/>
          <w:szCs w:val="22"/>
        </w:rPr>
        <w:t xml:space="preserve"> Effect size calculations and 95% confidence intervals are shown in text per panel. Large effect sizes are</w:t>
      </w:r>
      <w:r w:rsidR="00B02893">
        <w:rPr>
          <w:rFonts w:ascii="Arial" w:hAnsi="Arial" w:cs="Arial"/>
          <w:sz w:val="22"/>
          <w:szCs w:val="22"/>
        </w:rPr>
        <w:t xml:space="preserve"> highlight</w:t>
      </w:r>
      <w:r w:rsidR="00575789">
        <w:rPr>
          <w:rFonts w:ascii="Arial" w:hAnsi="Arial" w:cs="Arial"/>
          <w:sz w:val="22"/>
          <w:szCs w:val="22"/>
        </w:rPr>
        <w:t xml:space="preserve">ed in bold, </w:t>
      </w:r>
      <w:r w:rsidR="00193D4B">
        <w:rPr>
          <w:rFonts w:ascii="Arial" w:hAnsi="Arial" w:cs="Arial"/>
          <w:sz w:val="22"/>
          <w:szCs w:val="22"/>
        </w:rPr>
        <w:t xml:space="preserve">with darker horizontal bars. Across panels, the color of each bar represents the direction of the effect size, such that </w:t>
      </w:r>
      <w:r w:rsidR="00EA2BD4">
        <w:rPr>
          <w:rFonts w:ascii="Arial" w:hAnsi="Arial" w:cs="Arial"/>
          <w:sz w:val="22"/>
          <w:szCs w:val="22"/>
        </w:rPr>
        <w:t xml:space="preserve">blue bars represent cases when </w:t>
      </w:r>
      <w:r w:rsidR="00924610">
        <w:rPr>
          <w:rFonts w:ascii="Arial" w:hAnsi="Arial" w:cs="Arial"/>
          <w:sz w:val="22"/>
          <w:szCs w:val="22"/>
        </w:rPr>
        <w:t xml:space="preserve">we identified </w:t>
      </w:r>
      <w:r w:rsidR="00F24308">
        <w:rPr>
          <w:rFonts w:ascii="Arial" w:hAnsi="Arial" w:cs="Arial"/>
          <w:sz w:val="22"/>
          <w:szCs w:val="22"/>
        </w:rPr>
        <w:t>significantly higher accuracy values at the group than the individual level.</w:t>
      </w:r>
    </w:p>
    <w:p w14:paraId="5A643425" w14:textId="19D0768C" w:rsidR="00685EB1" w:rsidRDefault="00685EB1" w:rsidP="00685EB1">
      <w:pPr>
        <w:spacing w:line="480" w:lineRule="auto"/>
        <w:ind w:firstLine="720"/>
        <w:rPr>
          <w:rFonts w:ascii="Arial" w:hAnsi="Arial" w:cs="Arial"/>
        </w:rPr>
      </w:pPr>
    </w:p>
    <w:p w14:paraId="3AABD656" w14:textId="2710B7E6" w:rsidR="00783D0D" w:rsidRDefault="00822B8B" w:rsidP="00685EB1">
      <w:pPr>
        <w:spacing w:line="480" w:lineRule="auto"/>
        <w:ind w:firstLine="720"/>
        <w:rPr>
          <w:rFonts w:ascii="Arial" w:hAnsi="Arial" w:cs="Arial"/>
        </w:rPr>
      </w:pPr>
      <w:r>
        <w:rPr>
          <w:rFonts w:ascii="Arial" w:hAnsi="Arial" w:cs="Arial"/>
        </w:rPr>
        <w:t xml:space="preserve">For </w:t>
      </w:r>
      <w:r w:rsidR="00685EB1">
        <w:rPr>
          <w:rFonts w:ascii="Arial" w:hAnsi="Arial" w:cs="Arial"/>
        </w:rPr>
        <w:t>character string representations of vocalizations</w:t>
      </w:r>
      <w:r w:rsidR="00E578E2">
        <w:rPr>
          <w:rFonts w:ascii="Arial" w:hAnsi="Arial" w:cs="Arial"/>
        </w:rPr>
        <w:t xml:space="preserve"> (edit distance measurements)</w:t>
      </w:r>
      <w:r>
        <w:rPr>
          <w:rFonts w:ascii="Arial" w:hAnsi="Arial" w:cs="Arial"/>
        </w:rPr>
        <w:t>, we found large effect sizes between</w:t>
      </w:r>
      <w:r w:rsidR="00B138DC">
        <w:rPr>
          <w:rFonts w:ascii="Arial" w:hAnsi="Arial" w:cs="Arial"/>
        </w:rPr>
        <w:t xml:space="preserve"> the</w:t>
      </w:r>
      <w:r>
        <w:rPr>
          <w:rFonts w:ascii="Arial" w:hAnsi="Arial" w:cs="Arial"/>
        </w:rPr>
        <w:t xml:space="preserve"> </w:t>
      </w:r>
      <w:r w:rsidR="00D62D7D">
        <w:rPr>
          <w:rFonts w:ascii="Arial" w:hAnsi="Arial" w:cs="Arial"/>
        </w:rPr>
        <w:t xml:space="preserve">detection accuracy of </w:t>
      </w:r>
      <w:r>
        <w:rPr>
          <w:rFonts w:ascii="Arial" w:hAnsi="Arial" w:cs="Arial"/>
        </w:rPr>
        <w:t xml:space="preserve">group and individual level </w:t>
      </w:r>
      <w:r w:rsidR="00E578E2">
        <w:rPr>
          <w:rFonts w:ascii="Arial" w:hAnsi="Arial" w:cs="Arial"/>
        </w:rPr>
        <w:t xml:space="preserve">information </w:t>
      </w:r>
      <w:del w:id="58" w:author="Samman, Raneem" w:date="2025-08-07T11:13:00Z" w16du:dateUtc="2025-08-07T16:13:00Z">
        <w:r w:rsidR="00D62D7D" w:rsidDel="00EA4C02">
          <w:rPr>
            <w:rFonts w:ascii="Arial" w:hAnsi="Arial" w:cs="Arial"/>
          </w:rPr>
          <w:delText xml:space="preserve">using </w:delText>
        </w:r>
      </w:del>
      <w:r w:rsidR="00685EB1">
        <w:rPr>
          <w:rFonts w:ascii="Arial" w:hAnsi="Arial" w:cs="Arial"/>
        </w:rPr>
        <w:t>when information was encoded at one social level only (</w:t>
      </w:r>
      <w:r>
        <w:rPr>
          <w:rFonts w:ascii="Arial" w:hAnsi="Arial" w:cs="Arial"/>
        </w:rPr>
        <w:t xml:space="preserve">the </w:t>
      </w:r>
      <w:r w:rsidR="00685EB1">
        <w:rPr>
          <w:rFonts w:ascii="Arial" w:hAnsi="Arial" w:cs="Arial"/>
        </w:rPr>
        <w:t xml:space="preserve">respective </w:t>
      </w:r>
      <w:r>
        <w:rPr>
          <w:rFonts w:ascii="Arial" w:hAnsi="Arial" w:cs="Arial"/>
        </w:rPr>
        <w:t>extremes of the information proportion treatments</w:t>
      </w:r>
      <w:r w:rsidR="00FD527B">
        <w:rPr>
          <w:rFonts w:ascii="Arial" w:hAnsi="Arial" w:cs="Arial"/>
        </w:rPr>
        <w:t xml:space="preserve">, Figure </w:t>
      </w:r>
      <w:r w:rsidR="00602D1E">
        <w:rPr>
          <w:rFonts w:ascii="Arial" w:hAnsi="Arial" w:cs="Arial"/>
        </w:rPr>
        <w:t>5 and Table 1</w:t>
      </w:r>
      <w:r w:rsidR="00685EB1">
        <w:rPr>
          <w:rFonts w:ascii="Arial" w:hAnsi="Arial" w:cs="Arial"/>
        </w:rPr>
        <w:t>)</w:t>
      </w:r>
      <w:r>
        <w:rPr>
          <w:rFonts w:ascii="Arial" w:hAnsi="Arial" w:cs="Arial"/>
        </w:rPr>
        <w:t xml:space="preserve">. </w:t>
      </w:r>
      <w:r w:rsidR="003B5A76">
        <w:rPr>
          <w:rFonts w:ascii="Arial" w:hAnsi="Arial" w:cs="Arial"/>
        </w:rPr>
        <w:t>These results were generally recapitulated when analyzing the synthetic vocalizations as audio files</w:t>
      </w:r>
      <w:r w:rsidR="000B14F1">
        <w:rPr>
          <w:rFonts w:ascii="Arial" w:hAnsi="Arial" w:cs="Arial"/>
        </w:rPr>
        <w:t xml:space="preserve"> using SPCC measurements</w:t>
      </w:r>
      <w:r w:rsidR="00DF1762">
        <w:rPr>
          <w:rFonts w:ascii="Arial" w:hAnsi="Arial" w:cs="Arial"/>
        </w:rPr>
        <w:t xml:space="preserve"> (Figure 5, Table 1)</w:t>
      </w:r>
      <w:r w:rsidR="000B14F1">
        <w:rPr>
          <w:rFonts w:ascii="Arial" w:hAnsi="Arial" w:cs="Arial"/>
        </w:rPr>
        <w:t>. F</w:t>
      </w:r>
      <w:r w:rsidR="00FD2446">
        <w:rPr>
          <w:rFonts w:ascii="Arial" w:hAnsi="Arial" w:cs="Arial"/>
        </w:rPr>
        <w:t xml:space="preserve">or both representations of the vocalizations, </w:t>
      </w:r>
      <w:r w:rsidR="00245B9F">
        <w:rPr>
          <w:rFonts w:ascii="Arial" w:hAnsi="Arial" w:cs="Arial"/>
        </w:rPr>
        <w:t>we identified smaller effect sizes</w:t>
      </w:r>
      <w:r w:rsidR="00160088">
        <w:rPr>
          <w:rFonts w:ascii="Arial" w:hAnsi="Arial" w:cs="Arial"/>
        </w:rPr>
        <w:t xml:space="preserve"> </w:t>
      </w:r>
      <w:r w:rsidR="00306AD9">
        <w:rPr>
          <w:rFonts w:ascii="Arial" w:hAnsi="Arial" w:cs="Arial"/>
        </w:rPr>
        <w:t xml:space="preserve">and wider confidence intervals </w:t>
      </w:r>
      <w:r w:rsidR="00160088">
        <w:rPr>
          <w:rFonts w:ascii="Arial" w:hAnsi="Arial" w:cs="Arial"/>
        </w:rPr>
        <w:t>associated with information detection when synthetic vocalizations contained identity information</w:t>
      </w:r>
      <w:r w:rsidR="00B138DC">
        <w:rPr>
          <w:rFonts w:ascii="Arial" w:hAnsi="Arial" w:cs="Arial"/>
        </w:rPr>
        <w:t xml:space="preserve"> at both social levels</w:t>
      </w:r>
      <w:r w:rsidR="00923C5C">
        <w:rPr>
          <w:rFonts w:ascii="Arial" w:hAnsi="Arial" w:cs="Arial"/>
        </w:rPr>
        <w:t xml:space="preserve"> (Figure 5, Table 1).</w:t>
      </w:r>
      <w:r w:rsidR="00995AAA">
        <w:rPr>
          <w:rFonts w:ascii="Arial" w:hAnsi="Arial" w:cs="Arial"/>
        </w:rPr>
        <w:t xml:space="preserve"> For some experimental treatment combinations, the 95% confidence intervals of </w:t>
      </w:r>
      <w:r w:rsidR="00293A4F">
        <w:rPr>
          <w:rFonts w:ascii="Arial" w:hAnsi="Arial" w:cs="Arial"/>
        </w:rPr>
        <w:t xml:space="preserve">the effect sizes included zero, indicating a lack of statistical significance of information </w:t>
      </w:r>
      <w:commentRangeStart w:id="59"/>
      <w:r w:rsidR="00293A4F">
        <w:rPr>
          <w:rFonts w:ascii="Arial" w:hAnsi="Arial" w:cs="Arial"/>
        </w:rPr>
        <w:t>detection</w:t>
      </w:r>
      <w:commentRangeEnd w:id="59"/>
      <w:r w:rsidR="00CA6B6C">
        <w:rPr>
          <w:rStyle w:val="CommentReference"/>
        </w:rPr>
        <w:commentReference w:id="59"/>
      </w:r>
      <w:r w:rsidR="00293A4F">
        <w:rPr>
          <w:rFonts w:ascii="Arial" w:hAnsi="Arial" w:cs="Arial"/>
        </w:rPr>
        <w:t>.</w:t>
      </w:r>
    </w:p>
    <w:p w14:paraId="2F5DAFA4" w14:textId="201BAE2D" w:rsidR="008F70F0" w:rsidRPr="00A16818" w:rsidRDefault="008F70F0" w:rsidP="008F70F0">
      <w:pPr>
        <w:spacing w:line="480" w:lineRule="auto"/>
        <w:rPr>
          <w:rFonts w:ascii="Arial" w:hAnsi="Arial" w:cs="Arial"/>
        </w:rPr>
      </w:pPr>
    </w:p>
    <w:p w14:paraId="7A463B87" w14:textId="4FD768F2" w:rsidR="000018EB" w:rsidRPr="00E449E0" w:rsidRDefault="00C34379" w:rsidP="00D51CE2">
      <w:pPr>
        <w:pStyle w:val="NoSpacing"/>
        <w:spacing w:line="480" w:lineRule="auto"/>
        <w:rPr>
          <w:rFonts w:ascii="Arial" w:hAnsi="Arial" w:cs="Arial"/>
        </w:rPr>
      </w:pPr>
      <w:commentRangeStart w:id="60"/>
      <w:commentRangeStart w:id="61"/>
      <w:r w:rsidRPr="00C96D0E">
        <w:rPr>
          <w:rFonts w:ascii="Arial" w:hAnsi="Arial" w:cs="Arial"/>
          <w:b/>
          <w:bCs/>
        </w:rPr>
        <w:t>Discussion</w:t>
      </w:r>
      <w:commentRangeEnd w:id="60"/>
      <w:r w:rsidRPr="00E449E0">
        <w:rPr>
          <w:rStyle w:val="CommentReference"/>
          <w:rFonts w:ascii="Arial" w:hAnsi="Arial" w:cs="Arial"/>
          <w:sz w:val="24"/>
          <w:szCs w:val="24"/>
        </w:rPr>
        <w:commentReference w:id="60"/>
      </w:r>
      <w:commentRangeEnd w:id="61"/>
      <w:r w:rsidR="0074750F">
        <w:rPr>
          <w:rStyle w:val="CommentReference"/>
        </w:rPr>
        <w:commentReference w:id="61"/>
      </w:r>
    </w:p>
    <w:p w14:paraId="30B11F33" w14:textId="2EE8A1B5" w:rsidR="0071127D" w:rsidRPr="00C96D0E" w:rsidRDefault="00CF3EC6" w:rsidP="00815E0F">
      <w:pPr>
        <w:spacing w:line="480" w:lineRule="auto"/>
        <w:rPr>
          <w:rFonts w:ascii="Arial" w:hAnsi="Arial" w:cs="Arial"/>
        </w:rPr>
      </w:pPr>
      <w:r w:rsidRPr="00C96D0E">
        <w:rPr>
          <w:rFonts w:ascii="Arial" w:hAnsi="Arial" w:cs="Arial"/>
        </w:rPr>
        <w:t>The</w:t>
      </w:r>
      <w:r w:rsidR="00087682">
        <w:rPr>
          <w:rFonts w:ascii="Arial" w:hAnsi="Arial" w:cs="Arial"/>
        </w:rPr>
        <w:t xml:space="preserve"> ability to </w:t>
      </w:r>
      <w:r w:rsidRPr="00C96D0E">
        <w:rPr>
          <w:rFonts w:ascii="Arial" w:hAnsi="Arial" w:cs="Arial"/>
        </w:rPr>
        <w:t>flexibl</w:t>
      </w:r>
      <w:r w:rsidR="00087682">
        <w:rPr>
          <w:rFonts w:ascii="Arial" w:hAnsi="Arial" w:cs="Arial"/>
        </w:rPr>
        <w:t>y</w:t>
      </w:r>
      <w:r w:rsidRPr="00C96D0E">
        <w:rPr>
          <w:rFonts w:ascii="Arial" w:hAnsi="Arial" w:cs="Arial"/>
        </w:rPr>
        <w:t xml:space="preserve"> encod</w:t>
      </w:r>
      <w:r w:rsidR="00087682">
        <w:rPr>
          <w:rFonts w:ascii="Arial" w:hAnsi="Arial" w:cs="Arial"/>
        </w:rPr>
        <w:t>e</w:t>
      </w:r>
      <w:r w:rsidRPr="00C96D0E">
        <w:rPr>
          <w:rFonts w:ascii="Arial" w:hAnsi="Arial" w:cs="Arial"/>
        </w:rPr>
        <w:t xml:space="preserve"> identity information in vocal signals may help animals navigate complex social environments. However, </w:t>
      </w:r>
      <w:r w:rsidR="00D9029A" w:rsidRPr="00C96D0E">
        <w:rPr>
          <w:rFonts w:ascii="Arial" w:hAnsi="Arial" w:cs="Arial"/>
        </w:rPr>
        <w:t xml:space="preserve">when applying </w:t>
      </w:r>
      <w:r w:rsidRPr="00C96D0E">
        <w:rPr>
          <w:rFonts w:ascii="Arial" w:hAnsi="Arial" w:cs="Arial"/>
        </w:rPr>
        <w:t xml:space="preserve">computational tools to detect </w:t>
      </w:r>
      <w:r w:rsidR="00960F6F" w:rsidRPr="00C96D0E">
        <w:rPr>
          <w:rFonts w:ascii="Arial" w:hAnsi="Arial" w:cs="Arial"/>
        </w:rPr>
        <w:t xml:space="preserve">patterns of </w:t>
      </w:r>
      <w:r w:rsidRPr="00C96D0E">
        <w:rPr>
          <w:rFonts w:ascii="Arial" w:hAnsi="Arial" w:cs="Arial"/>
        </w:rPr>
        <w:t>identity information</w:t>
      </w:r>
      <w:r w:rsidR="007F05AB" w:rsidRPr="00C96D0E">
        <w:rPr>
          <w:rFonts w:ascii="Arial" w:hAnsi="Arial" w:cs="Arial"/>
        </w:rPr>
        <w:t xml:space="preserve"> </w:t>
      </w:r>
      <w:r w:rsidR="00960F6F" w:rsidRPr="00C96D0E">
        <w:rPr>
          <w:rFonts w:ascii="Arial" w:hAnsi="Arial" w:cs="Arial"/>
        </w:rPr>
        <w:t xml:space="preserve">encoding </w:t>
      </w:r>
      <w:r w:rsidR="00D9029A" w:rsidRPr="00C96D0E">
        <w:rPr>
          <w:rFonts w:ascii="Arial" w:hAnsi="Arial" w:cs="Arial"/>
        </w:rPr>
        <w:t>in empirical datasets</w:t>
      </w:r>
      <w:r w:rsidR="00960F6F" w:rsidRPr="00C96D0E">
        <w:rPr>
          <w:rFonts w:ascii="Arial" w:hAnsi="Arial" w:cs="Arial"/>
        </w:rPr>
        <w:t xml:space="preserve"> of animal </w:t>
      </w:r>
      <w:r w:rsidR="00960F6F" w:rsidRPr="00C96D0E">
        <w:rPr>
          <w:rFonts w:ascii="Arial" w:hAnsi="Arial" w:cs="Arial"/>
        </w:rPr>
        <w:lastRenderedPageBreak/>
        <w:t>vocalizations</w:t>
      </w:r>
      <w:r w:rsidR="00D9029A" w:rsidRPr="00C96D0E">
        <w:rPr>
          <w:rFonts w:ascii="Arial" w:hAnsi="Arial" w:cs="Arial"/>
        </w:rPr>
        <w:t>,</w:t>
      </w:r>
      <w:r w:rsidR="007F05AB" w:rsidRPr="00C96D0E">
        <w:rPr>
          <w:rFonts w:ascii="Arial" w:hAnsi="Arial" w:cs="Arial"/>
        </w:rPr>
        <w:t xml:space="preserve"> </w:t>
      </w:r>
      <w:r w:rsidR="00487575" w:rsidRPr="00C96D0E">
        <w:rPr>
          <w:rFonts w:ascii="Arial" w:hAnsi="Arial" w:cs="Arial"/>
        </w:rPr>
        <w:t xml:space="preserve">our ability to evaluate </w:t>
      </w:r>
      <w:r w:rsidR="003C2F90" w:rsidRPr="00C96D0E">
        <w:rPr>
          <w:rFonts w:ascii="Arial" w:hAnsi="Arial" w:cs="Arial"/>
        </w:rPr>
        <w:t xml:space="preserve">the robustness of </w:t>
      </w:r>
      <w:r w:rsidR="00103372">
        <w:rPr>
          <w:rFonts w:ascii="Arial" w:hAnsi="Arial" w:cs="Arial"/>
        </w:rPr>
        <w:t xml:space="preserve">our </w:t>
      </w:r>
      <w:r w:rsidR="00487575" w:rsidRPr="00C96D0E">
        <w:rPr>
          <w:rFonts w:ascii="Arial" w:hAnsi="Arial" w:cs="Arial"/>
        </w:rPr>
        <w:t xml:space="preserve">inferences </w:t>
      </w:r>
      <w:r w:rsidR="007F3996" w:rsidRPr="00C96D0E">
        <w:rPr>
          <w:rFonts w:ascii="Arial" w:hAnsi="Arial" w:cs="Arial"/>
        </w:rPr>
        <w:t>is</w:t>
      </w:r>
      <w:r w:rsidR="00D9029A" w:rsidRPr="00C96D0E">
        <w:rPr>
          <w:rFonts w:ascii="Arial" w:hAnsi="Arial" w:cs="Arial"/>
        </w:rPr>
        <w:t xml:space="preserve"> limited by a lack of </w:t>
      </w:r>
      <w:r w:rsidR="00D9029A" w:rsidRPr="00E449E0">
        <w:rPr>
          <w:rFonts w:ascii="Arial" w:hAnsi="Arial" w:cs="Arial"/>
          <w:i/>
          <w:iCs/>
        </w:rPr>
        <w:t>a priori</w:t>
      </w:r>
      <w:r w:rsidR="00D9029A" w:rsidRPr="00C96D0E">
        <w:rPr>
          <w:rFonts w:ascii="Arial" w:hAnsi="Arial" w:cs="Arial"/>
        </w:rPr>
        <w:t xml:space="preserve"> knowledge about the</w:t>
      </w:r>
      <w:r w:rsidR="00103372">
        <w:rPr>
          <w:rFonts w:ascii="Arial" w:hAnsi="Arial" w:cs="Arial"/>
        </w:rPr>
        <w:t xml:space="preserve"> true types and amounts of</w:t>
      </w:r>
      <w:r w:rsidR="00D9029A" w:rsidRPr="00C96D0E">
        <w:rPr>
          <w:rFonts w:ascii="Arial" w:hAnsi="Arial" w:cs="Arial"/>
        </w:rPr>
        <w:t xml:space="preserve"> identity information</w:t>
      </w:r>
      <w:r w:rsidR="00492432" w:rsidRPr="00C96D0E">
        <w:rPr>
          <w:rFonts w:ascii="Arial" w:hAnsi="Arial" w:cs="Arial"/>
        </w:rPr>
        <w:t xml:space="preserve"> </w:t>
      </w:r>
      <w:r w:rsidR="00103372">
        <w:rPr>
          <w:rFonts w:ascii="Arial" w:hAnsi="Arial" w:cs="Arial"/>
        </w:rPr>
        <w:t>that animals are transmitting through their</w:t>
      </w:r>
      <w:r w:rsidR="008E32ED" w:rsidRPr="00C96D0E">
        <w:rPr>
          <w:rFonts w:ascii="Arial" w:hAnsi="Arial" w:cs="Arial"/>
        </w:rPr>
        <w:t xml:space="preserve"> </w:t>
      </w:r>
      <w:r w:rsidR="006D1588" w:rsidRPr="00C96D0E">
        <w:rPr>
          <w:rFonts w:ascii="Arial" w:hAnsi="Arial" w:cs="Arial"/>
        </w:rPr>
        <w:t xml:space="preserve">vocalizations. This challenge is compounded when identity information is encoded </w:t>
      </w:r>
      <w:r w:rsidR="008E32ED" w:rsidRPr="00C96D0E">
        <w:rPr>
          <w:rFonts w:ascii="Arial" w:hAnsi="Arial" w:cs="Arial"/>
        </w:rPr>
        <w:t>across social levels</w:t>
      </w:r>
      <w:r w:rsidR="006D1588" w:rsidRPr="00C96D0E">
        <w:rPr>
          <w:rFonts w:ascii="Arial" w:hAnsi="Arial" w:cs="Arial"/>
        </w:rPr>
        <w:t xml:space="preserve">, which </w:t>
      </w:r>
      <w:r w:rsidR="00BF758F" w:rsidRPr="00C96D0E">
        <w:rPr>
          <w:rFonts w:ascii="Arial" w:hAnsi="Arial" w:cs="Arial"/>
        </w:rPr>
        <w:t>may</w:t>
      </w:r>
      <w:r w:rsidR="006D1588" w:rsidRPr="00C96D0E">
        <w:rPr>
          <w:rFonts w:ascii="Arial" w:hAnsi="Arial" w:cs="Arial"/>
        </w:rPr>
        <w:t xml:space="preserve"> be a common outcome of social learning</w:t>
      </w:r>
      <w:r w:rsidR="00497BC0" w:rsidRPr="00C96D0E">
        <w:rPr>
          <w:rFonts w:ascii="Arial" w:hAnsi="Arial" w:cs="Arial"/>
        </w:rPr>
        <w:t xml:space="preserve"> of vocalization</w:t>
      </w:r>
      <w:r w:rsidR="00046E44" w:rsidRPr="00C96D0E">
        <w:rPr>
          <w:rFonts w:ascii="Arial" w:hAnsi="Arial" w:cs="Arial"/>
        </w:rPr>
        <w:t>s</w:t>
      </w:r>
      <w:r w:rsidR="006D1588" w:rsidRPr="00C96D0E">
        <w:rPr>
          <w:rFonts w:ascii="Arial" w:hAnsi="Arial" w:cs="Arial"/>
        </w:rPr>
        <w:t xml:space="preserve"> in multi-level societies</w:t>
      </w:r>
      <w:r w:rsidR="00F07E83">
        <w:rPr>
          <w:rFonts w:ascii="Arial" w:hAnsi="Arial" w:cs="Arial"/>
        </w:rPr>
        <w:t xml:space="preserve"> </w:t>
      </w:r>
      <w:r w:rsidR="006D1588" w:rsidRPr="00C96D0E">
        <w:rPr>
          <w:rFonts w:ascii="Arial" w:hAnsi="Arial" w:cs="Arial"/>
        </w:rPr>
        <w:t>(</w:t>
      </w:r>
      <w:r w:rsidR="006D1588" w:rsidRPr="009D550F">
        <w:rPr>
          <w:rFonts w:ascii="Arial" w:hAnsi="Arial" w:cs="Arial"/>
          <w:highlight w:val="yellow"/>
        </w:rPr>
        <w:t>CITE</w:t>
      </w:r>
      <w:r w:rsidR="00BC6445">
        <w:rPr>
          <w:rFonts w:ascii="Arial" w:hAnsi="Arial" w:cs="Arial"/>
        </w:rPr>
        <w:t xml:space="preserve"> Cantor et al. 2015, Bradbury &amp; </w:t>
      </w:r>
      <w:proofErr w:type="spellStart"/>
      <w:r w:rsidR="00BC6445">
        <w:rPr>
          <w:rFonts w:ascii="Arial" w:hAnsi="Arial" w:cs="Arial"/>
        </w:rPr>
        <w:t>Vehrencamp</w:t>
      </w:r>
      <w:proofErr w:type="spellEnd"/>
      <w:r w:rsidR="00BC6445">
        <w:rPr>
          <w:rFonts w:ascii="Arial" w:hAnsi="Arial" w:cs="Arial"/>
        </w:rPr>
        <w:t xml:space="preserve"> Anim Comm book, 2</w:t>
      </w:r>
      <w:r w:rsidR="00BC6445" w:rsidRPr="00BC41F7">
        <w:rPr>
          <w:rFonts w:ascii="Arial" w:hAnsi="Arial" w:cs="Arial"/>
          <w:vertAlign w:val="superscript"/>
        </w:rPr>
        <w:t>nd</w:t>
      </w:r>
      <w:r w:rsidR="00BC6445">
        <w:rPr>
          <w:rFonts w:ascii="Arial" w:hAnsi="Arial" w:cs="Arial"/>
        </w:rPr>
        <w:t xml:space="preserve"> edition</w:t>
      </w:r>
      <w:r w:rsidR="006D1588" w:rsidRPr="00C96D0E">
        <w:rPr>
          <w:rFonts w:ascii="Arial" w:hAnsi="Arial" w:cs="Arial"/>
        </w:rPr>
        <w:t>)</w:t>
      </w:r>
      <w:r w:rsidRPr="00C96D0E">
        <w:rPr>
          <w:rFonts w:ascii="Arial" w:hAnsi="Arial" w:cs="Arial"/>
        </w:rPr>
        <w:t>.</w:t>
      </w:r>
      <w:r w:rsidR="00640F49">
        <w:rPr>
          <w:rFonts w:ascii="Arial" w:hAnsi="Arial" w:cs="Arial"/>
        </w:rPr>
        <w:t xml:space="preserve"> </w:t>
      </w:r>
      <w:r w:rsidR="00D1434E" w:rsidRPr="00C96D0E">
        <w:rPr>
          <w:rFonts w:ascii="Arial" w:hAnsi="Arial" w:cs="Arial"/>
        </w:rPr>
        <w:t>We</w:t>
      </w:r>
      <w:r w:rsidR="00CF120F" w:rsidRPr="00C96D0E">
        <w:rPr>
          <w:rFonts w:ascii="Arial" w:hAnsi="Arial" w:cs="Arial"/>
        </w:rPr>
        <w:t xml:space="preserve"> built a pipeline to generate synthetic vocal</w:t>
      </w:r>
      <w:r w:rsidR="00844EB0">
        <w:rPr>
          <w:rFonts w:ascii="Arial" w:hAnsi="Arial" w:cs="Arial"/>
        </w:rPr>
        <w:t>izations</w:t>
      </w:r>
      <w:r w:rsidR="00CF120F" w:rsidRPr="00C96D0E">
        <w:rPr>
          <w:rFonts w:ascii="Arial" w:hAnsi="Arial" w:cs="Arial"/>
        </w:rPr>
        <w:t xml:space="preserve"> and performed simulation experiments to test how well we could detect the identity information that we originally encoded</w:t>
      </w:r>
      <w:r w:rsidR="001F1EA1" w:rsidRPr="00C96D0E">
        <w:rPr>
          <w:rFonts w:ascii="Arial" w:hAnsi="Arial" w:cs="Arial"/>
        </w:rPr>
        <w:t xml:space="preserve"> using computational bioacoustics tools</w:t>
      </w:r>
      <w:r w:rsidR="00CF120F" w:rsidRPr="00C96D0E">
        <w:rPr>
          <w:rFonts w:ascii="Arial" w:hAnsi="Arial" w:cs="Arial"/>
        </w:rPr>
        <w:t>.</w:t>
      </w:r>
      <w:r w:rsidR="009D629D" w:rsidRPr="00C96D0E">
        <w:rPr>
          <w:rFonts w:ascii="Arial" w:hAnsi="Arial" w:cs="Arial"/>
        </w:rPr>
        <w:t xml:space="preserve"> </w:t>
      </w:r>
      <w:r w:rsidR="00740F96" w:rsidRPr="00C96D0E">
        <w:rPr>
          <w:rFonts w:ascii="Arial" w:hAnsi="Arial" w:cs="Arial"/>
        </w:rPr>
        <w:t xml:space="preserve">We found that </w:t>
      </w:r>
      <w:r w:rsidR="009F2ED9" w:rsidRPr="00C96D0E">
        <w:rPr>
          <w:rFonts w:ascii="Arial" w:hAnsi="Arial" w:cs="Arial"/>
        </w:rPr>
        <w:t xml:space="preserve">we could </w:t>
      </w:r>
      <w:r w:rsidR="008661BB">
        <w:rPr>
          <w:rFonts w:ascii="Arial" w:hAnsi="Arial" w:cs="Arial"/>
        </w:rPr>
        <w:t>significantly</w:t>
      </w:r>
      <w:r w:rsidR="008661BB" w:rsidRPr="00C96D0E">
        <w:rPr>
          <w:rFonts w:ascii="Arial" w:hAnsi="Arial" w:cs="Arial"/>
        </w:rPr>
        <w:t xml:space="preserve"> </w:t>
      </w:r>
      <w:r w:rsidR="009F2ED9" w:rsidRPr="00C96D0E">
        <w:rPr>
          <w:rFonts w:ascii="Arial" w:hAnsi="Arial" w:cs="Arial"/>
        </w:rPr>
        <w:t>detect the</w:t>
      </w:r>
      <w:r w:rsidR="008661BB">
        <w:rPr>
          <w:rFonts w:ascii="Arial" w:hAnsi="Arial" w:cs="Arial"/>
        </w:rPr>
        <w:t xml:space="preserve"> social level at which we had</w:t>
      </w:r>
      <w:r w:rsidR="009F2ED9" w:rsidRPr="00C96D0E">
        <w:rPr>
          <w:rFonts w:ascii="Arial" w:hAnsi="Arial" w:cs="Arial"/>
        </w:rPr>
        <w:t xml:space="preserve"> originally encoded</w:t>
      </w:r>
      <w:r w:rsidR="008661BB">
        <w:rPr>
          <w:rFonts w:ascii="Arial" w:hAnsi="Arial" w:cs="Arial"/>
        </w:rPr>
        <w:t xml:space="preserve"> the most</w:t>
      </w:r>
      <w:r w:rsidR="009F2ED9" w:rsidRPr="00C96D0E">
        <w:rPr>
          <w:rFonts w:ascii="Arial" w:hAnsi="Arial" w:cs="Arial"/>
        </w:rPr>
        <w:t xml:space="preserve"> </w:t>
      </w:r>
      <w:r w:rsidR="008661BB">
        <w:rPr>
          <w:rFonts w:ascii="Arial" w:hAnsi="Arial" w:cs="Arial"/>
        </w:rPr>
        <w:t xml:space="preserve">identity </w:t>
      </w:r>
      <w:r w:rsidR="008661BB" w:rsidRPr="00C96D0E">
        <w:rPr>
          <w:rFonts w:ascii="Arial" w:hAnsi="Arial" w:cs="Arial"/>
        </w:rPr>
        <w:t>information</w:t>
      </w:r>
      <w:r w:rsidR="008661BB">
        <w:rPr>
          <w:rFonts w:ascii="Arial" w:hAnsi="Arial" w:cs="Arial"/>
        </w:rPr>
        <w:t>. This result held across</w:t>
      </w:r>
      <w:r w:rsidR="008661BB" w:rsidRPr="00C96D0E">
        <w:rPr>
          <w:rFonts w:ascii="Arial" w:hAnsi="Arial" w:cs="Arial"/>
        </w:rPr>
        <w:t xml:space="preserve"> </w:t>
      </w:r>
      <w:r w:rsidR="008661BB">
        <w:rPr>
          <w:rFonts w:ascii="Arial" w:hAnsi="Arial" w:cs="Arial"/>
        </w:rPr>
        <w:t xml:space="preserve">both the </w:t>
      </w:r>
      <w:r w:rsidR="009F2ED9" w:rsidRPr="00C96D0E">
        <w:rPr>
          <w:rFonts w:ascii="Arial" w:hAnsi="Arial" w:cs="Arial"/>
        </w:rPr>
        <w:t xml:space="preserve">character string </w:t>
      </w:r>
      <w:r w:rsidR="005101EC" w:rsidRPr="00C96D0E">
        <w:rPr>
          <w:rFonts w:ascii="Arial" w:hAnsi="Arial" w:cs="Arial"/>
        </w:rPr>
        <w:t xml:space="preserve">and audio </w:t>
      </w:r>
      <w:r w:rsidR="009F2ED9" w:rsidRPr="00C96D0E">
        <w:rPr>
          <w:rFonts w:ascii="Arial" w:hAnsi="Arial" w:cs="Arial"/>
        </w:rPr>
        <w:t xml:space="preserve">representations of vocal signals, </w:t>
      </w:r>
      <w:r w:rsidR="008661BB">
        <w:rPr>
          <w:rFonts w:ascii="Arial" w:hAnsi="Arial" w:cs="Arial"/>
        </w:rPr>
        <w:t xml:space="preserve">as well as increasing density of the simulated signaling environment, </w:t>
      </w:r>
      <w:r w:rsidR="005101EC" w:rsidRPr="00C96D0E">
        <w:rPr>
          <w:rFonts w:ascii="Arial" w:hAnsi="Arial" w:cs="Arial"/>
        </w:rPr>
        <w:t xml:space="preserve">although </w:t>
      </w:r>
      <w:r w:rsidR="00F119CB">
        <w:rPr>
          <w:rFonts w:ascii="Arial" w:hAnsi="Arial" w:cs="Arial"/>
        </w:rPr>
        <w:t xml:space="preserve">information detection was </w:t>
      </w:r>
      <w:r w:rsidR="005101EC" w:rsidRPr="00C96D0E">
        <w:rPr>
          <w:rFonts w:ascii="Arial" w:hAnsi="Arial" w:cs="Arial"/>
        </w:rPr>
        <w:t xml:space="preserve">more difficult </w:t>
      </w:r>
      <w:r w:rsidR="008661BB">
        <w:rPr>
          <w:rFonts w:ascii="Arial" w:hAnsi="Arial" w:cs="Arial"/>
        </w:rPr>
        <w:t>when</w:t>
      </w:r>
      <w:r w:rsidR="00F119CB" w:rsidRPr="00C96D0E">
        <w:rPr>
          <w:rFonts w:ascii="Arial" w:hAnsi="Arial" w:cs="Arial"/>
        </w:rPr>
        <w:t xml:space="preserve"> </w:t>
      </w:r>
      <w:r w:rsidR="008661BB">
        <w:rPr>
          <w:rFonts w:ascii="Arial" w:hAnsi="Arial" w:cs="Arial"/>
        </w:rPr>
        <w:t xml:space="preserve">identity </w:t>
      </w:r>
      <w:r w:rsidR="00F119CB" w:rsidRPr="00C96D0E">
        <w:rPr>
          <w:rFonts w:ascii="Arial" w:hAnsi="Arial" w:cs="Arial"/>
        </w:rPr>
        <w:t>information</w:t>
      </w:r>
      <w:r w:rsidR="00F119CB">
        <w:rPr>
          <w:rFonts w:ascii="Arial" w:hAnsi="Arial" w:cs="Arial"/>
        </w:rPr>
        <w:t xml:space="preserve"> </w:t>
      </w:r>
      <w:r w:rsidR="008661BB">
        <w:rPr>
          <w:rFonts w:ascii="Arial" w:hAnsi="Arial" w:cs="Arial"/>
        </w:rPr>
        <w:t xml:space="preserve">was </w:t>
      </w:r>
      <w:r w:rsidR="00F119CB">
        <w:rPr>
          <w:rFonts w:ascii="Arial" w:hAnsi="Arial" w:cs="Arial"/>
        </w:rPr>
        <w:t>encod</w:t>
      </w:r>
      <w:r w:rsidR="008661BB">
        <w:rPr>
          <w:rFonts w:ascii="Arial" w:hAnsi="Arial" w:cs="Arial"/>
        </w:rPr>
        <w:t>ed over both social levels</w:t>
      </w:r>
      <w:r w:rsidR="007F3996">
        <w:rPr>
          <w:rFonts w:ascii="Arial" w:hAnsi="Arial" w:cs="Arial"/>
        </w:rPr>
        <w:t>.</w:t>
      </w:r>
      <w:r w:rsidR="00844EB0">
        <w:rPr>
          <w:rFonts w:ascii="Arial" w:hAnsi="Arial" w:cs="Arial"/>
        </w:rPr>
        <w:t xml:space="preserve"> </w:t>
      </w:r>
      <w:r w:rsidR="00395E7B">
        <w:rPr>
          <w:rFonts w:ascii="Arial" w:hAnsi="Arial" w:cs="Arial"/>
        </w:rPr>
        <w:t>Below we discuss how our pipeline can be used more broadly to generate synthetic vocalizations that represent</w:t>
      </w:r>
      <w:r w:rsidR="00844EB0">
        <w:rPr>
          <w:rFonts w:ascii="Arial" w:hAnsi="Arial" w:cs="Arial"/>
        </w:rPr>
        <w:t xml:space="preserve"> vocal </w:t>
      </w:r>
      <w:r w:rsidR="00844EB0" w:rsidRPr="00C96D0E">
        <w:rPr>
          <w:rFonts w:ascii="Arial" w:hAnsi="Arial" w:cs="Arial"/>
        </w:rPr>
        <w:t>identity signals</w:t>
      </w:r>
      <w:r w:rsidR="00395E7B">
        <w:rPr>
          <w:rFonts w:ascii="Arial" w:hAnsi="Arial" w:cs="Arial"/>
        </w:rPr>
        <w:t xml:space="preserve">, in which identity information is encoded in frequency modulation patterns. We also </w:t>
      </w:r>
      <w:r w:rsidR="001969AF">
        <w:rPr>
          <w:rFonts w:ascii="Arial" w:hAnsi="Arial" w:cs="Arial"/>
        </w:rPr>
        <w:t xml:space="preserve">elaborate on </w:t>
      </w:r>
      <w:r w:rsidR="00395E7B">
        <w:rPr>
          <w:rFonts w:ascii="Arial" w:hAnsi="Arial" w:cs="Arial"/>
        </w:rPr>
        <w:t xml:space="preserve">how our simulation experiments show that computational tools used in bioacoustics can successfully detect which social level contains the greatest amount of identity information, and </w:t>
      </w:r>
      <w:r w:rsidR="00AF5B83">
        <w:rPr>
          <w:rFonts w:ascii="Arial" w:hAnsi="Arial" w:cs="Arial"/>
        </w:rPr>
        <w:t xml:space="preserve">we end by </w:t>
      </w:r>
      <w:r w:rsidR="00395E7B">
        <w:rPr>
          <w:rFonts w:ascii="Arial" w:hAnsi="Arial" w:cs="Arial"/>
        </w:rPr>
        <w:t>highlight</w:t>
      </w:r>
      <w:r w:rsidR="00AF5B83">
        <w:rPr>
          <w:rFonts w:ascii="Arial" w:hAnsi="Arial" w:cs="Arial"/>
        </w:rPr>
        <w:t>ing</w:t>
      </w:r>
      <w:r w:rsidR="00395E7B">
        <w:rPr>
          <w:rFonts w:ascii="Arial" w:hAnsi="Arial" w:cs="Arial"/>
        </w:rPr>
        <w:t xml:space="preserve"> exciting steps for future research.</w:t>
      </w:r>
    </w:p>
    <w:p w14:paraId="5F0C5216" w14:textId="2863AADB" w:rsidR="00F17332" w:rsidRPr="00C96D0E" w:rsidRDefault="000A0663" w:rsidP="00443AA1">
      <w:pPr>
        <w:spacing w:line="480" w:lineRule="auto"/>
        <w:ind w:firstLine="720"/>
        <w:rPr>
          <w:rFonts w:ascii="Arial" w:hAnsi="Arial" w:cs="Arial"/>
        </w:rPr>
      </w:pPr>
      <w:r w:rsidRPr="00C96D0E">
        <w:rPr>
          <w:rFonts w:ascii="Arial" w:hAnsi="Arial" w:cs="Arial"/>
        </w:rPr>
        <w:t>Our</w:t>
      </w:r>
      <w:r w:rsidR="006F0139" w:rsidRPr="00C96D0E">
        <w:rPr>
          <w:rFonts w:ascii="Arial" w:hAnsi="Arial" w:cs="Arial"/>
        </w:rPr>
        <w:t xml:space="preserve"> </w:t>
      </w:r>
      <w:r w:rsidR="00961C88">
        <w:rPr>
          <w:rFonts w:ascii="Arial" w:hAnsi="Arial" w:cs="Arial"/>
        </w:rPr>
        <w:t xml:space="preserve">new </w:t>
      </w:r>
      <w:r w:rsidR="006F0139" w:rsidRPr="00C96D0E">
        <w:rPr>
          <w:rFonts w:ascii="Arial" w:hAnsi="Arial" w:cs="Arial"/>
        </w:rPr>
        <w:t xml:space="preserve">pipeline </w:t>
      </w:r>
      <w:r w:rsidRPr="00C96D0E">
        <w:rPr>
          <w:rFonts w:ascii="Arial" w:hAnsi="Arial" w:cs="Arial"/>
        </w:rPr>
        <w:t xml:space="preserve">yields </w:t>
      </w:r>
      <w:r w:rsidR="006F0139" w:rsidRPr="00C96D0E">
        <w:rPr>
          <w:rFonts w:ascii="Arial" w:hAnsi="Arial" w:cs="Arial"/>
        </w:rPr>
        <w:t>synthetic vocalizations in which we can control the amount of identity information encoded across two social levels.</w:t>
      </w:r>
      <w:r w:rsidR="00DF25D0" w:rsidRPr="00C96D0E">
        <w:rPr>
          <w:rFonts w:ascii="Arial" w:hAnsi="Arial" w:cs="Arial"/>
        </w:rPr>
        <w:t xml:space="preserve"> </w:t>
      </w:r>
      <w:r w:rsidR="00961C88">
        <w:rPr>
          <w:rFonts w:ascii="Arial" w:hAnsi="Arial" w:cs="Arial"/>
        </w:rPr>
        <w:t>Our software</w:t>
      </w:r>
      <w:r w:rsidR="00DF25D0" w:rsidRPr="00C96D0E">
        <w:rPr>
          <w:rFonts w:ascii="Arial" w:hAnsi="Arial" w:cs="Arial"/>
        </w:rPr>
        <w:t xml:space="preserve"> for generating </w:t>
      </w:r>
      <w:r w:rsidR="00A42CAA" w:rsidRPr="00C96D0E">
        <w:rPr>
          <w:rFonts w:ascii="Arial" w:hAnsi="Arial" w:cs="Arial"/>
        </w:rPr>
        <w:t xml:space="preserve">synthetic </w:t>
      </w:r>
      <w:r w:rsidR="00961C88">
        <w:rPr>
          <w:rFonts w:ascii="Arial" w:hAnsi="Arial" w:cs="Arial"/>
        </w:rPr>
        <w:t xml:space="preserve">vocalizations that serve as </w:t>
      </w:r>
      <w:r w:rsidR="00DF25D0" w:rsidRPr="00C96D0E">
        <w:rPr>
          <w:rFonts w:ascii="Arial" w:hAnsi="Arial" w:cs="Arial"/>
        </w:rPr>
        <w:t xml:space="preserve">vocal identity signals is available as </w:t>
      </w:r>
      <w:r w:rsidR="00C30DDB" w:rsidRPr="00C96D0E">
        <w:rPr>
          <w:rFonts w:ascii="Arial" w:hAnsi="Arial" w:cs="Arial"/>
        </w:rPr>
        <w:t xml:space="preserve">the </w:t>
      </w:r>
      <w:r w:rsidR="00DF25D0" w:rsidRPr="00C96D0E">
        <w:rPr>
          <w:rFonts w:ascii="Arial" w:hAnsi="Arial" w:cs="Arial"/>
        </w:rPr>
        <w:t>R package</w:t>
      </w:r>
      <w:r w:rsidR="00C30DDB" w:rsidRPr="00C96D0E">
        <w:rPr>
          <w:rFonts w:ascii="Arial" w:hAnsi="Arial" w:cs="Arial"/>
        </w:rPr>
        <w:t xml:space="preserve"> </w:t>
      </w:r>
      <w:proofErr w:type="spellStart"/>
      <w:r w:rsidR="00C30DDB" w:rsidRPr="00C96D0E">
        <w:rPr>
          <w:rFonts w:ascii="Arial" w:hAnsi="Arial" w:cs="Arial"/>
        </w:rPr>
        <w:t>paRsynth</w:t>
      </w:r>
      <w:proofErr w:type="spellEnd"/>
      <w:r w:rsidR="00DF25D0" w:rsidRPr="00C96D0E">
        <w:rPr>
          <w:rFonts w:ascii="Arial" w:hAnsi="Arial" w:cs="Arial"/>
        </w:rPr>
        <w:t xml:space="preserve"> on GitHub (</w:t>
      </w:r>
      <w:hyperlink r:id="rId19" w:history="1">
        <w:r w:rsidR="00DF25D0" w:rsidRPr="00C96D0E">
          <w:rPr>
            <w:rStyle w:val="Hyperlink"/>
            <w:rFonts w:ascii="Arial" w:hAnsi="Arial" w:cs="Arial"/>
          </w:rPr>
          <w:t>https://github.com/gsvidaurre/paRsynth</w:t>
        </w:r>
      </w:hyperlink>
      <w:r w:rsidR="00DF25D0" w:rsidRPr="00C96D0E">
        <w:rPr>
          <w:rFonts w:ascii="Arial" w:hAnsi="Arial" w:cs="Arial"/>
        </w:rPr>
        <w:t>)</w:t>
      </w:r>
      <w:r w:rsidR="00961C88">
        <w:rPr>
          <w:rFonts w:ascii="Arial" w:hAnsi="Arial" w:cs="Arial"/>
        </w:rPr>
        <w:t xml:space="preserve">, and relies on </w:t>
      </w:r>
      <w:r w:rsidR="00961C88">
        <w:rPr>
          <w:rFonts w:ascii="Arial" w:hAnsi="Arial" w:cs="Arial"/>
        </w:rPr>
        <w:lastRenderedPageBreak/>
        <w:t xml:space="preserve">the R package </w:t>
      </w:r>
      <w:proofErr w:type="spellStart"/>
      <w:r w:rsidR="00961C88">
        <w:rPr>
          <w:rFonts w:ascii="Arial" w:hAnsi="Arial" w:cs="Arial"/>
        </w:rPr>
        <w:t>soundgen</w:t>
      </w:r>
      <w:proofErr w:type="spellEnd"/>
      <w:r w:rsidR="00961C88">
        <w:rPr>
          <w:rFonts w:ascii="Arial" w:hAnsi="Arial" w:cs="Arial"/>
        </w:rPr>
        <w:t xml:space="preserve"> (CITE</w:t>
      </w:r>
      <w:r w:rsidR="0057751F">
        <w:rPr>
          <w:rFonts w:ascii="Arial" w:hAnsi="Arial" w:cs="Arial"/>
        </w:rPr>
        <w:t xml:space="preserve"> Anikin 2019</w:t>
      </w:r>
      <w:r w:rsidR="00961C88">
        <w:rPr>
          <w:rFonts w:ascii="Arial" w:hAnsi="Arial" w:cs="Arial"/>
        </w:rPr>
        <w:t>)</w:t>
      </w:r>
      <w:r w:rsidR="00DF25D0" w:rsidRPr="00C96D0E">
        <w:rPr>
          <w:rFonts w:ascii="Arial" w:hAnsi="Arial" w:cs="Arial"/>
        </w:rPr>
        <w:t>.</w:t>
      </w:r>
      <w:r w:rsidR="00314A9A" w:rsidRPr="00C96D0E">
        <w:rPr>
          <w:rFonts w:ascii="Arial" w:hAnsi="Arial" w:cs="Arial"/>
        </w:rPr>
        <w:t xml:space="preserve"> </w:t>
      </w:r>
      <w:r w:rsidR="00961C88">
        <w:rPr>
          <w:rFonts w:ascii="Arial" w:hAnsi="Arial" w:cs="Arial"/>
        </w:rPr>
        <w:t>Our</w:t>
      </w:r>
      <w:r w:rsidR="00442E1E" w:rsidRPr="00C96D0E">
        <w:rPr>
          <w:rFonts w:ascii="Arial" w:hAnsi="Arial" w:cs="Arial"/>
        </w:rPr>
        <w:t xml:space="preserve"> </w:t>
      </w:r>
      <w:r w:rsidR="0025550C" w:rsidRPr="00C96D0E">
        <w:rPr>
          <w:rFonts w:ascii="Arial" w:hAnsi="Arial" w:cs="Arial"/>
        </w:rPr>
        <w:t xml:space="preserve">pipeline </w:t>
      </w:r>
      <w:r w:rsidR="00FB6E50" w:rsidRPr="00C96D0E">
        <w:rPr>
          <w:rFonts w:ascii="Arial" w:hAnsi="Arial" w:cs="Arial"/>
        </w:rPr>
        <w:t xml:space="preserve">begins with </w:t>
      </w:r>
      <w:r w:rsidR="006F0139" w:rsidRPr="00C96D0E">
        <w:rPr>
          <w:rFonts w:ascii="Arial" w:hAnsi="Arial" w:cs="Arial"/>
        </w:rPr>
        <w:t>the</w:t>
      </w:r>
      <w:r w:rsidR="00FB6E50" w:rsidRPr="00C96D0E">
        <w:rPr>
          <w:rFonts w:ascii="Arial" w:hAnsi="Arial" w:cs="Arial"/>
        </w:rPr>
        <w:t xml:space="preserve"> random generation</w:t>
      </w:r>
      <w:r w:rsidR="006F0139" w:rsidRPr="00C96D0E">
        <w:rPr>
          <w:rFonts w:ascii="Arial" w:hAnsi="Arial" w:cs="Arial"/>
        </w:rPr>
        <w:t xml:space="preserve"> of character string</w:t>
      </w:r>
      <w:r w:rsidR="00961C88">
        <w:rPr>
          <w:rFonts w:ascii="Arial" w:hAnsi="Arial" w:cs="Arial"/>
        </w:rPr>
        <w:t>s</w:t>
      </w:r>
      <w:r w:rsidR="006F0139" w:rsidRPr="00C96D0E">
        <w:rPr>
          <w:rFonts w:ascii="Arial" w:hAnsi="Arial" w:cs="Arial"/>
        </w:rPr>
        <w:t xml:space="preserve"> </w:t>
      </w:r>
      <w:r w:rsidR="00961C88">
        <w:rPr>
          <w:rFonts w:ascii="Arial" w:hAnsi="Arial" w:cs="Arial"/>
        </w:rPr>
        <w:t xml:space="preserve">containing sections that </w:t>
      </w:r>
      <w:r w:rsidR="00F05C58" w:rsidRPr="00C96D0E">
        <w:rPr>
          <w:rFonts w:ascii="Arial" w:hAnsi="Arial" w:cs="Arial"/>
        </w:rPr>
        <w:t xml:space="preserve">are shared or different between classes at different social levels. </w:t>
      </w:r>
      <w:r w:rsidR="009B7F6F" w:rsidRPr="00C96D0E">
        <w:rPr>
          <w:rFonts w:ascii="Arial" w:hAnsi="Arial" w:cs="Arial"/>
        </w:rPr>
        <w:t xml:space="preserve">We can also control how much information is encoded at one social level relative to another. </w:t>
      </w:r>
      <w:commentRangeStart w:id="62"/>
      <w:r w:rsidR="00F05C58" w:rsidRPr="00C96D0E">
        <w:rPr>
          <w:rFonts w:ascii="Arial" w:hAnsi="Arial" w:cs="Arial"/>
        </w:rPr>
        <w:t>For instance,</w:t>
      </w:r>
      <w:r w:rsidR="002B539B" w:rsidRPr="00C96D0E">
        <w:rPr>
          <w:rFonts w:ascii="Arial" w:hAnsi="Arial" w:cs="Arial"/>
        </w:rPr>
        <w:t xml:space="preserve"> to generate individually distinctive vocalizations, we can </w:t>
      </w:r>
      <w:r w:rsidR="00CB2181" w:rsidRPr="00C96D0E">
        <w:rPr>
          <w:rFonts w:ascii="Arial" w:hAnsi="Arial" w:cs="Arial"/>
        </w:rPr>
        <w:t>randomly create string</w:t>
      </w:r>
      <w:r w:rsidR="00AF2623">
        <w:rPr>
          <w:rFonts w:ascii="Arial" w:hAnsi="Arial" w:cs="Arial"/>
        </w:rPr>
        <w:t xml:space="preserve"> section</w:t>
      </w:r>
      <w:r w:rsidR="00CB2181" w:rsidRPr="00C96D0E">
        <w:rPr>
          <w:rFonts w:ascii="Arial" w:hAnsi="Arial" w:cs="Arial"/>
        </w:rPr>
        <w:t>s shared across calls produced by the same individual, but which vary among individuals within a group</w:t>
      </w:r>
      <w:r w:rsidR="00666C18" w:rsidRPr="00C96D0E">
        <w:rPr>
          <w:rFonts w:ascii="Arial" w:hAnsi="Arial" w:cs="Arial"/>
        </w:rPr>
        <w:t xml:space="preserve">, and which are longer than </w:t>
      </w:r>
      <w:r w:rsidR="00C56AFC" w:rsidRPr="00C96D0E">
        <w:rPr>
          <w:rFonts w:ascii="Arial" w:hAnsi="Arial" w:cs="Arial"/>
        </w:rPr>
        <w:t>string</w:t>
      </w:r>
      <w:r w:rsidR="00AF2623">
        <w:rPr>
          <w:rFonts w:ascii="Arial" w:hAnsi="Arial" w:cs="Arial"/>
        </w:rPr>
        <w:t xml:space="preserve"> section</w:t>
      </w:r>
      <w:r w:rsidR="00C56AFC" w:rsidRPr="00C96D0E">
        <w:rPr>
          <w:rFonts w:ascii="Arial" w:hAnsi="Arial" w:cs="Arial"/>
        </w:rPr>
        <w:t xml:space="preserve">s produced at the group level. </w:t>
      </w:r>
      <w:commentRangeEnd w:id="62"/>
      <w:r w:rsidR="004E7789">
        <w:rPr>
          <w:rStyle w:val="CommentReference"/>
        </w:rPr>
        <w:commentReference w:id="62"/>
      </w:r>
      <w:commentRangeStart w:id="63"/>
      <w:r w:rsidR="00C75C0C" w:rsidRPr="00C96D0E">
        <w:rPr>
          <w:rFonts w:ascii="Arial" w:hAnsi="Arial" w:cs="Arial"/>
        </w:rPr>
        <w:t xml:space="preserve">Next, to </w:t>
      </w:r>
      <w:r w:rsidR="00097433" w:rsidRPr="00C96D0E">
        <w:rPr>
          <w:rFonts w:ascii="Arial" w:hAnsi="Arial" w:cs="Arial"/>
        </w:rPr>
        <w:t>transform</w:t>
      </w:r>
      <w:r w:rsidR="00C75C0C" w:rsidRPr="00C96D0E">
        <w:rPr>
          <w:rFonts w:ascii="Arial" w:hAnsi="Arial" w:cs="Arial"/>
        </w:rPr>
        <w:t xml:space="preserve"> character strings</w:t>
      </w:r>
      <w:r w:rsidR="00432238" w:rsidRPr="00C96D0E">
        <w:rPr>
          <w:rFonts w:ascii="Arial" w:hAnsi="Arial" w:cs="Arial"/>
        </w:rPr>
        <w:t xml:space="preserve"> representing vocal identity signals into audio files,</w:t>
      </w:r>
      <w:r w:rsidR="005F402C" w:rsidRPr="00C96D0E">
        <w:rPr>
          <w:rFonts w:ascii="Arial" w:hAnsi="Arial" w:cs="Arial"/>
        </w:rPr>
        <w:t xml:space="preserve"> we use</w:t>
      </w:r>
      <w:r w:rsidR="00712389" w:rsidRPr="00C96D0E">
        <w:rPr>
          <w:rFonts w:ascii="Arial" w:hAnsi="Arial" w:cs="Arial"/>
        </w:rPr>
        <w:t xml:space="preserve"> a musical notation called </w:t>
      </w:r>
      <w:proofErr w:type="gramStart"/>
      <w:r w:rsidR="00712389" w:rsidRPr="00C96D0E">
        <w:rPr>
          <w:rFonts w:ascii="Arial" w:hAnsi="Arial" w:cs="Arial"/>
        </w:rPr>
        <w:t>Parsons</w:t>
      </w:r>
      <w:proofErr w:type="gramEnd"/>
      <w:r w:rsidR="00712389" w:rsidRPr="00C96D0E">
        <w:rPr>
          <w:rFonts w:ascii="Arial" w:hAnsi="Arial" w:cs="Arial"/>
        </w:rPr>
        <w:t xml:space="preserve"> code</w:t>
      </w:r>
      <w:r w:rsidR="00562058">
        <w:rPr>
          <w:rFonts w:ascii="Arial" w:hAnsi="Arial" w:cs="Arial"/>
        </w:rPr>
        <w:t xml:space="preserve">, which </w:t>
      </w:r>
      <w:r w:rsidR="00562058" w:rsidRPr="00C96D0E">
        <w:rPr>
          <w:rFonts w:ascii="Arial" w:hAnsi="Arial" w:cs="Arial"/>
        </w:rPr>
        <w:t>has been used to decode individual identity information in frequency modulated dolphin whistles</w:t>
      </w:r>
      <w:r w:rsidR="0063515B">
        <w:rPr>
          <w:rFonts w:ascii="Arial" w:hAnsi="Arial" w:cs="Arial"/>
        </w:rPr>
        <w:t xml:space="preserve"> </w:t>
      </w:r>
      <w:commentRangeEnd w:id="63"/>
      <w:r w:rsidR="004E7789">
        <w:rPr>
          <w:rStyle w:val="CommentReference"/>
        </w:rPr>
        <w:commentReference w:id="63"/>
      </w:r>
      <w:r w:rsidR="0063515B">
        <w:rPr>
          <w:rFonts w:ascii="Arial" w:hAnsi="Arial" w:cs="Arial"/>
        </w:rPr>
        <w:t>(CITE</w:t>
      </w:r>
      <w:r w:rsidR="0057751F">
        <w:rPr>
          <w:rFonts w:ascii="Arial" w:hAnsi="Arial" w:cs="Arial"/>
        </w:rPr>
        <w:t xml:space="preserve"> </w:t>
      </w:r>
      <w:proofErr w:type="spellStart"/>
      <w:r w:rsidR="0057751F">
        <w:rPr>
          <w:rFonts w:ascii="Arial" w:hAnsi="Arial" w:cs="Arial"/>
        </w:rPr>
        <w:t>Kershenbaum</w:t>
      </w:r>
      <w:proofErr w:type="spellEnd"/>
      <w:r w:rsidR="0057751F">
        <w:rPr>
          <w:rFonts w:ascii="Arial" w:hAnsi="Arial" w:cs="Arial"/>
        </w:rPr>
        <w:t xml:space="preserve"> 2013</w:t>
      </w:r>
      <w:r w:rsidR="0063515B">
        <w:rPr>
          <w:rFonts w:ascii="Arial" w:hAnsi="Arial" w:cs="Arial"/>
        </w:rPr>
        <w:t>)</w:t>
      </w:r>
      <w:r w:rsidR="00562058">
        <w:rPr>
          <w:rFonts w:ascii="Arial" w:hAnsi="Arial" w:cs="Arial"/>
        </w:rPr>
        <w:t>,</w:t>
      </w:r>
      <w:r w:rsidR="00712389" w:rsidRPr="00C96D0E">
        <w:rPr>
          <w:rFonts w:ascii="Arial" w:hAnsi="Arial" w:cs="Arial"/>
        </w:rPr>
        <w:t xml:space="preserve"> to map unique characters across strings onto directional changes</w:t>
      </w:r>
      <w:r w:rsidR="000D1583" w:rsidRPr="00C96D0E">
        <w:rPr>
          <w:rFonts w:ascii="Arial" w:hAnsi="Arial" w:cs="Arial"/>
        </w:rPr>
        <w:t xml:space="preserve"> in frequency</w:t>
      </w:r>
      <w:r w:rsidR="00562058">
        <w:rPr>
          <w:rFonts w:ascii="Arial" w:hAnsi="Arial" w:cs="Arial"/>
        </w:rPr>
        <w:t xml:space="preserve">. </w:t>
      </w:r>
      <w:r w:rsidR="0053217F">
        <w:rPr>
          <w:rFonts w:ascii="Arial" w:hAnsi="Arial" w:cs="Arial"/>
        </w:rPr>
        <w:t>O</w:t>
      </w:r>
      <w:r w:rsidR="00562058" w:rsidRPr="00C96D0E">
        <w:rPr>
          <w:rFonts w:ascii="Arial" w:hAnsi="Arial" w:cs="Arial"/>
        </w:rPr>
        <w:t>ur pipelin</w:t>
      </w:r>
      <w:r w:rsidR="0053217F">
        <w:rPr>
          <w:rFonts w:ascii="Arial" w:hAnsi="Arial" w:cs="Arial"/>
        </w:rPr>
        <w:t>e</w:t>
      </w:r>
      <w:r w:rsidR="00562058" w:rsidRPr="00C96D0E">
        <w:rPr>
          <w:rFonts w:ascii="Arial" w:hAnsi="Arial" w:cs="Arial"/>
        </w:rPr>
        <w:t xml:space="preserve"> </w:t>
      </w:r>
      <w:r w:rsidR="0053217F">
        <w:rPr>
          <w:rFonts w:ascii="Arial" w:hAnsi="Arial" w:cs="Arial"/>
        </w:rPr>
        <w:t>represents</w:t>
      </w:r>
      <w:r w:rsidR="00562058" w:rsidRPr="00C96D0E">
        <w:rPr>
          <w:rFonts w:ascii="Arial" w:hAnsi="Arial" w:cs="Arial"/>
        </w:rPr>
        <w:t xml:space="preserve"> a new application of Parsons code to encode identity information in frequency</w:t>
      </w:r>
      <w:r w:rsidR="00782AC9">
        <w:rPr>
          <w:rFonts w:ascii="Arial" w:hAnsi="Arial" w:cs="Arial"/>
        </w:rPr>
        <w:t xml:space="preserve"> modulation patterns</w:t>
      </w:r>
      <w:r w:rsidR="00562058" w:rsidRPr="00C96D0E">
        <w:rPr>
          <w:rFonts w:ascii="Arial" w:hAnsi="Arial" w:cs="Arial"/>
        </w:rPr>
        <w:t>.</w:t>
      </w:r>
      <w:r w:rsidR="0053217F">
        <w:rPr>
          <w:rFonts w:ascii="Arial" w:hAnsi="Arial" w:cs="Arial"/>
        </w:rPr>
        <w:t xml:space="preserve"> Upon converting character symbols to </w:t>
      </w:r>
      <w:r w:rsidR="00BA0F60" w:rsidRPr="00C96D0E">
        <w:rPr>
          <w:rFonts w:ascii="Arial" w:hAnsi="Arial" w:cs="Arial"/>
        </w:rPr>
        <w:t>a vector of frequency values</w:t>
      </w:r>
      <w:r w:rsidR="0053217F">
        <w:rPr>
          <w:rFonts w:ascii="Arial" w:hAnsi="Arial" w:cs="Arial"/>
        </w:rPr>
        <w:t>, we supply th</w:t>
      </w:r>
      <w:r w:rsidR="0063515B">
        <w:rPr>
          <w:rFonts w:ascii="Arial" w:hAnsi="Arial" w:cs="Arial"/>
        </w:rPr>
        <w:t>e frequency</w:t>
      </w:r>
      <w:r w:rsidR="0053217F">
        <w:rPr>
          <w:rFonts w:ascii="Arial" w:hAnsi="Arial" w:cs="Arial"/>
        </w:rPr>
        <w:t xml:space="preserve"> time series</w:t>
      </w:r>
      <w:r w:rsidR="00BA0F60" w:rsidRPr="00C96D0E">
        <w:rPr>
          <w:rFonts w:ascii="Arial" w:hAnsi="Arial" w:cs="Arial"/>
        </w:rPr>
        <w:t xml:space="preserve"> to the </w:t>
      </w:r>
      <w:proofErr w:type="spellStart"/>
      <w:r w:rsidR="00BA0F60" w:rsidRPr="00C96D0E">
        <w:rPr>
          <w:rFonts w:ascii="Arial" w:hAnsi="Arial" w:cs="Arial"/>
        </w:rPr>
        <w:t>soundgen</w:t>
      </w:r>
      <w:proofErr w:type="spellEnd"/>
      <w:r w:rsidR="00BA0F60" w:rsidRPr="00C96D0E">
        <w:rPr>
          <w:rFonts w:ascii="Arial" w:hAnsi="Arial" w:cs="Arial"/>
        </w:rPr>
        <w:t xml:space="preserve"> package </w:t>
      </w:r>
      <w:r w:rsidR="009E211A">
        <w:rPr>
          <w:rFonts w:ascii="Arial" w:hAnsi="Arial" w:cs="Arial"/>
        </w:rPr>
        <w:fldChar w:fldCharType="begin"/>
      </w:r>
      <w:r w:rsidR="00F07E83">
        <w:rPr>
          <w:rFonts w:ascii="Arial" w:hAnsi="Arial" w:cs="Arial"/>
        </w:rPr>
        <w:instrText xml:space="preserve"> ADDIN ZOTERO_ITEM CSL_CITATION {"citationID":"ZrAkZlkz","properties":{"formattedCitation":"(23)","plainCitation":"(23)","noteIndex":0},"citationItems":[{"id":26071,"uris":["http://zotero.org/groups/5786507/items/9FR7DCSI"],"itemData":{"id":26071,"type":"article-journal","abstract":"Voice synthesis is a useful method for investigating the communicative role of different acoustic features. Although many text-to-speech systems are available, researchers of human nonverbal vocalizations and bioacousticians may profit from a dedicated simple tool for synthesizing and manipulating natural-sounding vocalizations. Soundgen (https://CRAN.R-project.org/package=soundgen) is an open-source R package that synthesizes nonverbal vocalizations based on meaningful acoustic parameters, which can be specified from the command line or in an interactive app. This tool was validated by comparing the perceived emotion, valence, arousal, and authenticity of 60 recorded human nonverbal vocalizations (screams, moans, laughs, and so on) and their approximate synthetic reproductions. Each synthetic sound was created by manually specifying only a small number of high-level control parameters, such as syllable length and a few anchors for the intonation contour. Nevertheless, the valence and arousal ratings of synthetic sounds were similar to those of the original recordings, and the authenticity ratings were comparable, maintaining parity with the originals for less complex vocalizations. Manipulating the precise acoustic characteristics of synthetic sounds may shed light on the salient predictors of emotion in the human voice. More generally, soundgen may prove useful for any studies that require precise control over the acoustic features of nonspeech sounds, including research on animal vocalizations and auditory perception.","container-title":"Behavior Research Methods","DOI":"10.3758/s13428-018-1095-7","ISSN":"1554-3528","issue":"2","journalAbbreviation":"Behav Res","language":"en","page":"778-792","source":"Springer Link","title":"Soundgen: An open-source tool for synthesizing nonverbal vocalizations","title-short":"Soundgen","volume":"51","author":[{"family":"Anikin","given":"Andrey"}],"issued":{"date-parts":[["2019",4,1]]}}}],"schema":"https://github.com/citation-style-language/schema/raw/master/csl-citation.json"} </w:instrText>
      </w:r>
      <w:r w:rsidR="009E211A">
        <w:rPr>
          <w:rFonts w:ascii="Arial" w:hAnsi="Arial" w:cs="Arial"/>
        </w:rPr>
        <w:fldChar w:fldCharType="separate"/>
      </w:r>
      <w:r w:rsidR="00FF3DC3" w:rsidRPr="00FF3DC3">
        <w:rPr>
          <w:rFonts w:ascii="Arial" w:hAnsi="Arial" w:cs="Arial"/>
        </w:rPr>
        <w:t>(23)</w:t>
      </w:r>
      <w:r w:rsidR="009E211A">
        <w:rPr>
          <w:rFonts w:ascii="Arial" w:hAnsi="Arial" w:cs="Arial"/>
        </w:rPr>
        <w:fldChar w:fldCharType="end"/>
      </w:r>
      <w:r w:rsidR="00BA0F60" w:rsidRPr="00C96D0E">
        <w:rPr>
          <w:rFonts w:ascii="Arial" w:hAnsi="Arial" w:cs="Arial"/>
        </w:rPr>
        <w:t xml:space="preserve"> to </w:t>
      </w:r>
      <w:r w:rsidR="00B51604" w:rsidRPr="00C96D0E">
        <w:rPr>
          <w:rFonts w:ascii="Arial" w:hAnsi="Arial" w:cs="Arial"/>
        </w:rPr>
        <w:t xml:space="preserve">generate synthetic vocalizations with identity information encoded </w:t>
      </w:r>
      <w:r w:rsidR="00240516" w:rsidRPr="00C96D0E">
        <w:rPr>
          <w:rFonts w:ascii="Arial" w:hAnsi="Arial" w:cs="Arial"/>
        </w:rPr>
        <w:t xml:space="preserve">over social levels </w:t>
      </w:r>
      <w:r w:rsidR="00B51604" w:rsidRPr="00C96D0E">
        <w:rPr>
          <w:rFonts w:ascii="Arial" w:hAnsi="Arial" w:cs="Arial"/>
        </w:rPr>
        <w:t>in frequency modulation patterns</w:t>
      </w:r>
      <w:r w:rsidR="000D1583" w:rsidRPr="00C96D0E">
        <w:rPr>
          <w:rFonts w:ascii="Arial" w:hAnsi="Arial" w:cs="Arial"/>
        </w:rPr>
        <w:t>.</w:t>
      </w:r>
      <w:r w:rsidR="00F17332" w:rsidRPr="00C96D0E">
        <w:rPr>
          <w:rFonts w:ascii="Arial" w:hAnsi="Arial" w:cs="Arial"/>
        </w:rPr>
        <w:t xml:space="preserve"> </w:t>
      </w:r>
      <w:r w:rsidR="009D550F">
        <w:rPr>
          <w:rFonts w:ascii="Arial" w:hAnsi="Arial" w:cs="Arial"/>
        </w:rPr>
        <w:t xml:space="preserve">A second version of our pipeline is in development and will include the flexibility to vary </w:t>
      </w:r>
      <w:r w:rsidR="0063515B">
        <w:rPr>
          <w:rFonts w:ascii="Arial" w:hAnsi="Arial" w:cs="Arial"/>
        </w:rPr>
        <w:t xml:space="preserve">the positions of </w:t>
      </w:r>
      <w:r w:rsidR="009D550F">
        <w:rPr>
          <w:rFonts w:ascii="Arial" w:hAnsi="Arial" w:cs="Arial"/>
        </w:rPr>
        <w:t>group and individual information, as well as random variation</w:t>
      </w:r>
      <w:r w:rsidR="0063515B">
        <w:rPr>
          <w:rFonts w:ascii="Arial" w:hAnsi="Arial" w:cs="Arial"/>
        </w:rPr>
        <w:t>,</w:t>
      </w:r>
      <w:r w:rsidR="009D550F">
        <w:rPr>
          <w:rFonts w:ascii="Arial" w:hAnsi="Arial" w:cs="Arial"/>
        </w:rPr>
        <w:t xml:space="preserve"> in the overall string, as well as extending the number of unique symbols</w:t>
      </w:r>
      <w:r w:rsidR="0063515B">
        <w:rPr>
          <w:rFonts w:ascii="Arial" w:hAnsi="Arial" w:cs="Arial"/>
        </w:rPr>
        <w:t>, or the complexity of Parsons base encoding and the resulting frequency modulation patterns</w:t>
      </w:r>
      <w:r w:rsidR="009D550F">
        <w:rPr>
          <w:rFonts w:ascii="Arial" w:hAnsi="Arial" w:cs="Arial"/>
        </w:rPr>
        <w:t xml:space="preserve">. </w:t>
      </w:r>
    </w:p>
    <w:p w14:paraId="3353819B" w14:textId="1DBC7F91" w:rsidR="00B1694A" w:rsidRDefault="00CA491B" w:rsidP="00B1694A">
      <w:pPr>
        <w:spacing w:line="480" w:lineRule="auto"/>
        <w:ind w:firstLine="720"/>
        <w:rPr>
          <w:rFonts w:ascii="Arial" w:hAnsi="Arial" w:cs="Arial"/>
        </w:rPr>
      </w:pPr>
      <w:r>
        <w:rPr>
          <w:rFonts w:ascii="Arial" w:hAnsi="Arial" w:cs="Arial"/>
        </w:rPr>
        <w:t>Through this</w:t>
      </w:r>
      <w:r w:rsidR="00C30DDB" w:rsidRPr="00C96D0E">
        <w:rPr>
          <w:rFonts w:ascii="Arial" w:hAnsi="Arial" w:cs="Arial"/>
        </w:rPr>
        <w:t xml:space="preserve"> pipeline </w:t>
      </w:r>
      <w:r>
        <w:rPr>
          <w:rFonts w:ascii="Arial" w:hAnsi="Arial" w:cs="Arial"/>
        </w:rPr>
        <w:t>we present</w:t>
      </w:r>
      <w:r w:rsidRPr="00C96D0E">
        <w:rPr>
          <w:rFonts w:ascii="Arial" w:hAnsi="Arial" w:cs="Arial"/>
        </w:rPr>
        <w:t xml:space="preserve"> </w:t>
      </w:r>
      <w:r w:rsidR="00C30DDB" w:rsidRPr="00C96D0E">
        <w:rPr>
          <w:rFonts w:ascii="Arial" w:hAnsi="Arial" w:cs="Arial"/>
        </w:rPr>
        <w:t xml:space="preserve">a new tool for studying information encoding in animal </w:t>
      </w:r>
      <w:r w:rsidR="00812C68" w:rsidRPr="00C96D0E">
        <w:rPr>
          <w:rFonts w:ascii="Arial" w:hAnsi="Arial" w:cs="Arial"/>
        </w:rPr>
        <w:t>vocalizations</w:t>
      </w:r>
      <w:r w:rsidR="00ED7464" w:rsidRPr="00C96D0E">
        <w:rPr>
          <w:rFonts w:ascii="Arial" w:hAnsi="Arial" w:cs="Arial"/>
        </w:rPr>
        <w:t xml:space="preserve">, </w:t>
      </w:r>
      <w:r>
        <w:rPr>
          <w:rFonts w:ascii="Arial" w:hAnsi="Arial" w:cs="Arial"/>
        </w:rPr>
        <w:t>and</w:t>
      </w:r>
      <w:r w:rsidRPr="00C96D0E">
        <w:rPr>
          <w:rFonts w:ascii="Arial" w:hAnsi="Arial" w:cs="Arial"/>
        </w:rPr>
        <w:t xml:space="preserve"> </w:t>
      </w:r>
      <w:r w:rsidR="00C30DDB" w:rsidRPr="00C96D0E">
        <w:rPr>
          <w:rFonts w:ascii="Arial" w:hAnsi="Arial" w:cs="Arial"/>
        </w:rPr>
        <w:t xml:space="preserve">a practical solution </w:t>
      </w:r>
      <w:r w:rsidR="00ED7464" w:rsidRPr="00C96D0E">
        <w:rPr>
          <w:rFonts w:ascii="Arial" w:hAnsi="Arial" w:cs="Arial"/>
        </w:rPr>
        <w:t>for producing biologically rele</w:t>
      </w:r>
      <w:r w:rsidR="00306279" w:rsidRPr="00C96D0E">
        <w:rPr>
          <w:rFonts w:ascii="Arial" w:hAnsi="Arial" w:cs="Arial"/>
        </w:rPr>
        <w:t>v</w:t>
      </w:r>
      <w:r w:rsidR="00ED7464" w:rsidRPr="00C96D0E">
        <w:rPr>
          <w:rFonts w:ascii="Arial" w:hAnsi="Arial" w:cs="Arial"/>
        </w:rPr>
        <w:t xml:space="preserve">ant datasets of </w:t>
      </w:r>
      <w:r w:rsidR="00FD1989" w:rsidRPr="00C96D0E">
        <w:rPr>
          <w:rFonts w:ascii="Arial" w:hAnsi="Arial" w:cs="Arial"/>
        </w:rPr>
        <w:t xml:space="preserve">synthetic </w:t>
      </w:r>
      <w:r w:rsidR="00ED7464" w:rsidRPr="00C96D0E">
        <w:rPr>
          <w:rFonts w:ascii="Arial" w:hAnsi="Arial" w:cs="Arial"/>
        </w:rPr>
        <w:t>vocal identity signals to overcome</w:t>
      </w:r>
      <w:r w:rsidR="00C30DDB" w:rsidRPr="00C96D0E">
        <w:rPr>
          <w:rFonts w:ascii="Arial" w:hAnsi="Arial" w:cs="Arial"/>
        </w:rPr>
        <w:t xml:space="preserve"> limitations posed by naturalistic data </w:t>
      </w:r>
      <w:r w:rsidR="00C30DDB" w:rsidRPr="00C96D0E">
        <w:rPr>
          <w:rFonts w:ascii="Arial" w:hAnsi="Arial" w:cs="Arial"/>
        </w:rPr>
        <w:lastRenderedPageBreak/>
        <w:t xml:space="preserve">collection. </w:t>
      </w:r>
      <w:r w:rsidR="009E13F0" w:rsidRPr="00C96D0E">
        <w:rPr>
          <w:rFonts w:ascii="Arial" w:hAnsi="Arial" w:cs="Arial"/>
        </w:rPr>
        <w:t xml:space="preserve">Synthetic vocalizations have been </w:t>
      </w:r>
      <w:r w:rsidR="00DA4870">
        <w:rPr>
          <w:rFonts w:ascii="Arial" w:hAnsi="Arial" w:cs="Arial"/>
        </w:rPr>
        <w:t xml:space="preserve">successfully </w:t>
      </w:r>
      <w:r w:rsidR="009E13F0" w:rsidRPr="00C96D0E">
        <w:rPr>
          <w:rFonts w:ascii="Arial" w:hAnsi="Arial" w:cs="Arial"/>
        </w:rPr>
        <w:t>leveraged to disseminate new computational bioacoustics pipelines (</w:t>
      </w:r>
      <w:r w:rsidR="009E13F0" w:rsidRPr="009E211A">
        <w:rPr>
          <w:rFonts w:ascii="Arial" w:hAnsi="Arial" w:cs="Arial"/>
          <w:highlight w:val="yellow"/>
        </w:rPr>
        <w:t>CITE</w:t>
      </w:r>
      <w:r w:rsidR="0057751F">
        <w:rPr>
          <w:rFonts w:ascii="Arial" w:hAnsi="Arial" w:cs="Arial"/>
        </w:rPr>
        <w:t xml:space="preserve"> Keen et al. 2021</w:t>
      </w:r>
      <w:r w:rsidR="009E13F0" w:rsidRPr="00C96D0E">
        <w:rPr>
          <w:rFonts w:ascii="Arial" w:hAnsi="Arial" w:cs="Arial"/>
        </w:rPr>
        <w:t xml:space="preserve">), </w:t>
      </w:r>
      <w:r w:rsidR="00993BB7" w:rsidRPr="00C96D0E">
        <w:rPr>
          <w:rFonts w:ascii="Arial" w:hAnsi="Arial" w:cs="Arial"/>
        </w:rPr>
        <w:t xml:space="preserve">and </w:t>
      </w:r>
      <w:r w:rsidR="009E13F0" w:rsidRPr="00C96D0E">
        <w:rPr>
          <w:rFonts w:ascii="Arial" w:hAnsi="Arial" w:cs="Arial"/>
        </w:rPr>
        <w:t>to validate biological inferences returned by such pipelines</w:t>
      </w:r>
      <w:r w:rsidR="00187D04" w:rsidRPr="00C96D0E">
        <w:rPr>
          <w:rFonts w:ascii="Arial" w:hAnsi="Arial" w:cs="Arial"/>
        </w:rPr>
        <w:t xml:space="preserve">, </w:t>
      </w:r>
      <w:r w:rsidR="00993BB7" w:rsidRPr="00C96D0E">
        <w:rPr>
          <w:rFonts w:ascii="Arial" w:hAnsi="Arial" w:cs="Arial"/>
        </w:rPr>
        <w:t xml:space="preserve">including testing </w:t>
      </w:r>
      <w:r w:rsidR="001006D6" w:rsidRPr="00C96D0E">
        <w:rPr>
          <w:rFonts w:ascii="Arial" w:hAnsi="Arial" w:cs="Arial"/>
        </w:rPr>
        <w:t>which analytic</w:t>
      </w:r>
      <w:r w:rsidR="00993BB7" w:rsidRPr="00C96D0E">
        <w:rPr>
          <w:rFonts w:ascii="Arial" w:hAnsi="Arial" w:cs="Arial"/>
        </w:rPr>
        <w:t>al</w:t>
      </w:r>
      <w:r w:rsidR="001006D6" w:rsidRPr="00C96D0E">
        <w:rPr>
          <w:rFonts w:ascii="Arial" w:hAnsi="Arial" w:cs="Arial"/>
        </w:rPr>
        <w:t xml:space="preserve"> tools </w:t>
      </w:r>
      <w:r w:rsidR="00993BB7" w:rsidRPr="00C96D0E">
        <w:rPr>
          <w:rFonts w:ascii="Arial" w:hAnsi="Arial" w:cs="Arial"/>
        </w:rPr>
        <w:t>best quantify</w:t>
      </w:r>
      <w:r w:rsidR="001006D6" w:rsidRPr="00C96D0E">
        <w:rPr>
          <w:rFonts w:ascii="Arial" w:hAnsi="Arial" w:cs="Arial"/>
        </w:rPr>
        <w:t xml:space="preserve"> complexity </w:t>
      </w:r>
      <w:r w:rsidR="00993BB7" w:rsidRPr="00C96D0E">
        <w:rPr>
          <w:rFonts w:ascii="Arial" w:hAnsi="Arial" w:cs="Arial"/>
        </w:rPr>
        <w:t>in</w:t>
      </w:r>
      <w:r w:rsidR="001006D6" w:rsidRPr="00C96D0E">
        <w:rPr>
          <w:rFonts w:ascii="Arial" w:hAnsi="Arial" w:cs="Arial"/>
        </w:rPr>
        <w:t xml:space="preserve"> animal vocal sequences </w:t>
      </w:r>
      <w:r w:rsidR="001006D6" w:rsidRPr="00C96D0E">
        <w:rPr>
          <w:rFonts w:ascii="Arial" w:hAnsi="Arial" w:cs="Arial"/>
        </w:rPr>
        <w:fldChar w:fldCharType="begin"/>
      </w:r>
      <w:r w:rsidR="00F07E83">
        <w:rPr>
          <w:rFonts w:ascii="Arial" w:hAnsi="Arial" w:cs="Arial"/>
        </w:rPr>
        <w:instrText xml:space="preserve"> ADDIN ZOTERO_ITEM CSL_CITATION {"citationID":"hl2pTnSp","properties":{"formattedCitation":"(25)","plainCitation":"(25)","noteIndex":0},"citationItems":[{"id":2631,"uris":["http://zotero.org/groups/5786507/items/WJJ2WCSZ"],"itemData":{"id":2631,"type":"article-journal","abstract":"Many animals communicate using sequences of discrete acoustic elements which can be complex, vary in their degree of stereotypy, and are potentially open-ended. Variation in sequences can provide important ecological, behavioural or evolutionary information about the structure and connectivity of populations, mechanisms for vocal cultural evolution and the underlying drivers responsible for these processes. Various mathematical techniques have been used to form a realistic approximation of sequence similarity for such tasks. Here, we use both simulated and empirical data sets from animal vocal sequences (rock hyrax, Procavia capensis; humpback whale, Megaptera novaeangliae; bottlenose dolphin, Tursiops truncatus; and Carolina chickadee, Poecile carolinensis) to test which of eight sequence analysis metrics are more likely to reconstruct the information encoded in the sequences, and to test the fidelity of estimation of model parameters, when the sequences are assumed to conform to particular statistical models. Results from the simulated data indicated that multiple metrics were equally successful in reconstructing the information encoded in the sequences of simulated individuals (Markov chains, n-gram models, repeat distribution and edit distance) and data generated by different stochastic processes (entropy rate and n-grams). However, the string edit (Levenshtein) distance performed consistently and significantly better than all other tested metrics (including entropy, Markov chains, n-grams, mutual information) for all empirical data sets, despite being less commonly used in the field of animal acoustic communication. The Levenshtein distance metric provides a robust analytical approach that should be considered in the comparison of animal acoustic sequences in preference to other commonly employed techniques (such as Markov chains, hidden Markov models or Shannon entropy). The recent discovery that non-Markovian vocal sequences may be more common in animal communication than previously thought provides a rich area for future research that requires non-Markovian-based analysis techniques to investigate animal grammars and potentially the origin of human language.","container-title":"Methods in Ecology and Evolution","DOI":"10.1111/2041-210X.12433","ISSN":"2041-210X","issue":"12","language":"en","license":"© 2015 The Authors. Methods in Ecology and Evolution © 2015 British Ecological Society","note":"_eprint: https://onlinelibrary.wiley.com/doi/pdf/10.1111/2041-210X.12433","page":"1452-1461","source":"Wiley Online Library","title":"Quantifying similarity in animal vocal sequences: which metric performs best?","title-short":"Quantifying similarity in animal vocal sequences","volume":"6","author":[{"family":"Kershenbaum","given":"Arik"},{"family":"Garland","given":"Ellen C."}],"issued":{"date-parts":[["2015"]]}}}],"schema":"https://github.com/citation-style-language/schema/raw/master/csl-citation.json"} </w:instrText>
      </w:r>
      <w:r w:rsidR="001006D6" w:rsidRPr="00C96D0E">
        <w:rPr>
          <w:rFonts w:ascii="Arial" w:hAnsi="Arial" w:cs="Arial"/>
        </w:rPr>
        <w:fldChar w:fldCharType="separate"/>
      </w:r>
      <w:r w:rsidR="00FF3DC3" w:rsidRPr="00FF3DC3">
        <w:rPr>
          <w:rFonts w:ascii="Arial" w:hAnsi="Arial" w:cs="Arial"/>
        </w:rPr>
        <w:t>(25)</w:t>
      </w:r>
      <w:r w:rsidR="001006D6" w:rsidRPr="00C96D0E">
        <w:rPr>
          <w:rFonts w:ascii="Arial" w:hAnsi="Arial" w:cs="Arial"/>
        </w:rPr>
        <w:fldChar w:fldCharType="end"/>
      </w:r>
      <w:r w:rsidR="001006D6" w:rsidRPr="00C96D0E">
        <w:rPr>
          <w:rFonts w:ascii="Arial" w:hAnsi="Arial" w:cs="Arial"/>
        </w:rPr>
        <w:t xml:space="preserve"> </w:t>
      </w:r>
      <w:r w:rsidR="004B0BF2" w:rsidRPr="00C96D0E">
        <w:rPr>
          <w:rFonts w:ascii="Arial" w:hAnsi="Arial" w:cs="Arial"/>
        </w:rPr>
        <w:t xml:space="preserve">and </w:t>
      </w:r>
      <w:r w:rsidR="001006D6" w:rsidRPr="00C96D0E">
        <w:rPr>
          <w:rFonts w:ascii="Arial" w:hAnsi="Arial" w:cs="Arial"/>
        </w:rPr>
        <w:t>validat</w:t>
      </w:r>
      <w:r w:rsidR="004B0BF2" w:rsidRPr="00C96D0E">
        <w:rPr>
          <w:rFonts w:ascii="Arial" w:hAnsi="Arial" w:cs="Arial"/>
        </w:rPr>
        <w:t>ing</w:t>
      </w:r>
      <w:r w:rsidR="001006D6" w:rsidRPr="00C96D0E">
        <w:rPr>
          <w:rFonts w:ascii="Arial" w:hAnsi="Arial" w:cs="Arial"/>
        </w:rPr>
        <w:t xml:space="preserve"> new methods for calculating and quantifying acoustic structure </w:t>
      </w:r>
      <w:r w:rsidR="001006D6" w:rsidRPr="00C96D0E">
        <w:rPr>
          <w:rFonts w:ascii="Arial" w:hAnsi="Arial" w:cs="Arial"/>
        </w:rPr>
        <w:fldChar w:fldCharType="begin"/>
      </w:r>
      <w:r w:rsidR="00F07E83">
        <w:rPr>
          <w:rFonts w:ascii="Arial" w:hAnsi="Arial" w:cs="Arial"/>
        </w:rPr>
        <w:instrText xml:space="preserve"> ADDIN ZOTERO_ITEM CSL_CITATION {"citationID":"dqL4UsV2","properties":{"formattedCitation":"(26,27)","plainCitation":"(26,27)","noteIndex":0},"citationItems":[{"id":2624,"uris":["http://zotero.org/groups/5786507/items/ZECAX5J9"],"itemData":{"id":2624,"type":"article-journal","abstract":"Assessing diversity of discretely varying behaviour is a classical ethological problem. In particular, the challenge of calculating an individuals’ or species’ vocal repertoire size is often an important step in ecological and behavioural studies, but a reproducible and broadly applicable method for accomplishing this task is not currently available. We offer a generalizable method to automate the calculation and quantification of acoustic diversity using an unsupervised random forest framework. We tested our method using natural and synthetic datasets of known repertoire sizes that exhibit standardized variation in common acoustic features as well as in recording quality. We tested two approaches to estimate acoustic diversity using the output from unsupervised random forest analyses: (a) cluster analysis to estimate the number of discrete acoustic signals (e.g. repertoire size) and (b) an estimation of acoustic area in acoustic feature space, as a proxy for repertoire size. We find that our unsupervised analyses classify acoustic structure with high accuracy. Specifically, both approaches accurately estimate element diversity when repertoire size is small to intermediate (5–20 unique elements). However, for larger datasets (20–100 unique elements), we find that calculating the size of the area occupied in acoustic space is a more reliable proxy for estimating repertoire size. We conclude that our implementation of unsupervised random forest analysis offers a generalizable tool that researchers can apply to classify acoustic structure of diverse datasets. Additionally, output from these analyses can be used to compare the distribution and diversity of signals in acoustic space, creating opportunities to quantify and compare the amount of acoustic variation among individuals, populations or species in a standardized way. We provide R code and examples to aid researchers interested in using these techniques.","container-title":"Methods in Ecology and Evolution","DOI":"10.1111/2041-210X.13599","ISSN":"2041-210X","issue":"7","language":"en","license":"© 2021 British Ecological Society","note":"_eprint: https://onlinelibrary.wiley.com/doi/pdf/10.1111/2041-210X.13599","page":"1213-1225","source":"Wiley Online Library","title":"A machine learning approach for classifying and quantifying acoustic diversity","volume":"12","author":[{"family":"Keen","given":"Sara C."},{"family":"Odom","given":"Karan J."},{"family":"Webster","given":"Michael S."},{"family":"Kohn","given":"Gregory M."},{"family":"Wright","given":"Timothy F."},{"family":"Araya-Salas","given":"Marcelo"}],"issued":{"date-parts":[["2021"]]}}},{"id":2622,"uris":["http://zotero.org/groups/5786507/items/F9NHL8ST"],"itemData":{"id":2622,"type":"article-journal","abstract":"Birdsong is an important signal in mate attraction and territorial defence. Quantifying the complexity of these songs can shed light on individual fitness, sexual selection and behaviour. Several techniques have been used to quantify song complexity and be broadly categorized into measures of sequential variations and measures of diversity. However, these methods are unable to account for important acoustic features like the frequency bandwidth and the variety in the spectro-temporal shape of notes which are an integral part of these vocal signals. This study proposes a new complexity method that considers intra-song note variability and calculates a weighted index for birdsongs using spectral cross-correlation. We first compared previously described methods to understand their advantages and limitations based on the factors that would affect the complexity of songs. We then developed a new method, Note Variability Index (NVI), which incorporates the spectral features of notes to quantify complexity. This method alleviates the need for manual classification of notes that can be error-prone. We used spectrogram cross-correlation to compare notes within a song and used the output values to quantify song complexity. To evaluate the efficacy of the new method, we generated synthetic songs to caricature extremes in song complexity and compared selected conventional complexity methods along with the NVI. We provide case-specific limitations of these methods. Additionally, to examine the efficacy of this new method in real-world scenarios, we used natural birdsongs from multiple species across the globe with varying song structures to compare conventional methods with NVI. To our knowledge, NVI is the only song complexity method that captures the variation of spectro-temporal shapes of the notes in songs where the conventional methods fail to distinguish between similar song structures with different note types. Furthermore, as NVI does not need a manual classification of notes, it can be easily implemented for any type of birdsong with existing sound analysis software; it is quick, avoids the possible subjectivity in note classification and can be automated for large datasets.","container-title":"Methods in Ecology and Evolution","DOI":"10.1111/2041-210X.13765","ISSN":"2041-210X","issue":"2","language":"en","license":"© 2021 British Ecological Society","note":"_eprint: https://onlinelibrary.wiley.com/doi/pdf/10.1111/2041-210X.13765","page":"459-472","source":"Wiley Online Library","title":"Spectrogram cross-correlation can be used to measure the complexity of bird vocalizations","volume":"13","author":[{"family":"Sawant","given":"Suyash"},{"family":"Arvind","given":"Chiti"},{"family":"Joshi","given":"Viral"},{"family":"Robin","given":"V. V."}],"issued":{"date-parts":[["2022"]]}}}],"schema":"https://github.com/citation-style-language/schema/raw/master/csl-citation.json"} </w:instrText>
      </w:r>
      <w:r w:rsidR="001006D6" w:rsidRPr="00C96D0E">
        <w:rPr>
          <w:rFonts w:ascii="Arial" w:hAnsi="Arial" w:cs="Arial"/>
        </w:rPr>
        <w:fldChar w:fldCharType="separate"/>
      </w:r>
      <w:r w:rsidR="00FF3DC3" w:rsidRPr="00FF3DC3">
        <w:rPr>
          <w:rFonts w:ascii="Arial" w:hAnsi="Arial" w:cs="Arial"/>
        </w:rPr>
        <w:t>(26,27)</w:t>
      </w:r>
      <w:r w:rsidR="001006D6" w:rsidRPr="00C96D0E">
        <w:rPr>
          <w:rFonts w:ascii="Arial" w:hAnsi="Arial" w:cs="Arial"/>
        </w:rPr>
        <w:fldChar w:fldCharType="end"/>
      </w:r>
      <w:r w:rsidR="001006D6" w:rsidRPr="00C96D0E">
        <w:rPr>
          <w:rFonts w:ascii="Arial" w:hAnsi="Arial" w:cs="Arial"/>
        </w:rPr>
        <w:t xml:space="preserve">. </w:t>
      </w:r>
      <w:r w:rsidR="00F652EA" w:rsidRPr="00C96D0E">
        <w:rPr>
          <w:rFonts w:ascii="Arial" w:hAnsi="Arial" w:cs="Arial"/>
        </w:rPr>
        <w:t>In addition,</w:t>
      </w:r>
      <w:r w:rsidR="001006D6" w:rsidRPr="00C96D0E">
        <w:rPr>
          <w:rFonts w:ascii="Arial" w:hAnsi="Arial" w:cs="Arial"/>
        </w:rPr>
        <w:t xml:space="preserve"> several </w:t>
      </w:r>
      <w:r w:rsidR="00CA1819" w:rsidRPr="00C96D0E">
        <w:rPr>
          <w:rFonts w:ascii="Arial" w:hAnsi="Arial" w:cs="Arial"/>
        </w:rPr>
        <w:t xml:space="preserve">existing </w:t>
      </w:r>
      <w:r w:rsidR="00D85FA0" w:rsidRPr="00C96D0E">
        <w:rPr>
          <w:rFonts w:ascii="Arial" w:hAnsi="Arial" w:cs="Arial"/>
        </w:rPr>
        <w:t>tools</w:t>
      </w:r>
      <w:r w:rsidR="001006D6" w:rsidRPr="00C96D0E">
        <w:rPr>
          <w:rFonts w:ascii="Arial" w:hAnsi="Arial" w:cs="Arial"/>
        </w:rPr>
        <w:t xml:space="preserve"> allow researchers to create synthetic vocal</w:t>
      </w:r>
      <w:r w:rsidR="00CA1819" w:rsidRPr="00C96D0E">
        <w:rPr>
          <w:rFonts w:ascii="Arial" w:hAnsi="Arial" w:cs="Arial"/>
        </w:rPr>
        <w:t>izations</w:t>
      </w:r>
      <w:r w:rsidR="007B7AFE" w:rsidRPr="00C96D0E">
        <w:rPr>
          <w:rFonts w:ascii="Arial" w:hAnsi="Arial" w:cs="Arial"/>
        </w:rPr>
        <w:t xml:space="preserve"> and vocal sequences</w:t>
      </w:r>
      <w:r w:rsidR="00CA1819" w:rsidRPr="00C96D0E">
        <w:rPr>
          <w:rFonts w:ascii="Arial" w:hAnsi="Arial" w:cs="Arial"/>
        </w:rPr>
        <w:t xml:space="preserve">, including </w:t>
      </w:r>
      <w:r w:rsidR="006D5D70" w:rsidRPr="00C96D0E">
        <w:rPr>
          <w:rFonts w:ascii="Arial" w:hAnsi="Arial" w:cs="Arial"/>
        </w:rPr>
        <w:t xml:space="preserve">the </w:t>
      </w:r>
      <w:proofErr w:type="spellStart"/>
      <w:r w:rsidR="000C7F74" w:rsidRPr="00C96D0E">
        <w:rPr>
          <w:rFonts w:ascii="Arial" w:hAnsi="Arial" w:cs="Arial"/>
        </w:rPr>
        <w:t>seewave</w:t>
      </w:r>
      <w:proofErr w:type="spellEnd"/>
      <w:r w:rsidR="000C7F74" w:rsidRPr="00C96D0E">
        <w:rPr>
          <w:rFonts w:ascii="Arial" w:hAnsi="Arial" w:cs="Arial"/>
        </w:rPr>
        <w:t xml:space="preserve">, </w:t>
      </w:r>
      <w:proofErr w:type="spellStart"/>
      <w:r w:rsidR="000C7F74" w:rsidRPr="00C96D0E">
        <w:rPr>
          <w:rFonts w:ascii="Arial" w:hAnsi="Arial" w:cs="Arial"/>
        </w:rPr>
        <w:t>warbleR</w:t>
      </w:r>
      <w:proofErr w:type="spellEnd"/>
      <w:r w:rsidR="000C7F74" w:rsidRPr="00C96D0E">
        <w:rPr>
          <w:rFonts w:ascii="Arial" w:hAnsi="Arial" w:cs="Arial"/>
        </w:rPr>
        <w:t>, and</w:t>
      </w:r>
      <w:r w:rsidR="001006D6" w:rsidRPr="00C96D0E">
        <w:rPr>
          <w:rFonts w:ascii="Arial" w:hAnsi="Arial" w:cs="Arial"/>
        </w:rPr>
        <w:t xml:space="preserve"> </w:t>
      </w:r>
      <w:proofErr w:type="spellStart"/>
      <w:r w:rsidR="001006D6" w:rsidRPr="00C96D0E">
        <w:rPr>
          <w:rFonts w:ascii="Arial" w:hAnsi="Arial" w:cs="Arial"/>
        </w:rPr>
        <w:t>soundgen</w:t>
      </w:r>
      <w:proofErr w:type="spellEnd"/>
      <w:r w:rsidR="000C7F74" w:rsidRPr="00C96D0E">
        <w:rPr>
          <w:rFonts w:ascii="Arial" w:hAnsi="Arial" w:cs="Arial"/>
        </w:rPr>
        <w:t xml:space="preserve"> R packages</w:t>
      </w:r>
      <w:r w:rsidR="009E211A">
        <w:rPr>
          <w:rFonts w:ascii="Arial" w:hAnsi="Arial" w:cs="Arial"/>
        </w:rPr>
        <w:t xml:space="preserve"> </w:t>
      </w:r>
      <w:r w:rsidR="009E211A">
        <w:rPr>
          <w:rFonts w:ascii="Arial" w:hAnsi="Arial" w:cs="Arial"/>
        </w:rPr>
        <w:fldChar w:fldCharType="begin"/>
      </w:r>
      <w:r w:rsidR="00F07E83">
        <w:rPr>
          <w:rFonts w:ascii="Arial" w:hAnsi="Arial" w:cs="Arial"/>
        </w:rPr>
        <w:instrText xml:space="preserve"> ADDIN ZOTERO_ITEM CSL_CITATION {"citationID":"WhhzJw57","properties":{"formattedCitation":"(23,28,29)","plainCitation":"(23,28,29)","noteIndex":0},"citationItems":[{"id":26071,"uris":["http://zotero.org/groups/5786507/items/9FR7DCSI"],"itemData":{"id":26071,"type":"article-journal","abstract":"Voice synthesis is a useful method for investigating the communicative role of different acoustic features. Although many text-to-speech systems are available, researchers of human nonverbal vocalizations and bioacousticians may profit from a dedicated simple tool for synthesizing and manipulating natural-sounding vocalizations. Soundgen (https://CRAN.R-project.org/package=soundgen) is an open-source R package that synthesizes nonverbal vocalizations based on meaningful acoustic parameters, which can be specified from the command line or in an interactive app. This tool was validated by comparing the perceived emotion, valence, arousal, and authenticity of 60 recorded human nonverbal vocalizations (screams, moans, laughs, and so on) and their approximate synthetic reproductions. Each synthetic sound was created by manually specifying only a small number of high-level control parameters, such as syllable length and a few anchors for the intonation contour. Nevertheless, the valence and arousal ratings of synthetic sounds were similar to those of the original recordings, and the authenticity ratings were comparable, maintaining parity with the originals for less complex vocalizations. Manipulating the precise acoustic characteristics of synthetic sounds may shed light on the salient predictors of emotion in the human voice. More generally, soundgen may prove useful for any studies that require precise control over the acoustic features of nonspeech sounds, including research on animal vocalizations and auditory perception.","container-title":"Behavior Research Methods","DOI":"10.3758/s13428-018-1095-7","ISSN":"1554-3528","issue":"2","journalAbbreviation":"Behav Res","language":"en","page":"778-792","source":"Springer Link","title":"Soundgen: An open-source tool for synthesizing nonverbal vocalizations","title-short":"Soundgen","volume":"51","author":[{"family":"Anikin","given":"Andrey"}],"issued":{"date-parts":[["2019",4,1]]}}},{"id":26075,"uris":["http://zotero.org/groups/5786507/items/SINYAVQQ"],"itemData":{"id":26075,"type":"article-journal","abstract":"We review Seewave, new software for analysing and synthesizing sounds. Seewave is free and works on a wide variety of operating systems as an extension of the R operating environment. Its current 67 functions allow the user to achieve time, amplitude and frequency analyses, to estimate quantitative differences between sounds, and to generate new sounds for playback experiments. Thanks to its implementation in the R environment, Seewave is fully modular. All functions can be combined for complex data acquisition and graphical output, they can be part of important scripts for batch processing and they can be modified ad libitum. New functions can also be written, making Seewave a truly open-source tool.","container-title":"Bioacoustics","DOI":"10.1080/09524622.2008.9753600","ISSN":"0952-4622","issue":"2","note":"publisher: Taylor &amp; Francis\n_eprint: https://doi.org/10.1080/09524622.2008.9753600","page":"213-226","source":"Taylor and Francis+NEJM","title":"Seewave, a Free Modular Tool for Sound Analysis and Synthesis","volume":"18","author":[{"family":"Sueur","given":"Jerome"},{"family":"Aubin","given":"Thierry"},{"family":"Simonis","given":"Caroline"}],"issued":{"date-parts":[["2008",1,1]]}}},{"id":26076,"uris":["http://zotero.org/groups/5786507/items/KSAJINRD"],"itemData":{"id":26076,"type":"article-journal","abstract":"Animal acoustic communication is one of the most fruitful research areas in behavioural and evolutionary biology. Work in this area depends largely on quantifying the structure of acoustic signals, which has often depended upon closed-source or graphical user interface (GUI)-based software. Here, we describe the r package warbleR, a new package for the analysis of animal acoustic signal structure. The package offers functions for downloading avian vocalizations from the open-access online repository Xeno-Canto, displaying the geographic extent of the recordings, manipulating sound files, detecting acoustic signals or importing detected signals from other software, assessing performance of methods that measure acoustic similarity, conducting cross-correlations, measuring acoustic parameters and analysing interactive vocal signals, among others. Functions working iteratively allow parallelization to improve computational efficiency. We present a case study showing how warbleR functions can be used in a workflow to evaluate the structure of acoustic signals. We analyse geographic variation in long-billed hermit hummingbirds (Phaethornis longirostris) songs obtained from Xeno-Canto. The code in warbleR can be executed by less experienced r users, but has also been thoroughly commented, which will facilitate further customization by advanced users. The combination of the tools described here with other acoustic analysis packages in r should significantly expand the range of analytical approaches available.","container-title":"Methods in Ecology and Evolution","DOI":"10.1111/2041-210X.12624","ISSN":"2041-210X","issue":"2","language":"en","license":"© 2016 The Authors. Methods in Ecology and Evolution © 2016 British Ecological Society","note":"_eprint: https://besjournals.onlinelibrary.wiley.com/doi/pdf/10.1111/2041-210X.12624","page":"184-191","source":"Wiley Online Library","title":"warbleR: an r package to streamline analysis of animal acoustic signals","title-short":"warbleR","volume":"8","author":[{"family":"Araya-Salas","given":"Marcelo"},{"family":"Smith-Vidaurre","given":"Grace"}],"issued":{"date-parts":[["2017"]]}}}],"schema":"https://github.com/citation-style-language/schema/raw/master/csl-citation.json"} </w:instrText>
      </w:r>
      <w:r w:rsidR="009E211A">
        <w:rPr>
          <w:rFonts w:ascii="Arial" w:hAnsi="Arial" w:cs="Arial"/>
        </w:rPr>
        <w:fldChar w:fldCharType="separate"/>
      </w:r>
      <w:r w:rsidR="00FF3DC3" w:rsidRPr="00FF3DC3">
        <w:rPr>
          <w:rFonts w:ascii="Arial" w:hAnsi="Arial" w:cs="Arial"/>
        </w:rPr>
        <w:t>(23,28,29)</w:t>
      </w:r>
      <w:r w:rsidR="009E211A">
        <w:rPr>
          <w:rFonts w:ascii="Arial" w:hAnsi="Arial" w:cs="Arial"/>
        </w:rPr>
        <w:fldChar w:fldCharType="end"/>
      </w:r>
      <w:r w:rsidR="001006D6" w:rsidRPr="00C96D0E">
        <w:rPr>
          <w:rFonts w:ascii="Arial" w:hAnsi="Arial" w:cs="Arial"/>
        </w:rPr>
        <w:t xml:space="preserve">. An underused function of these </w:t>
      </w:r>
      <w:r w:rsidR="0064262C" w:rsidRPr="00C96D0E">
        <w:rPr>
          <w:rFonts w:ascii="Arial" w:hAnsi="Arial" w:cs="Arial"/>
        </w:rPr>
        <w:t>tools</w:t>
      </w:r>
      <w:r w:rsidR="001006D6" w:rsidRPr="00C96D0E">
        <w:rPr>
          <w:rFonts w:ascii="Arial" w:hAnsi="Arial" w:cs="Arial"/>
        </w:rPr>
        <w:t xml:space="preserve"> in animal communication</w:t>
      </w:r>
      <w:r w:rsidR="00406198" w:rsidRPr="00C96D0E">
        <w:rPr>
          <w:rFonts w:ascii="Arial" w:hAnsi="Arial" w:cs="Arial"/>
        </w:rPr>
        <w:t xml:space="preserve"> research</w:t>
      </w:r>
      <w:r w:rsidR="001006D6" w:rsidRPr="00C96D0E">
        <w:rPr>
          <w:rFonts w:ascii="Arial" w:hAnsi="Arial" w:cs="Arial"/>
        </w:rPr>
        <w:t xml:space="preserve"> is that they provide researchers with the ability to manipulate information in synthetic </w:t>
      </w:r>
      <w:r w:rsidR="001B46D2" w:rsidRPr="00C96D0E">
        <w:rPr>
          <w:rFonts w:ascii="Arial" w:hAnsi="Arial" w:cs="Arial"/>
        </w:rPr>
        <w:t>vocalizations</w:t>
      </w:r>
      <w:r w:rsidR="001006D6" w:rsidRPr="00C96D0E">
        <w:rPr>
          <w:rFonts w:ascii="Arial" w:hAnsi="Arial" w:cs="Arial"/>
        </w:rPr>
        <w:t xml:space="preserve"> to specifically study the types </w:t>
      </w:r>
      <w:r w:rsidR="00392446" w:rsidRPr="00C96D0E">
        <w:rPr>
          <w:rFonts w:ascii="Arial" w:hAnsi="Arial" w:cs="Arial"/>
        </w:rPr>
        <w:t>of</w:t>
      </w:r>
      <w:r w:rsidR="001006D6" w:rsidRPr="00C96D0E">
        <w:rPr>
          <w:rFonts w:ascii="Arial" w:hAnsi="Arial" w:cs="Arial"/>
        </w:rPr>
        <w:t xml:space="preserve"> information encoded in a signal, how much information is encoded, and where </w:t>
      </w:r>
      <w:r w:rsidR="00CC4AB6" w:rsidRPr="00C96D0E">
        <w:rPr>
          <w:rFonts w:ascii="Arial" w:hAnsi="Arial" w:cs="Arial"/>
        </w:rPr>
        <w:t>such</w:t>
      </w:r>
      <w:r w:rsidR="001006D6" w:rsidRPr="00C96D0E">
        <w:rPr>
          <w:rFonts w:ascii="Arial" w:hAnsi="Arial" w:cs="Arial"/>
        </w:rPr>
        <w:t xml:space="preserve"> information is encoded</w:t>
      </w:r>
      <w:r w:rsidR="007D2B69" w:rsidRPr="00C96D0E">
        <w:rPr>
          <w:rFonts w:ascii="Arial" w:hAnsi="Arial" w:cs="Arial"/>
        </w:rPr>
        <w:t>, and how well such patterns of information encoding can be detected with different analytical tools</w:t>
      </w:r>
      <w:r w:rsidR="001006D6" w:rsidRPr="00C96D0E">
        <w:rPr>
          <w:rFonts w:ascii="Arial" w:hAnsi="Arial" w:cs="Arial"/>
        </w:rPr>
        <w:t xml:space="preserve">. </w:t>
      </w:r>
      <w:r w:rsidR="00BB4F2B" w:rsidRPr="00C96D0E">
        <w:rPr>
          <w:rFonts w:ascii="Arial" w:hAnsi="Arial" w:cs="Arial"/>
        </w:rPr>
        <w:t xml:space="preserve">For instance, the </w:t>
      </w:r>
      <w:proofErr w:type="spellStart"/>
      <w:r w:rsidR="00BB4F2B" w:rsidRPr="00C96D0E">
        <w:rPr>
          <w:rFonts w:ascii="Arial" w:hAnsi="Arial" w:cs="Arial"/>
        </w:rPr>
        <w:t>soundgen</w:t>
      </w:r>
      <w:proofErr w:type="spellEnd"/>
      <w:r w:rsidR="00BB4F2B" w:rsidRPr="00C96D0E">
        <w:rPr>
          <w:rFonts w:ascii="Arial" w:hAnsi="Arial" w:cs="Arial"/>
        </w:rPr>
        <w:t xml:space="preserve"> package facilitates diverse types of information encoding that have successfully been used to understand dynamic </w:t>
      </w:r>
      <w:r w:rsidR="001B395A" w:rsidRPr="00C96D0E">
        <w:rPr>
          <w:rFonts w:ascii="Arial" w:hAnsi="Arial" w:cs="Arial"/>
        </w:rPr>
        <w:t>information encoding in formant structures produced during human speech (</w:t>
      </w:r>
      <w:r w:rsidR="001B395A" w:rsidRPr="009D550F">
        <w:rPr>
          <w:rFonts w:ascii="Arial" w:hAnsi="Arial" w:cs="Arial"/>
          <w:highlight w:val="yellow"/>
        </w:rPr>
        <w:t>CITE</w:t>
      </w:r>
      <w:r w:rsidR="00924AF1">
        <w:rPr>
          <w:rFonts w:ascii="Arial" w:hAnsi="Arial" w:cs="Arial"/>
        </w:rPr>
        <w:t xml:space="preserve"> Anikin et al 2022</w:t>
      </w:r>
      <w:r w:rsidR="001B395A" w:rsidRPr="00C96D0E">
        <w:rPr>
          <w:rFonts w:ascii="Arial" w:hAnsi="Arial" w:cs="Arial"/>
        </w:rPr>
        <w:t xml:space="preserve">). </w:t>
      </w:r>
      <w:r w:rsidR="00BB61F7" w:rsidRPr="00C96D0E">
        <w:rPr>
          <w:rFonts w:ascii="Arial" w:hAnsi="Arial" w:cs="Arial"/>
        </w:rPr>
        <w:t xml:space="preserve">Our </w:t>
      </w:r>
      <w:r w:rsidR="00F771A6" w:rsidRPr="00C96D0E">
        <w:rPr>
          <w:rFonts w:ascii="Arial" w:hAnsi="Arial" w:cs="Arial"/>
        </w:rPr>
        <w:t>tool</w:t>
      </w:r>
      <w:r w:rsidR="00BB61F7" w:rsidRPr="00C96D0E">
        <w:rPr>
          <w:rFonts w:ascii="Arial" w:hAnsi="Arial" w:cs="Arial"/>
        </w:rPr>
        <w:t xml:space="preserve"> </w:t>
      </w:r>
      <w:r w:rsidR="00A10FEA" w:rsidRPr="00C96D0E">
        <w:rPr>
          <w:rFonts w:ascii="Arial" w:hAnsi="Arial" w:cs="Arial"/>
        </w:rPr>
        <w:t>complements</w:t>
      </w:r>
      <w:r w:rsidR="00BB61F7" w:rsidRPr="00C96D0E">
        <w:rPr>
          <w:rFonts w:ascii="Arial" w:hAnsi="Arial" w:cs="Arial"/>
        </w:rPr>
        <w:t xml:space="preserve"> </w:t>
      </w:r>
      <w:r w:rsidR="00A10FEA" w:rsidRPr="00C96D0E">
        <w:rPr>
          <w:rFonts w:ascii="Arial" w:hAnsi="Arial" w:cs="Arial"/>
        </w:rPr>
        <w:t xml:space="preserve">existing </w:t>
      </w:r>
      <w:r w:rsidR="00BB61F7" w:rsidRPr="00C96D0E">
        <w:rPr>
          <w:rFonts w:ascii="Arial" w:hAnsi="Arial" w:cs="Arial"/>
        </w:rPr>
        <w:t>to</w:t>
      </w:r>
      <w:r w:rsidR="00A10FEA" w:rsidRPr="00C96D0E">
        <w:rPr>
          <w:rFonts w:ascii="Arial" w:hAnsi="Arial" w:cs="Arial"/>
        </w:rPr>
        <w:t xml:space="preserve">ols by providing a solution for encoding </w:t>
      </w:r>
      <w:r w:rsidR="006B150D" w:rsidRPr="00C96D0E">
        <w:rPr>
          <w:rFonts w:ascii="Arial" w:hAnsi="Arial" w:cs="Arial"/>
        </w:rPr>
        <w:t xml:space="preserve">identity </w:t>
      </w:r>
      <w:r w:rsidR="00A10FEA" w:rsidRPr="00C96D0E">
        <w:rPr>
          <w:rFonts w:ascii="Arial" w:hAnsi="Arial" w:cs="Arial"/>
        </w:rPr>
        <w:t>information</w:t>
      </w:r>
      <w:r w:rsidR="006B150D" w:rsidRPr="00C96D0E">
        <w:rPr>
          <w:rFonts w:ascii="Arial" w:hAnsi="Arial" w:cs="Arial"/>
        </w:rPr>
        <w:t xml:space="preserve"> across social levels in frequency modulation patterns</w:t>
      </w:r>
      <w:r w:rsidR="007E2218" w:rsidRPr="00C96D0E">
        <w:rPr>
          <w:rFonts w:ascii="Arial" w:hAnsi="Arial" w:cs="Arial"/>
        </w:rPr>
        <w:t>, one acoustic feature widely considered to be modified by vertebrates that are capable of vocal production learning (</w:t>
      </w:r>
      <w:r w:rsidR="007E2218" w:rsidRPr="009D550F">
        <w:rPr>
          <w:rFonts w:ascii="Arial" w:hAnsi="Arial" w:cs="Arial"/>
          <w:highlight w:val="yellow"/>
        </w:rPr>
        <w:t>CITE</w:t>
      </w:r>
      <w:r w:rsidR="008E0D4E">
        <w:rPr>
          <w:rFonts w:ascii="Arial" w:hAnsi="Arial" w:cs="Arial"/>
        </w:rPr>
        <w:t xml:space="preserve"> Janik &amp; Slater 2000</w:t>
      </w:r>
      <w:r w:rsidR="007E2218" w:rsidRPr="00C96D0E">
        <w:rPr>
          <w:rFonts w:ascii="Arial" w:hAnsi="Arial" w:cs="Arial"/>
        </w:rPr>
        <w:t>)</w:t>
      </w:r>
      <w:r w:rsidR="006B150D" w:rsidRPr="00C96D0E">
        <w:rPr>
          <w:rFonts w:ascii="Arial" w:hAnsi="Arial" w:cs="Arial"/>
        </w:rPr>
        <w:t>.</w:t>
      </w:r>
      <w:r w:rsidR="00A10FEA" w:rsidRPr="00C96D0E">
        <w:rPr>
          <w:rFonts w:ascii="Arial" w:hAnsi="Arial" w:cs="Arial"/>
        </w:rPr>
        <w:t xml:space="preserve"> </w:t>
      </w:r>
      <w:r w:rsidR="00B1694A">
        <w:rPr>
          <w:rFonts w:ascii="Arial" w:hAnsi="Arial" w:cs="Arial"/>
        </w:rPr>
        <w:t>In addition, our tool facilitates generating synthetic vocal identity signals with controlled information encoding in frequency modulation patterns that can be used in empirical experiments. Researchers have successfully used synthetic vocalizations, and manipulat</w:t>
      </w:r>
      <w:r w:rsidR="00C40916">
        <w:rPr>
          <w:rFonts w:ascii="Arial" w:hAnsi="Arial" w:cs="Arial"/>
        </w:rPr>
        <w:t xml:space="preserve">ions of </w:t>
      </w:r>
      <w:r w:rsidR="00B1694A">
        <w:rPr>
          <w:rFonts w:ascii="Arial" w:hAnsi="Arial" w:cs="Arial"/>
        </w:rPr>
        <w:t>acoustic structures</w:t>
      </w:r>
      <w:r w:rsidR="006B16AD">
        <w:rPr>
          <w:rFonts w:ascii="Arial" w:hAnsi="Arial" w:cs="Arial"/>
        </w:rPr>
        <w:t xml:space="preserve"> in synthetic signals</w:t>
      </w:r>
      <w:r w:rsidR="00B1694A">
        <w:rPr>
          <w:rFonts w:ascii="Arial" w:hAnsi="Arial" w:cs="Arial"/>
        </w:rPr>
        <w:t xml:space="preserve">, to make discoveries about the types of </w:t>
      </w:r>
      <w:r w:rsidR="0007542C">
        <w:rPr>
          <w:rFonts w:ascii="Arial" w:hAnsi="Arial" w:cs="Arial"/>
        </w:rPr>
        <w:t xml:space="preserve">identity </w:t>
      </w:r>
      <w:r w:rsidR="00B1694A">
        <w:rPr>
          <w:rFonts w:ascii="Arial" w:hAnsi="Arial" w:cs="Arial"/>
        </w:rPr>
        <w:t xml:space="preserve">information </w:t>
      </w:r>
      <w:r w:rsidR="000B4669">
        <w:rPr>
          <w:rFonts w:ascii="Arial" w:hAnsi="Arial" w:cs="Arial"/>
        </w:rPr>
        <w:t xml:space="preserve">in vocal </w:t>
      </w:r>
      <w:r w:rsidR="000B4669">
        <w:rPr>
          <w:rFonts w:ascii="Arial" w:hAnsi="Arial" w:cs="Arial"/>
        </w:rPr>
        <w:lastRenderedPageBreak/>
        <w:t xml:space="preserve">signals </w:t>
      </w:r>
      <w:r w:rsidR="00B1694A">
        <w:rPr>
          <w:rFonts w:ascii="Arial" w:hAnsi="Arial" w:cs="Arial"/>
        </w:rPr>
        <w:t>that receivers</w:t>
      </w:r>
      <w:r w:rsidR="000B4669">
        <w:rPr>
          <w:rFonts w:ascii="Arial" w:hAnsi="Arial" w:cs="Arial"/>
        </w:rPr>
        <w:t xml:space="preserve"> use for social recognition</w:t>
      </w:r>
      <w:r w:rsidR="00B1694A">
        <w:rPr>
          <w:rFonts w:ascii="Arial" w:hAnsi="Arial" w:cs="Arial"/>
        </w:rPr>
        <w:t xml:space="preserve"> (</w:t>
      </w:r>
      <w:r w:rsidR="00B1694A" w:rsidRPr="009D550F">
        <w:rPr>
          <w:rFonts w:ascii="Arial" w:hAnsi="Arial" w:cs="Arial"/>
          <w:highlight w:val="yellow"/>
        </w:rPr>
        <w:t>CITE</w:t>
      </w:r>
      <w:r w:rsidR="00280611">
        <w:rPr>
          <w:rFonts w:ascii="Arial" w:hAnsi="Arial" w:cs="Arial"/>
        </w:rPr>
        <w:t xml:space="preserve"> </w:t>
      </w:r>
      <w:proofErr w:type="spellStart"/>
      <w:r w:rsidR="00280611">
        <w:rPr>
          <w:rFonts w:ascii="Arial" w:hAnsi="Arial" w:cs="Arial"/>
        </w:rPr>
        <w:t>Jouventin</w:t>
      </w:r>
      <w:proofErr w:type="spellEnd"/>
      <w:r w:rsidR="00280611">
        <w:rPr>
          <w:rFonts w:ascii="Arial" w:hAnsi="Arial" w:cs="Arial"/>
        </w:rPr>
        <w:t xml:space="preserve"> &amp; Aubin 2002, King &amp; Janik 2013</w:t>
      </w:r>
      <w:r w:rsidR="00B1694A">
        <w:rPr>
          <w:rFonts w:ascii="Arial" w:hAnsi="Arial" w:cs="Arial"/>
        </w:rPr>
        <w:t>).</w:t>
      </w:r>
    </w:p>
    <w:p w14:paraId="28FBC267" w14:textId="4CA09A46" w:rsidR="008C5450" w:rsidRPr="00E449E0" w:rsidRDefault="006437E7" w:rsidP="00C82E26">
      <w:pPr>
        <w:spacing w:line="480" w:lineRule="auto"/>
        <w:rPr>
          <w:rFonts w:ascii="Arial" w:hAnsi="Arial" w:cs="Arial"/>
        </w:rPr>
      </w:pPr>
      <w:commentRangeStart w:id="64"/>
      <w:r>
        <w:rPr>
          <w:rFonts w:ascii="Arial" w:hAnsi="Arial" w:cs="Arial"/>
        </w:rPr>
        <w:tab/>
      </w:r>
      <w:r w:rsidR="0099694D">
        <w:rPr>
          <w:rFonts w:ascii="Arial" w:hAnsi="Arial" w:cs="Arial"/>
        </w:rPr>
        <w:t>After developing</w:t>
      </w:r>
      <w:r w:rsidR="00BE154C">
        <w:rPr>
          <w:rFonts w:ascii="Arial" w:hAnsi="Arial" w:cs="Arial"/>
        </w:rPr>
        <w:t xml:space="preserve"> </w:t>
      </w:r>
      <w:r w:rsidR="0099694D">
        <w:rPr>
          <w:rFonts w:ascii="Arial" w:hAnsi="Arial" w:cs="Arial"/>
        </w:rPr>
        <w:t xml:space="preserve">this </w:t>
      </w:r>
      <w:r w:rsidR="00BE154C">
        <w:rPr>
          <w:rFonts w:ascii="Arial" w:hAnsi="Arial" w:cs="Arial"/>
        </w:rPr>
        <w:t xml:space="preserve">new pipeline, </w:t>
      </w:r>
      <w:r w:rsidR="0099694D">
        <w:rPr>
          <w:rFonts w:ascii="Arial" w:hAnsi="Arial" w:cs="Arial"/>
        </w:rPr>
        <w:t>we</w:t>
      </w:r>
      <w:r w:rsidR="006E23E0" w:rsidRPr="00C96D0E">
        <w:rPr>
          <w:rFonts w:ascii="Arial" w:hAnsi="Arial" w:cs="Arial"/>
        </w:rPr>
        <w:t xml:space="preserve"> performed simulation experiments to te</w:t>
      </w:r>
      <w:r w:rsidR="006E23E0" w:rsidRPr="00E449E0">
        <w:rPr>
          <w:rFonts w:ascii="Arial" w:hAnsi="Arial" w:cs="Arial"/>
        </w:rPr>
        <w:t xml:space="preserve">st the rigor of </w:t>
      </w:r>
      <w:r w:rsidR="0099694D">
        <w:rPr>
          <w:rFonts w:ascii="Arial" w:hAnsi="Arial" w:cs="Arial"/>
        </w:rPr>
        <w:t xml:space="preserve">identity </w:t>
      </w:r>
      <w:r w:rsidR="006E23E0" w:rsidRPr="00E449E0">
        <w:rPr>
          <w:rFonts w:ascii="Arial" w:hAnsi="Arial" w:cs="Arial"/>
        </w:rPr>
        <w:t>information detection</w:t>
      </w:r>
      <w:r w:rsidR="006F7521">
        <w:rPr>
          <w:rFonts w:ascii="Arial" w:hAnsi="Arial" w:cs="Arial"/>
        </w:rPr>
        <w:t xml:space="preserve"> with</w:t>
      </w:r>
      <w:r w:rsidR="006E23E0" w:rsidRPr="00E449E0">
        <w:rPr>
          <w:rFonts w:ascii="Arial" w:hAnsi="Arial" w:cs="Arial"/>
        </w:rPr>
        <w:t xml:space="preserve"> computational pipelines that rely on traditional bioacoustics tools. Through these experiments, we found that we could significantly detect identity information with high accuracy when such information was encoded at one social level only compared to another. </w:t>
      </w:r>
      <w:r w:rsidR="00842532">
        <w:rPr>
          <w:rFonts w:ascii="Arial" w:hAnsi="Arial" w:cs="Arial"/>
        </w:rPr>
        <w:t xml:space="preserve">We reached this conclusion </w:t>
      </w:r>
      <w:r w:rsidR="00A73C46">
        <w:rPr>
          <w:rFonts w:ascii="Arial" w:hAnsi="Arial" w:cs="Arial"/>
        </w:rPr>
        <w:t xml:space="preserve">in two ways: first, by analyzing the different representations of synthetic vocalizations facilitated by our pipeline, and second, by computing effect sizes </w:t>
      </w:r>
      <w:r w:rsidR="00BA5CC6">
        <w:rPr>
          <w:rFonts w:ascii="Arial" w:hAnsi="Arial" w:cs="Arial"/>
        </w:rPr>
        <w:t>to detect the statistical significance of information detection across our experimental treatments</w:t>
      </w:r>
      <w:r w:rsidR="00A73C46">
        <w:rPr>
          <w:rFonts w:ascii="Arial" w:hAnsi="Arial" w:cs="Arial"/>
        </w:rPr>
        <w:t xml:space="preserve">. </w:t>
      </w:r>
      <w:r w:rsidR="00BA5CC6">
        <w:rPr>
          <w:rFonts w:ascii="Arial" w:hAnsi="Arial" w:cs="Arial"/>
        </w:rPr>
        <w:t>First, our</w:t>
      </w:r>
      <w:r w:rsidR="006F7557" w:rsidRPr="00C96D0E">
        <w:rPr>
          <w:rFonts w:ascii="Arial" w:hAnsi="Arial" w:cs="Arial"/>
        </w:rPr>
        <w:t xml:space="preserve"> </w:t>
      </w:r>
      <w:r w:rsidR="008C5450" w:rsidRPr="00C96D0E">
        <w:rPr>
          <w:rFonts w:ascii="Arial" w:hAnsi="Arial" w:cs="Arial"/>
        </w:rPr>
        <w:t>pipeline</w:t>
      </w:r>
      <w:r w:rsidR="006F7557" w:rsidRPr="00C96D0E">
        <w:rPr>
          <w:rFonts w:ascii="Arial" w:hAnsi="Arial" w:cs="Arial"/>
        </w:rPr>
        <w:t xml:space="preserve"> </w:t>
      </w:r>
      <w:r w:rsidR="008C5450" w:rsidRPr="00C96D0E">
        <w:rPr>
          <w:rFonts w:ascii="Arial" w:hAnsi="Arial" w:cs="Arial"/>
        </w:rPr>
        <w:t>facilitates generat</w:t>
      </w:r>
      <w:r w:rsidR="00BA5CC6">
        <w:rPr>
          <w:rFonts w:ascii="Arial" w:hAnsi="Arial" w:cs="Arial"/>
        </w:rPr>
        <w:t xml:space="preserve">ing </w:t>
      </w:r>
      <w:r w:rsidR="008C5450" w:rsidRPr="00C96D0E">
        <w:rPr>
          <w:rFonts w:ascii="Arial" w:hAnsi="Arial" w:cs="Arial"/>
        </w:rPr>
        <w:t>two representations of synthetic vocalizations: character strings</w:t>
      </w:r>
      <w:r w:rsidR="0066228F">
        <w:rPr>
          <w:rFonts w:ascii="Arial" w:hAnsi="Arial" w:cs="Arial"/>
        </w:rPr>
        <w:t xml:space="preserve"> (pre-sonification)</w:t>
      </w:r>
      <w:r w:rsidR="008C5450" w:rsidRPr="00C96D0E">
        <w:rPr>
          <w:rFonts w:ascii="Arial" w:hAnsi="Arial" w:cs="Arial"/>
        </w:rPr>
        <w:t xml:space="preserve"> and audio files</w:t>
      </w:r>
      <w:r w:rsidR="0066228F">
        <w:rPr>
          <w:rFonts w:ascii="Arial" w:hAnsi="Arial" w:cs="Arial"/>
        </w:rPr>
        <w:t xml:space="preserve"> (post-sonification)</w:t>
      </w:r>
      <w:r w:rsidR="008C5450" w:rsidRPr="00C96D0E">
        <w:rPr>
          <w:rFonts w:ascii="Arial" w:hAnsi="Arial" w:cs="Arial"/>
        </w:rPr>
        <w:t xml:space="preserve">. </w:t>
      </w:r>
      <w:r w:rsidR="00442BFC">
        <w:rPr>
          <w:rFonts w:ascii="Arial" w:hAnsi="Arial" w:cs="Arial"/>
        </w:rPr>
        <w:t>By analyzing</w:t>
      </w:r>
      <w:r w:rsidR="008C5450" w:rsidRPr="00C96D0E">
        <w:rPr>
          <w:rFonts w:ascii="Arial" w:hAnsi="Arial" w:cs="Arial"/>
        </w:rPr>
        <w:t xml:space="preserve"> both </w:t>
      </w:r>
      <w:r w:rsidR="00442BFC">
        <w:rPr>
          <w:rFonts w:ascii="Arial" w:hAnsi="Arial" w:cs="Arial"/>
        </w:rPr>
        <w:t xml:space="preserve">the </w:t>
      </w:r>
      <w:r w:rsidR="008C5450" w:rsidRPr="00C96D0E">
        <w:rPr>
          <w:rFonts w:ascii="Arial" w:hAnsi="Arial" w:cs="Arial"/>
        </w:rPr>
        <w:t>character string and audio representations of synthetic vocalizations</w:t>
      </w:r>
      <w:r w:rsidR="00442BFC">
        <w:rPr>
          <w:rFonts w:ascii="Arial" w:hAnsi="Arial" w:cs="Arial"/>
        </w:rPr>
        <w:t>, we were able</w:t>
      </w:r>
      <w:r w:rsidR="008C5450" w:rsidRPr="00C96D0E">
        <w:rPr>
          <w:rFonts w:ascii="Arial" w:hAnsi="Arial" w:cs="Arial"/>
        </w:rPr>
        <w:t xml:space="preserve"> to </w:t>
      </w:r>
      <w:r w:rsidR="00442BFC">
        <w:rPr>
          <w:rFonts w:ascii="Arial" w:hAnsi="Arial" w:cs="Arial"/>
        </w:rPr>
        <w:t>determine that, after encoding</w:t>
      </w:r>
      <w:r w:rsidR="003E0915">
        <w:rPr>
          <w:rFonts w:ascii="Arial" w:hAnsi="Arial" w:cs="Arial"/>
        </w:rPr>
        <w:t xml:space="preserve"> identity information</w:t>
      </w:r>
      <w:r w:rsidR="00174BBC">
        <w:rPr>
          <w:rFonts w:ascii="Arial" w:hAnsi="Arial" w:cs="Arial"/>
        </w:rPr>
        <w:t xml:space="preserve"> </w:t>
      </w:r>
      <w:r w:rsidR="00174BBC" w:rsidRPr="00C96D0E">
        <w:rPr>
          <w:rFonts w:ascii="Arial" w:hAnsi="Arial" w:cs="Arial"/>
        </w:rPr>
        <w:t>across social levels</w:t>
      </w:r>
      <w:r w:rsidR="003E0915">
        <w:rPr>
          <w:rFonts w:ascii="Arial" w:hAnsi="Arial" w:cs="Arial"/>
        </w:rPr>
        <w:t xml:space="preserve"> in the character strings</w:t>
      </w:r>
      <w:r w:rsidR="00442BFC">
        <w:rPr>
          <w:rFonts w:ascii="Arial" w:hAnsi="Arial" w:cs="Arial"/>
        </w:rPr>
        <w:t>, we could successfully detect</w:t>
      </w:r>
      <w:r w:rsidR="00DF4A53">
        <w:rPr>
          <w:rFonts w:ascii="Arial" w:hAnsi="Arial" w:cs="Arial"/>
        </w:rPr>
        <w:t xml:space="preserve"> this</w:t>
      </w:r>
      <w:r w:rsidR="00442BFC">
        <w:rPr>
          <w:rFonts w:ascii="Arial" w:hAnsi="Arial" w:cs="Arial"/>
        </w:rPr>
        <w:t xml:space="preserve"> identity information </w:t>
      </w:r>
      <w:r w:rsidR="00174BBC">
        <w:rPr>
          <w:rFonts w:ascii="Arial" w:hAnsi="Arial" w:cs="Arial"/>
        </w:rPr>
        <w:t>in</w:t>
      </w:r>
      <w:r w:rsidR="008C5450" w:rsidRPr="00C96D0E">
        <w:rPr>
          <w:rFonts w:ascii="Arial" w:hAnsi="Arial" w:cs="Arial"/>
        </w:rPr>
        <w:t xml:space="preserve"> </w:t>
      </w:r>
      <w:r w:rsidR="00174BBC">
        <w:rPr>
          <w:rFonts w:ascii="Arial" w:hAnsi="Arial" w:cs="Arial"/>
        </w:rPr>
        <w:t>the resulting</w:t>
      </w:r>
      <w:r w:rsidR="008C5450" w:rsidRPr="00C96D0E">
        <w:rPr>
          <w:rFonts w:ascii="Arial" w:hAnsi="Arial" w:cs="Arial"/>
        </w:rPr>
        <w:t xml:space="preserve"> audio files </w:t>
      </w:r>
      <w:r w:rsidR="00685C75">
        <w:rPr>
          <w:rFonts w:ascii="Arial" w:hAnsi="Arial" w:cs="Arial"/>
        </w:rPr>
        <w:t>using</w:t>
      </w:r>
      <w:r w:rsidR="00174BBC">
        <w:rPr>
          <w:rFonts w:ascii="Arial" w:hAnsi="Arial" w:cs="Arial"/>
        </w:rPr>
        <w:t xml:space="preserve"> </w:t>
      </w:r>
      <w:r w:rsidR="00B9773E">
        <w:rPr>
          <w:rFonts w:ascii="Arial" w:hAnsi="Arial" w:cs="Arial"/>
        </w:rPr>
        <w:t>spectrographic cross-correlation,</w:t>
      </w:r>
      <w:r w:rsidR="00174BBC">
        <w:rPr>
          <w:rFonts w:ascii="Arial" w:hAnsi="Arial" w:cs="Arial"/>
        </w:rPr>
        <w:t xml:space="preserve"> a </w:t>
      </w:r>
      <w:r w:rsidR="008C5450" w:rsidRPr="00C96D0E">
        <w:rPr>
          <w:rFonts w:ascii="Arial" w:hAnsi="Arial" w:cs="Arial"/>
        </w:rPr>
        <w:t xml:space="preserve">traditional bioacoustics </w:t>
      </w:r>
      <w:r w:rsidR="00174BBC">
        <w:rPr>
          <w:rFonts w:ascii="Arial" w:hAnsi="Arial" w:cs="Arial"/>
        </w:rPr>
        <w:t>tool</w:t>
      </w:r>
      <w:r w:rsidR="008C5450" w:rsidRPr="00C96D0E">
        <w:rPr>
          <w:rFonts w:ascii="Arial" w:hAnsi="Arial" w:cs="Arial"/>
        </w:rPr>
        <w:t xml:space="preserve">. </w:t>
      </w:r>
      <w:r w:rsidR="00842532">
        <w:rPr>
          <w:rFonts w:ascii="Arial" w:hAnsi="Arial" w:cs="Arial"/>
        </w:rPr>
        <w:t>Second,</w:t>
      </w:r>
      <w:r w:rsidR="00577A9C">
        <w:rPr>
          <w:rFonts w:ascii="Arial" w:hAnsi="Arial" w:cs="Arial"/>
        </w:rPr>
        <w:t xml:space="preserve"> following our simulation experiments</w:t>
      </w:r>
      <w:r w:rsidR="009A6AF3">
        <w:rPr>
          <w:rFonts w:ascii="Arial" w:hAnsi="Arial" w:cs="Arial"/>
        </w:rPr>
        <w:t>,</w:t>
      </w:r>
      <w:r w:rsidR="00842532">
        <w:rPr>
          <w:rFonts w:ascii="Arial" w:hAnsi="Arial" w:cs="Arial"/>
        </w:rPr>
        <w:t xml:space="preserve"> we</w:t>
      </w:r>
      <w:r w:rsidR="009D1C2C" w:rsidRPr="00E449E0">
        <w:rPr>
          <w:rFonts w:ascii="Arial" w:hAnsi="Arial" w:cs="Arial"/>
        </w:rPr>
        <w:t xml:space="preserve"> c</w:t>
      </w:r>
      <w:r w:rsidR="007B0DCA">
        <w:rPr>
          <w:rFonts w:ascii="Arial" w:hAnsi="Arial" w:cs="Arial"/>
        </w:rPr>
        <w:t xml:space="preserve">omputed </w:t>
      </w:r>
      <w:r w:rsidR="009D1C2C" w:rsidRPr="00E449E0">
        <w:rPr>
          <w:rFonts w:ascii="Arial" w:hAnsi="Arial" w:cs="Arial"/>
        </w:rPr>
        <w:t xml:space="preserve">effect sizes </w:t>
      </w:r>
      <w:r w:rsidR="00695916" w:rsidRPr="00E449E0">
        <w:rPr>
          <w:rFonts w:ascii="Arial" w:hAnsi="Arial" w:cs="Arial"/>
        </w:rPr>
        <w:t>as</w:t>
      </w:r>
      <w:r w:rsidR="009D1C2C" w:rsidRPr="00E449E0">
        <w:rPr>
          <w:rFonts w:ascii="Arial" w:hAnsi="Arial" w:cs="Arial"/>
        </w:rPr>
        <w:t xml:space="preserve"> the difference in the accuracy</w:t>
      </w:r>
      <w:r w:rsidR="00F342FD" w:rsidRPr="00E449E0">
        <w:rPr>
          <w:rFonts w:ascii="Arial" w:hAnsi="Arial" w:cs="Arial"/>
        </w:rPr>
        <w:t xml:space="preserve"> of</w:t>
      </w:r>
      <w:r w:rsidR="009D1C2C" w:rsidRPr="00E449E0">
        <w:rPr>
          <w:rFonts w:ascii="Arial" w:hAnsi="Arial" w:cs="Arial"/>
        </w:rPr>
        <w:t xml:space="preserve"> information de</w:t>
      </w:r>
      <w:r w:rsidR="00F32923" w:rsidRPr="00E449E0">
        <w:rPr>
          <w:rFonts w:ascii="Arial" w:hAnsi="Arial" w:cs="Arial"/>
        </w:rPr>
        <w:t>tection between social levels</w:t>
      </w:r>
      <w:r w:rsidR="00694617">
        <w:rPr>
          <w:rFonts w:ascii="Arial" w:hAnsi="Arial" w:cs="Arial"/>
        </w:rPr>
        <w:t>,</w:t>
      </w:r>
      <w:r w:rsidR="00743BC0" w:rsidRPr="00E449E0">
        <w:rPr>
          <w:rFonts w:ascii="Arial" w:hAnsi="Arial" w:cs="Arial"/>
        </w:rPr>
        <w:t xml:space="preserve"> a</w:t>
      </w:r>
      <w:r w:rsidR="0091307C" w:rsidRPr="00E449E0">
        <w:rPr>
          <w:rFonts w:ascii="Arial" w:hAnsi="Arial" w:cs="Arial"/>
        </w:rPr>
        <w:t>nd then</w:t>
      </w:r>
      <w:r w:rsidR="00743BC0" w:rsidRPr="00E449E0">
        <w:rPr>
          <w:rFonts w:ascii="Arial" w:hAnsi="Arial" w:cs="Arial"/>
        </w:rPr>
        <w:t xml:space="preserve"> compar</w:t>
      </w:r>
      <w:r w:rsidR="00694617">
        <w:rPr>
          <w:rFonts w:ascii="Arial" w:hAnsi="Arial" w:cs="Arial"/>
        </w:rPr>
        <w:t>ed</w:t>
      </w:r>
      <w:r w:rsidR="00743BC0" w:rsidRPr="00E449E0">
        <w:rPr>
          <w:rFonts w:ascii="Arial" w:hAnsi="Arial" w:cs="Arial"/>
        </w:rPr>
        <w:t xml:space="preserve"> the magnitude of effect sizes produced by detecting information </w:t>
      </w:r>
      <w:r w:rsidR="0027713B">
        <w:rPr>
          <w:rFonts w:ascii="Arial" w:hAnsi="Arial" w:cs="Arial"/>
        </w:rPr>
        <w:t>across different experimental treatments, and the two representations of</w:t>
      </w:r>
      <w:r w:rsidR="00743BC0" w:rsidRPr="00E449E0">
        <w:rPr>
          <w:rFonts w:ascii="Arial" w:hAnsi="Arial" w:cs="Arial"/>
        </w:rPr>
        <w:t xml:space="preserve"> vocalizations</w:t>
      </w:r>
      <w:r w:rsidR="00C66EEF" w:rsidRPr="00E449E0">
        <w:rPr>
          <w:rFonts w:ascii="Arial" w:hAnsi="Arial" w:cs="Arial"/>
        </w:rPr>
        <w:t xml:space="preserve">. </w:t>
      </w:r>
      <w:r w:rsidR="00A63C2D" w:rsidRPr="00E449E0">
        <w:rPr>
          <w:rFonts w:ascii="Arial" w:hAnsi="Arial" w:cs="Arial"/>
        </w:rPr>
        <w:t>For instance, when we encoded</w:t>
      </w:r>
      <w:r w:rsidR="00237D6E" w:rsidRPr="00E449E0">
        <w:rPr>
          <w:rFonts w:ascii="Arial" w:hAnsi="Arial" w:cs="Arial"/>
        </w:rPr>
        <w:t xml:space="preserve"> </w:t>
      </w:r>
      <w:r w:rsidR="00487665" w:rsidRPr="00E449E0">
        <w:rPr>
          <w:rFonts w:ascii="Arial" w:hAnsi="Arial" w:cs="Arial"/>
        </w:rPr>
        <w:t xml:space="preserve">only </w:t>
      </w:r>
      <w:r w:rsidR="00237D6E" w:rsidRPr="00E449E0">
        <w:rPr>
          <w:rFonts w:ascii="Arial" w:hAnsi="Arial" w:cs="Arial"/>
        </w:rPr>
        <w:t xml:space="preserve">individual </w:t>
      </w:r>
      <w:r w:rsidR="00931833" w:rsidRPr="00E449E0">
        <w:rPr>
          <w:rFonts w:ascii="Arial" w:hAnsi="Arial" w:cs="Arial"/>
        </w:rPr>
        <w:t xml:space="preserve">identity </w:t>
      </w:r>
      <w:r w:rsidR="00237D6E" w:rsidRPr="00E449E0">
        <w:rPr>
          <w:rFonts w:ascii="Arial" w:hAnsi="Arial" w:cs="Arial"/>
        </w:rPr>
        <w:t>information</w:t>
      </w:r>
      <w:r w:rsidR="00931833" w:rsidRPr="00E449E0">
        <w:rPr>
          <w:rFonts w:ascii="Arial" w:hAnsi="Arial" w:cs="Arial"/>
        </w:rPr>
        <w:t xml:space="preserve">, we found </w:t>
      </w:r>
      <w:r w:rsidR="002D643D" w:rsidRPr="00E449E0">
        <w:rPr>
          <w:rFonts w:ascii="Arial" w:hAnsi="Arial" w:cs="Arial"/>
        </w:rPr>
        <w:t xml:space="preserve">large and statistically significant </w:t>
      </w:r>
      <w:r w:rsidR="00931833" w:rsidRPr="00E449E0">
        <w:rPr>
          <w:rFonts w:ascii="Arial" w:hAnsi="Arial" w:cs="Arial"/>
        </w:rPr>
        <w:t>effect sizes</w:t>
      </w:r>
      <w:r w:rsidR="002D643D" w:rsidRPr="00E449E0">
        <w:rPr>
          <w:rFonts w:ascii="Arial" w:hAnsi="Arial" w:cs="Arial"/>
        </w:rPr>
        <w:t xml:space="preserve"> (95% C</w:t>
      </w:r>
      <w:r w:rsidR="00E11E44">
        <w:rPr>
          <w:rFonts w:ascii="Arial" w:hAnsi="Arial" w:cs="Arial"/>
        </w:rPr>
        <w:t>I</w:t>
      </w:r>
      <w:r w:rsidR="002D643D" w:rsidRPr="00E449E0">
        <w:rPr>
          <w:rFonts w:ascii="Arial" w:hAnsi="Arial" w:cs="Arial"/>
        </w:rPr>
        <w:t xml:space="preserve">s did not cross zero) when we detected identity information </w:t>
      </w:r>
      <w:r w:rsidR="00237D6E" w:rsidRPr="00E449E0">
        <w:rPr>
          <w:rFonts w:ascii="Arial" w:hAnsi="Arial" w:cs="Arial"/>
        </w:rPr>
        <w:t xml:space="preserve">in </w:t>
      </w:r>
      <w:r w:rsidR="002C7DC0">
        <w:rPr>
          <w:rFonts w:ascii="Arial" w:hAnsi="Arial" w:cs="Arial"/>
        </w:rPr>
        <w:t xml:space="preserve">character </w:t>
      </w:r>
      <w:r w:rsidR="00237D6E" w:rsidRPr="00E449E0">
        <w:rPr>
          <w:rFonts w:ascii="Arial" w:hAnsi="Arial" w:cs="Arial"/>
        </w:rPr>
        <w:t xml:space="preserve">strings </w:t>
      </w:r>
      <w:r w:rsidR="002D643D" w:rsidRPr="00E449E0">
        <w:rPr>
          <w:rFonts w:ascii="Arial" w:hAnsi="Arial" w:cs="Arial"/>
        </w:rPr>
        <w:lastRenderedPageBreak/>
        <w:t xml:space="preserve">as well as audio files, </w:t>
      </w:r>
      <w:r w:rsidR="00397899" w:rsidRPr="00E449E0">
        <w:rPr>
          <w:rFonts w:ascii="Arial" w:hAnsi="Arial" w:cs="Arial"/>
        </w:rPr>
        <w:t xml:space="preserve">indicating that </w:t>
      </w:r>
      <w:r w:rsidR="001F7B1B" w:rsidRPr="00E449E0">
        <w:rPr>
          <w:rFonts w:ascii="Arial" w:hAnsi="Arial" w:cs="Arial"/>
        </w:rPr>
        <w:t>we significantly detected individual identity information compared to group information (which had not been originally encoded).</w:t>
      </w:r>
      <w:r w:rsidR="0066228F">
        <w:rPr>
          <w:rFonts w:ascii="Arial" w:hAnsi="Arial" w:cs="Arial"/>
        </w:rPr>
        <w:t xml:space="preserve"> </w:t>
      </w:r>
      <w:commentRangeEnd w:id="64"/>
      <w:r w:rsidR="00F8351D">
        <w:rPr>
          <w:rStyle w:val="CommentReference"/>
        </w:rPr>
        <w:commentReference w:id="64"/>
      </w:r>
    </w:p>
    <w:p w14:paraId="55ED7592" w14:textId="6376A18F" w:rsidR="006E2D96" w:rsidRPr="00E449E0" w:rsidRDefault="002D0093" w:rsidP="002165FC">
      <w:pPr>
        <w:pStyle w:val="NoSpacing"/>
        <w:spacing w:line="480" w:lineRule="auto"/>
        <w:ind w:firstLine="720"/>
        <w:rPr>
          <w:rFonts w:ascii="Arial" w:hAnsi="Arial" w:cs="Arial"/>
        </w:rPr>
      </w:pPr>
      <w:r w:rsidRPr="00E449E0">
        <w:rPr>
          <w:rFonts w:ascii="Arial" w:hAnsi="Arial" w:cs="Arial"/>
        </w:rPr>
        <w:t xml:space="preserve">Our simulation experiments also revealed that it was </w:t>
      </w:r>
      <w:r w:rsidR="00DE141D" w:rsidRPr="00E449E0">
        <w:rPr>
          <w:rFonts w:ascii="Arial" w:hAnsi="Arial" w:cs="Arial"/>
        </w:rPr>
        <w:t xml:space="preserve">difficult to significantly detect identity information </w:t>
      </w:r>
      <w:r w:rsidR="00C77B5C" w:rsidRPr="00E449E0">
        <w:rPr>
          <w:rFonts w:ascii="Arial" w:hAnsi="Arial" w:cs="Arial"/>
        </w:rPr>
        <w:t xml:space="preserve">when </w:t>
      </w:r>
      <w:r w:rsidR="008D0473" w:rsidRPr="00E449E0">
        <w:rPr>
          <w:rFonts w:ascii="Arial" w:hAnsi="Arial" w:cs="Arial"/>
        </w:rPr>
        <w:t>signal sets were large, which represented crowded signaling environments at each social level</w:t>
      </w:r>
      <w:r w:rsidR="00811874" w:rsidRPr="00E449E0">
        <w:rPr>
          <w:rFonts w:ascii="Arial" w:hAnsi="Arial" w:cs="Arial"/>
        </w:rPr>
        <w:t>.</w:t>
      </w:r>
      <w:r w:rsidR="001909AF" w:rsidRPr="00E449E0">
        <w:rPr>
          <w:rFonts w:ascii="Arial" w:hAnsi="Arial" w:cs="Arial"/>
        </w:rPr>
        <w:t xml:space="preserve"> </w:t>
      </w:r>
      <w:r w:rsidR="00476CD2" w:rsidRPr="00E449E0">
        <w:rPr>
          <w:rFonts w:ascii="Arial" w:hAnsi="Arial" w:cs="Arial"/>
        </w:rPr>
        <w:t>We had originally anticipated that information detection accuracy would be lower with increasing sizes of signal datasets across social classes</w:t>
      </w:r>
      <w:commentRangeStart w:id="65"/>
      <w:r w:rsidR="00476CD2" w:rsidRPr="00E449E0">
        <w:rPr>
          <w:rFonts w:ascii="Arial" w:hAnsi="Arial" w:cs="Arial"/>
        </w:rPr>
        <w:t xml:space="preserve">. </w:t>
      </w:r>
      <w:r w:rsidR="001258D0" w:rsidRPr="00E449E0">
        <w:rPr>
          <w:rFonts w:ascii="Arial" w:hAnsi="Arial" w:cs="Arial"/>
        </w:rPr>
        <w:t>Applications of information theory to animal communication systems have shown that i</w:t>
      </w:r>
      <w:r w:rsidR="001909AF" w:rsidRPr="00E449E0">
        <w:rPr>
          <w:rFonts w:ascii="Arial" w:hAnsi="Arial" w:cs="Arial"/>
        </w:rPr>
        <w:t>n social environments that have more individuals or groups (i.e., more classes of each social level) signal distinctiveness is harder to maintain, since the number of unique possible signals is bounded</w:t>
      </w:r>
      <w:r w:rsidR="001258D0" w:rsidRPr="00E449E0">
        <w:rPr>
          <w:rFonts w:ascii="Arial" w:hAnsi="Arial" w:cs="Arial"/>
        </w:rPr>
        <w:t xml:space="preserve"> (</w:t>
      </w:r>
      <w:r w:rsidR="001258D0" w:rsidRPr="009D550F">
        <w:rPr>
          <w:rFonts w:ascii="Arial" w:hAnsi="Arial" w:cs="Arial"/>
          <w:highlight w:val="yellow"/>
        </w:rPr>
        <w:t>CITE</w:t>
      </w:r>
      <w:r w:rsidR="001258D0" w:rsidRPr="00E449E0">
        <w:rPr>
          <w:rFonts w:ascii="Arial" w:hAnsi="Arial" w:cs="Arial"/>
        </w:rPr>
        <w:t xml:space="preserve"> Beecher</w:t>
      </w:r>
      <w:r w:rsidR="00370A93">
        <w:rPr>
          <w:rFonts w:ascii="Arial" w:hAnsi="Arial" w:cs="Arial"/>
        </w:rPr>
        <w:t xml:space="preserve"> 1989, Beecher et al 1986, Carter et al 2012, Wilkinson 2003</w:t>
      </w:r>
      <w:r w:rsidR="001258D0" w:rsidRPr="00E449E0">
        <w:rPr>
          <w:rFonts w:ascii="Arial" w:hAnsi="Arial" w:cs="Arial"/>
        </w:rPr>
        <w:t>)</w:t>
      </w:r>
      <w:r w:rsidR="001909AF" w:rsidRPr="00E449E0">
        <w:rPr>
          <w:rFonts w:ascii="Arial" w:hAnsi="Arial" w:cs="Arial"/>
        </w:rPr>
        <w:t>.</w:t>
      </w:r>
      <w:commentRangeEnd w:id="65"/>
      <w:r w:rsidR="0097177F">
        <w:rPr>
          <w:rStyle w:val="CommentReference"/>
        </w:rPr>
        <w:commentReference w:id="65"/>
      </w:r>
      <w:r w:rsidR="00EC127D">
        <w:rPr>
          <w:rFonts w:ascii="Arial" w:hAnsi="Arial" w:cs="Arial"/>
        </w:rPr>
        <w:t xml:space="preserve"> </w:t>
      </w:r>
      <w:r w:rsidR="001909AF" w:rsidRPr="00E449E0">
        <w:rPr>
          <w:rFonts w:ascii="Arial" w:hAnsi="Arial" w:cs="Arial"/>
        </w:rPr>
        <w:t xml:space="preserve"> </w:t>
      </w:r>
      <w:r w:rsidR="009B1E9A" w:rsidRPr="00E449E0">
        <w:rPr>
          <w:rFonts w:ascii="Arial" w:hAnsi="Arial" w:cs="Arial"/>
        </w:rPr>
        <w:t>As we</w:t>
      </w:r>
      <w:r w:rsidR="00B34C78">
        <w:rPr>
          <w:rFonts w:ascii="Arial" w:hAnsi="Arial" w:cs="Arial"/>
        </w:rPr>
        <w:t xml:space="preserve"> had</w:t>
      </w:r>
      <w:r w:rsidR="009B1E9A" w:rsidRPr="00E449E0">
        <w:rPr>
          <w:rFonts w:ascii="Arial" w:hAnsi="Arial" w:cs="Arial"/>
        </w:rPr>
        <w:t xml:space="preserve"> expected, we identified significantly higher </w:t>
      </w:r>
      <w:r w:rsidR="001909AF" w:rsidRPr="00E449E0">
        <w:rPr>
          <w:rFonts w:ascii="Arial" w:hAnsi="Arial" w:cs="Arial"/>
        </w:rPr>
        <w:t xml:space="preserve">accuracy of </w:t>
      </w:r>
      <w:r w:rsidR="009B1E9A" w:rsidRPr="00E449E0">
        <w:rPr>
          <w:rFonts w:ascii="Arial" w:hAnsi="Arial" w:cs="Arial"/>
        </w:rPr>
        <w:t xml:space="preserve">identity </w:t>
      </w:r>
      <w:r w:rsidR="001909AF" w:rsidRPr="00E449E0">
        <w:rPr>
          <w:rFonts w:ascii="Arial" w:hAnsi="Arial" w:cs="Arial"/>
        </w:rPr>
        <w:t xml:space="preserve">information </w:t>
      </w:r>
      <w:r w:rsidR="009B1E9A" w:rsidRPr="00E449E0">
        <w:rPr>
          <w:rFonts w:ascii="Arial" w:hAnsi="Arial" w:cs="Arial"/>
        </w:rPr>
        <w:t xml:space="preserve">detection when we analyzed strings and audio files in signal sets with </w:t>
      </w:r>
      <w:r w:rsidR="001909AF" w:rsidRPr="00E449E0">
        <w:rPr>
          <w:rFonts w:ascii="Arial" w:hAnsi="Arial" w:cs="Arial"/>
        </w:rPr>
        <w:t>fewer classes</w:t>
      </w:r>
      <w:r w:rsidR="009B1E9A" w:rsidRPr="00E449E0">
        <w:rPr>
          <w:rFonts w:ascii="Arial" w:hAnsi="Arial" w:cs="Arial"/>
        </w:rPr>
        <w:t xml:space="preserve"> at each social level</w:t>
      </w:r>
      <w:r w:rsidR="001909AF" w:rsidRPr="00E449E0">
        <w:rPr>
          <w:rFonts w:ascii="Arial" w:hAnsi="Arial" w:cs="Arial"/>
        </w:rPr>
        <w:t xml:space="preserve">. </w:t>
      </w:r>
      <w:r w:rsidR="00C97FF5" w:rsidRPr="00E449E0">
        <w:rPr>
          <w:rFonts w:ascii="Arial" w:hAnsi="Arial" w:cs="Arial"/>
        </w:rPr>
        <w:t xml:space="preserve">When generating larger signal sets, we anticipated </w:t>
      </w:r>
      <w:r w:rsidR="00B34C78">
        <w:rPr>
          <w:rFonts w:ascii="Arial" w:hAnsi="Arial" w:cs="Arial"/>
        </w:rPr>
        <w:t xml:space="preserve">that </w:t>
      </w:r>
      <w:r w:rsidR="00C97FF5" w:rsidRPr="00E449E0">
        <w:rPr>
          <w:rFonts w:ascii="Arial" w:hAnsi="Arial" w:cs="Arial"/>
        </w:rPr>
        <w:t xml:space="preserve">we would be more likely to generate vocalizations that would stochastically share identity information at either social level. </w:t>
      </w:r>
      <w:proofErr w:type="gramStart"/>
      <w:r w:rsidR="00C97FF5" w:rsidRPr="00E449E0">
        <w:rPr>
          <w:rFonts w:ascii="Arial" w:hAnsi="Arial" w:cs="Arial"/>
        </w:rPr>
        <w:t>In particular, o</w:t>
      </w:r>
      <w:r w:rsidR="007E4FAD" w:rsidRPr="00E449E0">
        <w:rPr>
          <w:rFonts w:ascii="Arial" w:hAnsi="Arial" w:cs="Arial"/>
        </w:rPr>
        <w:t>ur</w:t>
      </w:r>
      <w:proofErr w:type="gramEnd"/>
      <w:r w:rsidR="007E4FAD" w:rsidRPr="00E449E0">
        <w:rPr>
          <w:rFonts w:ascii="Arial" w:hAnsi="Arial" w:cs="Arial"/>
        </w:rPr>
        <w:t xml:space="preserve"> generative process </w:t>
      </w:r>
      <w:r w:rsidR="00C97FF5" w:rsidRPr="00E449E0">
        <w:rPr>
          <w:rFonts w:ascii="Arial" w:hAnsi="Arial" w:cs="Arial"/>
        </w:rPr>
        <w:t xml:space="preserve">for creating character strings at the beginning of our pipeline </w:t>
      </w:r>
      <w:r w:rsidR="007E4FAD" w:rsidRPr="00E449E0">
        <w:rPr>
          <w:rFonts w:ascii="Arial" w:hAnsi="Arial" w:cs="Arial"/>
        </w:rPr>
        <w:t xml:space="preserve">is a random sampling process, </w:t>
      </w:r>
      <w:r w:rsidR="00EC25D2" w:rsidRPr="00E449E0">
        <w:rPr>
          <w:rFonts w:ascii="Arial" w:hAnsi="Arial" w:cs="Arial"/>
        </w:rPr>
        <w:t>which</w:t>
      </w:r>
      <w:r w:rsidR="007E4FAD" w:rsidRPr="00E449E0">
        <w:rPr>
          <w:rFonts w:ascii="Arial" w:hAnsi="Arial" w:cs="Arial"/>
        </w:rPr>
        <w:t xml:space="preserve"> alone cannot address the evolution or creation of </w:t>
      </w:r>
      <w:r w:rsidR="00EC25D2" w:rsidRPr="00E449E0">
        <w:rPr>
          <w:rFonts w:ascii="Arial" w:hAnsi="Arial" w:cs="Arial"/>
        </w:rPr>
        <w:t xml:space="preserve">sets of completely </w:t>
      </w:r>
      <w:r w:rsidR="007E4FAD" w:rsidRPr="00E449E0">
        <w:rPr>
          <w:rFonts w:ascii="Arial" w:hAnsi="Arial" w:cs="Arial"/>
        </w:rPr>
        <w:t>unique</w:t>
      </w:r>
      <w:r w:rsidR="00EC25D2" w:rsidRPr="00E449E0">
        <w:rPr>
          <w:rFonts w:ascii="Arial" w:hAnsi="Arial" w:cs="Arial"/>
        </w:rPr>
        <w:t xml:space="preserve"> identity information</w:t>
      </w:r>
      <w:r w:rsidR="007E4FAD" w:rsidRPr="00E449E0">
        <w:rPr>
          <w:rFonts w:ascii="Arial" w:hAnsi="Arial" w:cs="Arial"/>
        </w:rPr>
        <w:t xml:space="preserve">, </w:t>
      </w:r>
      <w:r w:rsidR="0017385A" w:rsidRPr="00E449E0">
        <w:rPr>
          <w:rFonts w:ascii="Arial" w:hAnsi="Arial" w:cs="Arial"/>
        </w:rPr>
        <w:t>since</w:t>
      </w:r>
      <w:r w:rsidR="007E4FAD" w:rsidRPr="00E449E0">
        <w:rPr>
          <w:rFonts w:ascii="Arial" w:hAnsi="Arial" w:cs="Arial"/>
        </w:rPr>
        <w:t xml:space="preserve"> there is no process selecting for </w:t>
      </w:r>
      <w:r w:rsidR="00E0696B" w:rsidRPr="00E449E0">
        <w:rPr>
          <w:rFonts w:ascii="Arial" w:hAnsi="Arial" w:cs="Arial"/>
        </w:rPr>
        <w:t xml:space="preserve">the </w:t>
      </w:r>
      <w:r w:rsidR="007E4FAD" w:rsidRPr="00E449E0">
        <w:rPr>
          <w:rFonts w:ascii="Arial" w:hAnsi="Arial" w:cs="Arial"/>
        </w:rPr>
        <w:t xml:space="preserve">distinctiveness </w:t>
      </w:r>
      <w:r w:rsidR="00E0696B" w:rsidRPr="00E449E0">
        <w:rPr>
          <w:rFonts w:ascii="Arial" w:hAnsi="Arial" w:cs="Arial"/>
        </w:rPr>
        <w:t xml:space="preserve">of </w:t>
      </w:r>
      <w:r w:rsidR="00757521" w:rsidRPr="00E449E0">
        <w:rPr>
          <w:rFonts w:ascii="Arial" w:hAnsi="Arial" w:cs="Arial"/>
        </w:rPr>
        <w:t xml:space="preserve">information </w:t>
      </w:r>
      <w:r w:rsidR="00E41CB5" w:rsidRPr="00E449E0">
        <w:rPr>
          <w:rFonts w:ascii="Arial" w:hAnsi="Arial" w:cs="Arial"/>
        </w:rPr>
        <w:t xml:space="preserve">amongst classes </w:t>
      </w:r>
      <w:r w:rsidR="00757521" w:rsidRPr="00E449E0">
        <w:rPr>
          <w:rFonts w:ascii="Arial" w:hAnsi="Arial" w:cs="Arial"/>
        </w:rPr>
        <w:t>at a given social level</w:t>
      </w:r>
      <w:r w:rsidR="007E4FAD" w:rsidRPr="00E449E0">
        <w:rPr>
          <w:rFonts w:ascii="Arial" w:hAnsi="Arial" w:cs="Arial"/>
        </w:rPr>
        <w:t xml:space="preserve">. </w:t>
      </w:r>
      <w:commentRangeStart w:id="66"/>
      <w:r w:rsidR="00A77A14" w:rsidRPr="00E449E0">
        <w:rPr>
          <w:rFonts w:ascii="Arial" w:hAnsi="Arial" w:cs="Arial"/>
        </w:rPr>
        <w:t xml:space="preserve">In other words, </w:t>
      </w:r>
      <w:r w:rsidR="00C52036" w:rsidRPr="00E449E0">
        <w:rPr>
          <w:rFonts w:ascii="Arial" w:hAnsi="Arial" w:cs="Arial"/>
        </w:rPr>
        <w:t xml:space="preserve">we expected stochastic similarity in </w:t>
      </w:r>
      <w:r w:rsidR="00A77A14" w:rsidRPr="00E449E0">
        <w:rPr>
          <w:rFonts w:ascii="Arial" w:hAnsi="Arial" w:cs="Arial"/>
        </w:rPr>
        <w:t>identity information</w:t>
      </w:r>
      <w:r w:rsidR="00C52036" w:rsidRPr="00E449E0">
        <w:rPr>
          <w:rFonts w:ascii="Arial" w:hAnsi="Arial" w:cs="Arial"/>
        </w:rPr>
        <w:t xml:space="preserve"> amongst classes, but especially with increasing class sizes at the individual and group level</w:t>
      </w:r>
      <w:r w:rsidR="001F08D6">
        <w:rPr>
          <w:rFonts w:ascii="Arial" w:hAnsi="Arial" w:cs="Arial"/>
        </w:rPr>
        <w:t>, as</w:t>
      </w:r>
      <w:r w:rsidR="00696463" w:rsidRPr="00E449E0">
        <w:rPr>
          <w:rFonts w:ascii="Arial" w:hAnsi="Arial" w:cs="Arial"/>
        </w:rPr>
        <w:t xml:space="preserve"> evidenced in </w:t>
      </w:r>
      <w:r w:rsidR="007E4FAD" w:rsidRPr="00E449E0">
        <w:rPr>
          <w:rFonts w:ascii="Arial" w:hAnsi="Arial" w:cs="Arial"/>
        </w:rPr>
        <w:t xml:space="preserve">acoustic space plots of </w:t>
      </w:r>
      <w:r w:rsidR="00696463" w:rsidRPr="00E449E0">
        <w:rPr>
          <w:rFonts w:ascii="Arial" w:hAnsi="Arial" w:cs="Arial"/>
        </w:rPr>
        <w:t xml:space="preserve">our example datasets, which show stochastic overlap amongst individuals within groups for the individually distinctive dataset, and stochastic overlap </w:t>
      </w:r>
      <w:r w:rsidR="00696463" w:rsidRPr="00E449E0">
        <w:rPr>
          <w:rFonts w:ascii="Arial" w:hAnsi="Arial" w:cs="Arial"/>
        </w:rPr>
        <w:lastRenderedPageBreak/>
        <w:t>amongst groups for the group-specific dataset (Figures S1 and S2)</w:t>
      </w:r>
      <w:r w:rsidR="00A35649" w:rsidRPr="00E449E0">
        <w:rPr>
          <w:rFonts w:ascii="Arial" w:hAnsi="Arial" w:cs="Arial"/>
        </w:rPr>
        <w:t>.</w:t>
      </w:r>
      <w:r w:rsidR="0066228F" w:rsidRPr="0066228F">
        <w:rPr>
          <w:rFonts w:ascii="Arial" w:hAnsi="Arial" w:cs="Arial"/>
        </w:rPr>
        <w:t xml:space="preserve"> </w:t>
      </w:r>
      <w:commentRangeEnd w:id="66"/>
      <w:r w:rsidR="0097177F">
        <w:rPr>
          <w:rStyle w:val="CommentReference"/>
        </w:rPr>
        <w:commentReference w:id="66"/>
      </w:r>
      <w:r w:rsidR="00F66A5C">
        <w:rPr>
          <w:rFonts w:ascii="Arial" w:hAnsi="Arial" w:cs="Arial"/>
        </w:rPr>
        <w:t>Such</w:t>
      </w:r>
      <w:commentRangeStart w:id="67"/>
      <w:r w:rsidR="0066228F" w:rsidRPr="0066228F">
        <w:rPr>
          <w:rFonts w:ascii="Arial" w:hAnsi="Arial" w:cs="Arial"/>
        </w:rPr>
        <w:t xml:space="preserve"> stochasticity in the uniqueness of identity information simulates sampling animals in the wild</w:t>
      </w:r>
      <w:r w:rsidR="00F66A5C">
        <w:rPr>
          <w:rFonts w:ascii="Arial" w:hAnsi="Arial" w:cs="Arial"/>
        </w:rPr>
        <w:t>. W</w:t>
      </w:r>
      <w:r w:rsidR="0066228F" w:rsidRPr="0066228F">
        <w:rPr>
          <w:rFonts w:ascii="Arial" w:hAnsi="Arial" w:cs="Arial"/>
        </w:rPr>
        <w:t>e do not always have complete information about what information is important to communicate, nor about animals’ social connections</w:t>
      </w:r>
      <w:r w:rsidR="003E125B">
        <w:rPr>
          <w:rFonts w:ascii="Arial" w:hAnsi="Arial" w:cs="Arial"/>
        </w:rPr>
        <w:t xml:space="preserve">, </w:t>
      </w:r>
      <w:r w:rsidR="00F66A5C">
        <w:rPr>
          <w:rFonts w:ascii="Arial" w:hAnsi="Arial" w:cs="Arial"/>
        </w:rPr>
        <w:t xml:space="preserve">which makes it challenging to </w:t>
      </w:r>
      <w:r w:rsidR="0066228F" w:rsidRPr="0066228F">
        <w:rPr>
          <w:rFonts w:ascii="Arial" w:hAnsi="Arial" w:cs="Arial"/>
        </w:rPr>
        <w:t xml:space="preserve">know </w:t>
      </w:r>
      <w:r w:rsidR="0066228F" w:rsidRPr="00801A7F">
        <w:rPr>
          <w:rFonts w:ascii="Arial" w:hAnsi="Arial" w:cs="Arial"/>
          <w:i/>
          <w:iCs/>
        </w:rPr>
        <w:t>a priori</w:t>
      </w:r>
      <w:r w:rsidR="0066228F" w:rsidRPr="0066228F">
        <w:rPr>
          <w:rFonts w:ascii="Arial" w:hAnsi="Arial" w:cs="Arial"/>
        </w:rPr>
        <w:t xml:space="preserve"> which types of information are encoded in greater amounts</w:t>
      </w:r>
      <w:r w:rsidR="00F66A5C">
        <w:rPr>
          <w:rFonts w:ascii="Arial" w:hAnsi="Arial" w:cs="Arial"/>
        </w:rPr>
        <w:t xml:space="preserve"> and</w:t>
      </w:r>
      <w:r w:rsidR="0066228F" w:rsidRPr="0066228F">
        <w:rPr>
          <w:rFonts w:ascii="Arial" w:hAnsi="Arial" w:cs="Arial"/>
        </w:rPr>
        <w:t xml:space="preserve"> whether information is encoded across more than one social level, but also which </w:t>
      </w:r>
      <w:r w:rsidR="003E125B">
        <w:rPr>
          <w:rFonts w:ascii="Arial" w:hAnsi="Arial" w:cs="Arial"/>
        </w:rPr>
        <w:t xml:space="preserve">individuals or groups </w:t>
      </w:r>
      <w:r w:rsidR="0066228F" w:rsidRPr="0066228F">
        <w:rPr>
          <w:rFonts w:ascii="Arial" w:hAnsi="Arial" w:cs="Arial"/>
        </w:rPr>
        <w:t xml:space="preserve">interact </w:t>
      </w:r>
      <w:r w:rsidR="003E125B">
        <w:rPr>
          <w:rFonts w:ascii="Arial" w:hAnsi="Arial" w:cs="Arial"/>
        </w:rPr>
        <w:t xml:space="preserve">directly </w:t>
      </w:r>
      <w:r w:rsidR="0066228F" w:rsidRPr="0066228F">
        <w:rPr>
          <w:rFonts w:ascii="Arial" w:hAnsi="Arial" w:cs="Arial"/>
        </w:rPr>
        <w:t xml:space="preserve">and </w:t>
      </w:r>
      <w:r w:rsidR="003E125B">
        <w:rPr>
          <w:rFonts w:ascii="Arial" w:hAnsi="Arial" w:cs="Arial"/>
        </w:rPr>
        <w:t>therefore</w:t>
      </w:r>
      <w:r w:rsidR="0066228F" w:rsidRPr="0066228F">
        <w:rPr>
          <w:rFonts w:ascii="Arial" w:hAnsi="Arial" w:cs="Arial"/>
        </w:rPr>
        <w:t xml:space="preserve"> </w:t>
      </w:r>
      <w:r w:rsidR="003E125B">
        <w:rPr>
          <w:rFonts w:ascii="Arial" w:hAnsi="Arial" w:cs="Arial"/>
        </w:rPr>
        <w:t xml:space="preserve">experience </w:t>
      </w:r>
      <w:r w:rsidR="0066228F" w:rsidRPr="0066228F">
        <w:rPr>
          <w:rFonts w:ascii="Arial" w:hAnsi="Arial" w:cs="Arial"/>
        </w:rPr>
        <w:t>pressure to sound similar to or distinctive from one another.</w:t>
      </w:r>
      <w:commentRangeEnd w:id="67"/>
      <w:r w:rsidR="0066228F">
        <w:rPr>
          <w:rStyle w:val="CommentReference"/>
        </w:rPr>
        <w:commentReference w:id="67"/>
      </w:r>
    </w:p>
    <w:p w14:paraId="4E1C7B0B" w14:textId="0020DEBF" w:rsidR="00CA075E" w:rsidRDefault="00BB22D6" w:rsidP="00896A81">
      <w:pPr>
        <w:pStyle w:val="NoSpacing"/>
        <w:spacing w:line="480" w:lineRule="auto"/>
        <w:ind w:firstLine="720"/>
      </w:pPr>
      <w:r>
        <w:rPr>
          <w:rFonts w:ascii="Arial" w:hAnsi="Arial" w:cs="Arial"/>
        </w:rPr>
        <w:t>O</w:t>
      </w:r>
      <w:r w:rsidR="00C528D7" w:rsidRPr="00E449E0">
        <w:rPr>
          <w:rFonts w:ascii="Arial" w:hAnsi="Arial" w:cs="Arial"/>
        </w:rPr>
        <w:t>ur simulation experiments</w:t>
      </w:r>
      <w:r>
        <w:rPr>
          <w:rFonts w:ascii="Arial" w:hAnsi="Arial" w:cs="Arial"/>
        </w:rPr>
        <w:t xml:space="preserve"> also revealed that </w:t>
      </w:r>
      <w:r w:rsidR="00C528D7" w:rsidRPr="00E449E0">
        <w:rPr>
          <w:rFonts w:ascii="Arial" w:hAnsi="Arial" w:cs="Arial"/>
        </w:rPr>
        <w:t xml:space="preserve">it was </w:t>
      </w:r>
      <w:r w:rsidR="0066228F">
        <w:rPr>
          <w:rFonts w:ascii="Arial" w:hAnsi="Arial" w:cs="Arial"/>
        </w:rPr>
        <w:t>more</w:t>
      </w:r>
      <w:r w:rsidR="00C528D7" w:rsidRPr="00E449E0">
        <w:rPr>
          <w:rFonts w:ascii="Arial" w:hAnsi="Arial" w:cs="Arial"/>
        </w:rPr>
        <w:t xml:space="preserve"> difficult to significantly detect identity information under </w:t>
      </w:r>
      <w:r>
        <w:rPr>
          <w:rFonts w:ascii="Arial" w:hAnsi="Arial" w:cs="Arial"/>
        </w:rPr>
        <w:t>complex</w:t>
      </w:r>
      <w:r w:rsidR="00C528D7" w:rsidRPr="00E449E0">
        <w:rPr>
          <w:rFonts w:ascii="Arial" w:hAnsi="Arial" w:cs="Arial"/>
        </w:rPr>
        <w:t xml:space="preserve"> information encoding conditions</w:t>
      </w:r>
      <w:r w:rsidR="0066228F">
        <w:rPr>
          <w:rFonts w:ascii="Arial" w:hAnsi="Arial" w:cs="Arial"/>
        </w:rPr>
        <w:t>, when both group and individual identity information were encoded in the same signal</w:t>
      </w:r>
      <w:r w:rsidR="00C528D7" w:rsidRPr="00E449E0">
        <w:rPr>
          <w:rFonts w:ascii="Arial" w:hAnsi="Arial" w:cs="Arial"/>
        </w:rPr>
        <w:t xml:space="preserve">. </w:t>
      </w:r>
      <w:r w:rsidR="0024583D" w:rsidRPr="00E449E0">
        <w:rPr>
          <w:rFonts w:ascii="Arial" w:hAnsi="Arial" w:cs="Arial"/>
        </w:rPr>
        <w:t xml:space="preserve">When analyzing </w:t>
      </w:r>
      <w:r>
        <w:rPr>
          <w:rFonts w:ascii="Arial" w:hAnsi="Arial" w:cs="Arial"/>
        </w:rPr>
        <w:t xml:space="preserve">such </w:t>
      </w:r>
      <w:r w:rsidR="0024583D" w:rsidRPr="00E449E0">
        <w:rPr>
          <w:rFonts w:ascii="Arial" w:hAnsi="Arial" w:cs="Arial"/>
        </w:rPr>
        <w:t>vocalizations,</w:t>
      </w:r>
      <w:r w:rsidR="0066228F">
        <w:rPr>
          <w:rFonts w:ascii="Arial" w:hAnsi="Arial" w:cs="Arial"/>
        </w:rPr>
        <w:t xml:space="preserve"> </w:t>
      </w:r>
      <w:r w:rsidR="006809AC" w:rsidRPr="00E449E0">
        <w:rPr>
          <w:rFonts w:ascii="Arial" w:hAnsi="Arial" w:cs="Arial"/>
        </w:rPr>
        <w:t xml:space="preserve">we found that </w:t>
      </w:r>
      <w:r w:rsidR="004E5A08" w:rsidRPr="00E449E0">
        <w:rPr>
          <w:rFonts w:ascii="Arial" w:hAnsi="Arial" w:cs="Arial"/>
        </w:rPr>
        <w:t xml:space="preserve">the </w:t>
      </w:r>
      <w:r w:rsidR="0066228F">
        <w:rPr>
          <w:rFonts w:ascii="Arial" w:hAnsi="Arial" w:cs="Arial"/>
        </w:rPr>
        <w:t>direction</w:t>
      </w:r>
      <w:r w:rsidR="004E5A08" w:rsidRPr="00E449E0">
        <w:rPr>
          <w:rFonts w:ascii="Arial" w:hAnsi="Arial" w:cs="Arial"/>
        </w:rPr>
        <w:t xml:space="preserve"> of </w:t>
      </w:r>
      <w:r w:rsidR="00AF709E" w:rsidRPr="00E449E0">
        <w:rPr>
          <w:rFonts w:ascii="Arial" w:hAnsi="Arial" w:cs="Arial"/>
        </w:rPr>
        <w:t>effect sizes</w:t>
      </w:r>
      <w:r w:rsidR="004E5A08" w:rsidRPr="00E449E0">
        <w:rPr>
          <w:rFonts w:ascii="Arial" w:hAnsi="Arial" w:cs="Arial"/>
        </w:rPr>
        <w:t xml:space="preserve"> followed the social level at which we had </w:t>
      </w:r>
      <w:r w:rsidR="00AE6376" w:rsidRPr="00E449E0">
        <w:rPr>
          <w:rFonts w:ascii="Arial" w:hAnsi="Arial" w:cs="Arial"/>
        </w:rPr>
        <w:t xml:space="preserve">originally </w:t>
      </w:r>
      <w:r w:rsidR="004E5A08" w:rsidRPr="00E449E0">
        <w:rPr>
          <w:rFonts w:ascii="Arial" w:hAnsi="Arial" w:cs="Arial"/>
        </w:rPr>
        <w:t>encoded the most information</w:t>
      </w:r>
      <w:r w:rsidR="00924F7B" w:rsidRPr="00E449E0">
        <w:rPr>
          <w:rFonts w:ascii="Arial" w:hAnsi="Arial" w:cs="Arial"/>
        </w:rPr>
        <w:t>, and this result held when analyzing both the character string and audio representations of vocalizations</w:t>
      </w:r>
      <w:r w:rsidR="004E5A08" w:rsidRPr="00E449E0">
        <w:rPr>
          <w:rFonts w:ascii="Arial" w:hAnsi="Arial" w:cs="Arial"/>
        </w:rPr>
        <w:t>. However,</w:t>
      </w:r>
      <w:r w:rsidR="00354D83" w:rsidRPr="00E449E0">
        <w:rPr>
          <w:rFonts w:ascii="Arial" w:hAnsi="Arial" w:cs="Arial"/>
        </w:rPr>
        <w:t xml:space="preserve"> the</w:t>
      </w:r>
      <w:r w:rsidR="00735C33" w:rsidRPr="00E449E0">
        <w:rPr>
          <w:rFonts w:ascii="Arial" w:hAnsi="Arial" w:cs="Arial"/>
        </w:rPr>
        <w:t>se results were not always</w:t>
      </w:r>
      <w:r w:rsidR="00354D83" w:rsidRPr="00E449E0">
        <w:rPr>
          <w:rFonts w:ascii="Arial" w:hAnsi="Arial" w:cs="Arial"/>
        </w:rPr>
        <w:t xml:space="preserve"> significan</w:t>
      </w:r>
      <w:r w:rsidR="00735C33" w:rsidRPr="00E449E0">
        <w:rPr>
          <w:rFonts w:ascii="Arial" w:hAnsi="Arial" w:cs="Arial"/>
        </w:rPr>
        <w:t>t</w:t>
      </w:r>
      <w:r w:rsidR="003C1278" w:rsidRPr="00E449E0">
        <w:rPr>
          <w:rFonts w:ascii="Arial" w:hAnsi="Arial" w:cs="Arial"/>
        </w:rPr>
        <w:t xml:space="preserve">, </w:t>
      </w:r>
      <w:r w:rsidR="009100D3" w:rsidRPr="00E449E0">
        <w:rPr>
          <w:rFonts w:ascii="Arial" w:hAnsi="Arial" w:cs="Arial"/>
        </w:rPr>
        <w:t>as the 95% C</w:t>
      </w:r>
      <w:r w:rsidR="009D13A0" w:rsidRPr="00E449E0">
        <w:rPr>
          <w:rFonts w:ascii="Arial" w:hAnsi="Arial" w:cs="Arial"/>
        </w:rPr>
        <w:t>I</w:t>
      </w:r>
      <w:r w:rsidR="009100D3" w:rsidRPr="00E449E0">
        <w:rPr>
          <w:rFonts w:ascii="Arial" w:hAnsi="Arial" w:cs="Arial"/>
        </w:rPr>
        <w:t xml:space="preserve">s for effect sizes sometimes crossed zero. </w:t>
      </w:r>
      <w:r w:rsidR="009477B5" w:rsidRPr="00E449E0">
        <w:rPr>
          <w:rFonts w:ascii="Arial" w:hAnsi="Arial" w:cs="Arial"/>
        </w:rPr>
        <w:t>Moreover, our</w:t>
      </w:r>
      <w:r w:rsidR="00ED1294" w:rsidRPr="00E449E0">
        <w:rPr>
          <w:rFonts w:ascii="Arial" w:hAnsi="Arial" w:cs="Arial"/>
        </w:rPr>
        <w:t xml:space="preserve"> analytical approach only allowed us to </w:t>
      </w:r>
      <w:r w:rsidR="0089583D" w:rsidRPr="00E449E0">
        <w:rPr>
          <w:rFonts w:ascii="Arial" w:hAnsi="Arial" w:cs="Arial"/>
        </w:rPr>
        <w:t>infer</w:t>
      </w:r>
      <w:r w:rsidR="00ED1294" w:rsidRPr="00E449E0">
        <w:rPr>
          <w:rFonts w:ascii="Arial" w:hAnsi="Arial" w:cs="Arial"/>
        </w:rPr>
        <w:t xml:space="preserve"> which social level displayed the greatest accuracy of identity information detection. Future work </w:t>
      </w:r>
      <w:r w:rsidR="0089583D" w:rsidRPr="00E449E0">
        <w:rPr>
          <w:rFonts w:ascii="Arial" w:hAnsi="Arial" w:cs="Arial"/>
        </w:rPr>
        <w:t xml:space="preserve">could use different inferential statistical tools to detect the magnitude of identity information encoding across social levels. </w:t>
      </w:r>
      <w:r w:rsidR="00076C82" w:rsidRPr="00E449E0">
        <w:rPr>
          <w:rFonts w:ascii="Arial" w:hAnsi="Arial" w:cs="Arial"/>
        </w:rPr>
        <w:t>Finally, we also identified</w:t>
      </w:r>
      <w:r w:rsidR="00157E37" w:rsidRPr="00E449E0">
        <w:rPr>
          <w:rFonts w:ascii="Arial" w:hAnsi="Arial" w:cs="Arial"/>
        </w:rPr>
        <w:t xml:space="preserve"> lower </w:t>
      </w:r>
      <w:r w:rsidR="00E023F4" w:rsidRPr="00E449E0">
        <w:rPr>
          <w:rFonts w:ascii="Arial" w:hAnsi="Arial" w:cs="Arial"/>
        </w:rPr>
        <w:t xml:space="preserve">information detection </w:t>
      </w:r>
      <w:r w:rsidR="00157E37" w:rsidRPr="00E449E0">
        <w:rPr>
          <w:rFonts w:ascii="Arial" w:hAnsi="Arial" w:cs="Arial"/>
        </w:rPr>
        <w:t>accurac</w:t>
      </w:r>
      <w:r w:rsidR="00333C86" w:rsidRPr="00E449E0">
        <w:rPr>
          <w:rFonts w:ascii="Arial" w:hAnsi="Arial" w:cs="Arial"/>
        </w:rPr>
        <w:t>y</w:t>
      </w:r>
      <w:r w:rsidR="00157E37" w:rsidRPr="00E449E0">
        <w:rPr>
          <w:rFonts w:ascii="Arial" w:hAnsi="Arial" w:cs="Arial"/>
        </w:rPr>
        <w:t xml:space="preserve"> </w:t>
      </w:r>
      <w:r w:rsidR="00E023F4" w:rsidRPr="00E449E0">
        <w:rPr>
          <w:rFonts w:ascii="Arial" w:hAnsi="Arial" w:cs="Arial"/>
        </w:rPr>
        <w:t>at the group level when analyzing synthetic audio files, which may arise from our approach to encode</w:t>
      </w:r>
      <w:r w:rsidR="00530C00" w:rsidRPr="00E449E0">
        <w:rPr>
          <w:rFonts w:ascii="Arial" w:hAnsi="Arial" w:cs="Arial"/>
        </w:rPr>
        <w:t xml:space="preserve"> random variation at the individual leve</w:t>
      </w:r>
      <w:r w:rsidR="00A03818" w:rsidRPr="00E449E0">
        <w:rPr>
          <w:rFonts w:ascii="Arial" w:hAnsi="Arial" w:cs="Arial"/>
        </w:rPr>
        <w:t>l</w:t>
      </w:r>
      <w:r w:rsidR="00524778" w:rsidRPr="00E449E0">
        <w:rPr>
          <w:rFonts w:ascii="Arial" w:hAnsi="Arial" w:cs="Arial"/>
        </w:rPr>
        <w:t xml:space="preserve"> to simulate within-individual variation</w:t>
      </w:r>
      <w:r w:rsidR="00A03818" w:rsidRPr="00E449E0">
        <w:rPr>
          <w:rFonts w:ascii="Arial" w:hAnsi="Arial" w:cs="Arial"/>
        </w:rPr>
        <w:t xml:space="preserve">, as well as our approach to divide group information </w:t>
      </w:r>
      <w:r w:rsidR="00A9191B" w:rsidRPr="00E449E0">
        <w:rPr>
          <w:rFonts w:ascii="Arial" w:hAnsi="Arial" w:cs="Arial"/>
        </w:rPr>
        <w:t>into two positions in each</w:t>
      </w:r>
      <w:r w:rsidR="00A03818" w:rsidRPr="00E449E0">
        <w:rPr>
          <w:rFonts w:ascii="Arial" w:hAnsi="Arial" w:cs="Arial"/>
        </w:rPr>
        <w:t xml:space="preserve"> character string.</w:t>
      </w:r>
      <w:r w:rsidR="00AB7056" w:rsidRPr="00E449E0">
        <w:rPr>
          <w:rFonts w:ascii="Arial" w:hAnsi="Arial" w:cs="Arial"/>
        </w:rPr>
        <w:t xml:space="preserve"> We are currently producing a second version </w:t>
      </w:r>
      <w:r w:rsidR="00AB7056" w:rsidRPr="00E449E0">
        <w:rPr>
          <w:rFonts w:ascii="Arial" w:hAnsi="Arial" w:cs="Arial"/>
        </w:rPr>
        <w:lastRenderedPageBreak/>
        <w:t xml:space="preserve">of the </w:t>
      </w:r>
      <w:proofErr w:type="spellStart"/>
      <w:r w:rsidR="00AB7056" w:rsidRPr="00E449E0">
        <w:rPr>
          <w:rFonts w:ascii="Arial" w:hAnsi="Arial" w:cs="Arial"/>
        </w:rPr>
        <w:t>paRsynth</w:t>
      </w:r>
      <w:proofErr w:type="spellEnd"/>
      <w:r w:rsidR="00AB7056" w:rsidRPr="00E449E0">
        <w:rPr>
          <w:rFonts w:ascii="Arial" w:hAnsi="Arial" w:cs="Arial"/>
        </w:rPr>
        <w:t xml:space="preserve"> package that will facilitate</w:t>
      </w:r>
      <w:r w:rsidR="005473D1" w:rsidRPr="00E449E0">
        <w:rPr>
          <w:rFonts w:ascii="Arial" w:hAnsi="Arial" w:cs="Arial"/>
        </w:rPr>
        <w:t xml:space="preserve"> more flexibility in </w:t>
      </w:r>
      <w:r w:rsidR="0039522F" w:rsidRPr="00E449E0">
        <w:rPr>
          <w:rFonts w:ascii="Arial" w:hAnsi="Arial" w:cs="Arial"/>
        </w:rPr>
        <w:t xml:space="preserve">the </w:t>
      </w:r>
      <w:r w:rsidR="001C4784">
        <w:rPr>
          <w:rFonts w:ascii="Arial" w:hAnsi="Arial" w:cs="Arial"/>
        </w:rPr>
        <w:t>placement</w:t>
      </w:r>
      <w:r w:rsidR="001C4784" w:rsidRPr="00E449E0">
        <w:rPr>
          <w:rFonts w:ascii="Arial" w:hAnsi="Arial" w:cs="Arial"/>
        </w:rPr>
        <w:t xml:space="preserve"> </w:t>
      </w:r>
      <w:r w:rsidR="0039522F" w:rsidRPr="00E449E0">
        <w:rPr>
          <w:rFonts w:ascii="Arial" w:hAnsi="Arial" w:cs="Arial"/>
        </w:rPr>
        <w:t>of</w:t>
      </w:r>
      <w:r w:rsidR="00AB11D5" w:rsidRPr="00E449E0">
        <w:rPr>
          <w:rFonts w:ascii="Arial" w:hAnsi="Arial" w:cs="Arial"/>
        </w:rPr>
        <w:t xml:space="preserve"> </w:t>
      </w:r>
      <w:r w:rsidR="005473D1" w:rsidRPr="00E449E0">
        <w:rPr>
          <w:rFonts w:ascii="Arial" w:hAnsi="Arial" w:cs="Arial"/>
        </w:rPr>
        <w:t>random variation and identity information in the original character strings.</w:t>
      </w:r>
    </w:p>
    <w:p w14:paraId="363CA6B4" w14:textId="5920DA84" w:rsidR="00CD31EE" w:rsidRDefault="00CA075E" w:rsidP="00335936">
      <w:pPr>
        <w:spacing w:line="480" w:lineRule="auto"/>
        <w:ind w:firstLine="720"/>
        <w:rPr>
          <w:rFonts w:ascii="Arial" w:hAnsi="Arial" w:cs="Arial"/>
        </w:rPr>
      </w:pPr>
      <w:r>
        <w:rPr>
          <w:rFonts w:ascii="Arial" w:hAnsi="Arial" w:cs="Arial"/>
        </w:rPr>
        <w:t xml:space="preserve">In summary, we developed a new </w:t>
      </w:r>
      <w:r w:rsidR="007A7DC2">
        <w:rPr>
          <w:rFonts w:ascii="Arial" w:hAnsi="Arial" w:cs="Arial"/>
        </w:rPr>
        <w:t>pipeline</w:t>
      </w:r>
      <w:r w:rsidR="007F7DC7">
        <w:rPr>
          <w:rFonts w:ascii="Arial" w:hAnsi="Arial" w:cs="Arial"/>
        </w:rPr>
        <w:t xml:space="preserve"> to generate synthetic vocal identity signals</w:t>
      </w:r>
      <w:r w:rsidR="00D917CB">
        <w:rPr>
          <w:rFonts w:ascii="Arial" w:hAnsi="Arial" w:cs="Arial"/>
        </w:rPr>
        <w:t xml:space="preserve"> </w:t>
      </w:r>
      <w:r w:rsidR="009A0FE0">
        <w:rPr>
          <w:rFonts w:ascii="Arial" w:hAnsi="Arial" w:cs="Arial"/>
        </w:rPr>
        <w:t>with</w:t>
      </w:r>
      <w:r w:rsidR="00D917CB">
        <w:rPr>
          <w:rFonts w:ascii="Arial" w:hAnsi="Arial" w:cs="Arial"/>
        </w:rPr>
        <w:t xml:space="preserve"> identity information</w:t>
      </w:r>
      <w:r w:rsidR="009A0FE0">
        <w:rPr>
          <w:rFonts w:ascii="Arial" w:hAnsi="Arial" w:cs="Arial"/>
        </w:rPr>
        <w:t xml:space="preserve"> that can be encoded</w:t>
      </w:r>
      <w:r w:rsidR="00D917CB">
        <w:rPr>
          <w:rFonts w:ascii="Arial" w:hAnsi="Arial" w:cs="Arial"/>
        </w:rPr>
        <w:t xml:space="preserve"> over two social levels in frequency modulation patterns, an acoustic structure that animals </w:t>
      </w:r>
      <w:r w:rsidR="00C648FB">
        <w:rPr>
          <w:rFonts w:ascii="Arial" w:hAnsi="Arial" w:cs="Arial"/>
        </w:rPr>
        <w:t xml:space="preserve">are known to </w:t>
      </w:r>
      <w:r w:rsidR="00D917CB">
        <w:rPr>
          <w:rFonts w:ascii="Arial" w:hAnsi="Arial" w:cs="Arial"/>
        </w:rPr>
        <w:t>use for encoding identity information</w:t>
      </w:r>
      <w:r w:rsidR="009251E8">
        <w:rPr>
          <w:rFonts w:ascii="Arial" w:hAnsi="Arial" w:cs="Arial"/>
        </w:rPr>
        <w:t xml:space="preserve"> </w:t>
      </w:r>
      <w:r w:rsidR="00064FDF">
        <w:rPr>
          <w:rFonts w:ascii="Arial" w:hAnsi="Arial" w:cs="Arial"/>
        </w:rPr>
        <w:t>that receivers used for social recognition</w:t>
      </w:r>
      <w:r w:rsidR="00D50145">
        <w:rPr>
          <w:rFonts w:ascii="Arial" w:hAnsi="Arial" w:cs="Arial"/>
        </w:rPr>
        <w:t xml:space="preserve"> (</w:t>
      </w:r>
      <w:r w:rsidR="00D50145" w:rsidRPr="009D550F">
        <w:rPr>
          <w:rFonts w:ascii="Arial" w:hAnsi="Arial" w:cs="Arial"/>
          <w:highlight w:val="yellow"/>
        </w:rPr>
        <w:t>CITE</w:t>
      </w:r>
      <w:r w:rsidR="00064FDF">
        <w:rPr>
          <w:rFonts w:ascii="Arial" w:hAnsi="Arial" w:cs="Arial"/>
        </w:rPr>
        <w:t xml:space="preserve"> King &amp; Janik 2013, Berg et al. 2011</w:t>
      </w:r>
      <w:r w:rsidR="00D50145">
        <w:rPr>
          <w:rFonts w:ascii="Arial" w:hAnsi="Arial" w:cs="Arial"/>
        </w:rPr>
        <w:t>)</w:t>
      </w:r>
      <w:r w:rsidR="004A3588">
        <w:rPr>
          <w:rFonts w:ascii="Arial" w:hAnsi="Arial" w:cs="Arial"/>
        </w:rPr>
        <w:t>. We also</w:t>
      </w:r>
      <w:r w:rsidR="007F7DC7">
        <w:rPr>
          <w:rFonts w:ascii="Arial" w:hAnsi="Arial" w:cs="Arial"/>
        </w:rPr>
        <w:t xml:space="preserve"> performed simulation experiments to test how well </w:t>
      </w:r>
      <w:r w:rsidR="00F0141A">
        <w:rPr>
          <w:rFonts w:ascii="Arial" w:hAnsi="Arial" w:cs="Arial"/>
        </w:rPr>
        <w:t xml:space="preserve">a </w:t>
      </w:r>
      <w:r w:rsidR="007F7DC7">
        <w:rPr>
          <w:rFonts w:ascii="Arial" w:hAnsi="Arial" w:cs="Arial"/>
        </w:rPr>
        <w:t xml:space="preserve">computational bioacoustics </w:t>
      </w:r>
      <w:r w:rsidR="00F0141A">
        <w:rPr>
          <w:rFonts w:ascii="Arial" w:hAnsi="Arial" w:cs="Arial"/>
        </w:rPr>
        <w:t xml:space="preserve">tool </w:t>
      </w:r>
      <w:r w:rsidR="007F7DC7">
        <w:rPr>
          <w:rFonts w:ascii="Arial" w:hAnsi="Arial" w:cs="Arial"/>
        </w:rPr>
        <w:t xml:space="preserve">could detect </w:t>
      </w:r>
      <w:r w:rsidR="00D86203">
        <w:rPr>
          <w:rFonts w:ascii="Arial" w:hAnsi="Arial" w:cs="Arial"/>
        </w:rPr>
        <w:t xml:space="preserve">the identity </w:t>
      </w:r>
      <w:r w:rsidR="007F7DC7">
        <w:rPr>
          <w:rFonts w:ascii="Arial" w:hAnsi="Arial" w:cs="Arial"/>
        </w:rPr>
        <w:t>information</w:t>
      </w:r>
      <w:r w:rsidR="00597EC0">
        <w:rPr>
          <w:rFonts w:ascii="Arial" w:hAnsi="Arial" w:cs="Arial"/>
        </w:rPr>
        <w:t xml:space="preserve"> that</w:t>
      </w:r>
      <w:r w:rsidR="007F7DC7">
        <w:rPr>
          <w:rFonts w:ascii="Arial" w:hAnsi="Arial" w:cs="Arial"/>
        </w:rPr>
        <w:t xml:space="preserve"> we</w:t>
      </w:r>
      <w:r w:rsidR="0057302A">
        <w:rPr>
          <w:rFonts w:ascii="Arial" w:hAnsi="Arial" w:cs="Arial"/>
        </w:rPr>
        <w:t xml:space="preserve"> had</w:t>
      </w:r>
      <w:r w:rsidR="007F7DC7">
        <w:rPr>
          <w:rFonts w:ascii="Arial" w:hAnsi="Arial" w:cs="Arial"/>
        </w:rPr>
        <w:t xml:space="preserve"> originally encoded</w:t>
      </w:r>
      <w:r w:rsidR="005C062E">
        <w:rPr>
          <w:rFonts w:ascii="Arial" w:hAnsi="Arial" w:cs="Arial"/>
        </w:rPr>
        <w:t xml:space="preserve"> in frequency modulation patterns</w:t>
      </w:r>
      <w:r w:rsidR="007F7DC7">
        <w:rPr>
          <w:rFonts w:ascii="Arial" w:hAnsi="Arial" w:cs="Arial"/>
        </w:rPr>
        <w:t>.</w:t>
      </w:r>
      <w:r w:rsidR="00A2405D">
        <w:rPr>
          <w:rFonts w:ascii="Arial" w:hAnsi="Arial" w:cs="Arial"/>
        </w:rPr>
        <w:t xml:space="preserve"> Our new </w:t>
      </w:r>
      <w:r>
        <w:rPr>
          <w:rFonts w:ascii="Arial" w:hAnsi="Arial" w:cs="Arial"/>
        </w:rPr>
        <w:t xml:space="preserve">pipeline </w:t>
      </w:r>
      <w:r w:rsidR="003A50A2">
        <w:rPr>
          <w:rFonts w:ascii="Arial" w:hAnsi="Arial" w:cs="Arial"/>
        </w:rPr>
        <w:t>is available as an R package</w:t>
      </w:r>
      <w:r w:rsidR="0074750F">
        <w:rPr>
          <w:rFonts w:ascii="Arial" w:hAnsi="Arial" w:cs="Arial"/>
        </w:rPr>
        <w:t xml:space="preserve"> (</w:t>
      </w:r>
      <w:proofErr w:type="spellStart"/>
      <w:r w:rsidR="0074750F">
        <w:rPr>
          <w:rFonts w:ascii="Arial" w:hAnsi="Arial" w:cs="Arial"/>
        </w:rPr>
        <w:t>paRsynth</w:t>
      </w:r>
      <w:proofErr w:type="spellEnd"/>
      <w:r w:rsidR="0074750F">
        <w:rPr>
          <w:rFonts w:ascii="Arial" w:hAnsi="Arial" w:cs="Arial"/>
        </w:rPr>
        <w:t>, CITE?)</w:t>
      </w:r>
      <w:r w:rsidR="003A50A2">
        <w:rPr>
          <w:rFonts w:ascii="Arial" w:hAnsi="Arial" w:cs="Arial"/>
        </w:rPr>
        <w:t xml:space="preserve"> </w:t>
      </w:r>
      <w:r w:rsidR="00335936">
        <w:rPr>
          <w:rFonts w:ascii="Arial" w:hAnsi="Arial" w:cs="Arial"/>
        </w:rPr>
        <w:t xml:space="preserve">and </w:t>
      </w:r>
      <w:r>
        <w:rPr>
          <w:rFonts w:ascii="Arial" w:hAnsi="Arial" w:cs="Arial"/>
        </w:rPr>
        <w:t>creates synthetic vocalizations that can be represented as strings for computational efficiency</w:t>
      </w:r>
      <w:r w:rsidR="00335936">
        <w:rPr>
          <w:rFonts w:ascii="Arial" w:hAnsi="Arial" w:cs="Arial"/>
        </w:rPr>
        <w:t>,</w:t>
      </w:r>
      <w:r>
        <w:rPr>
          <w:rFonts w:ascii="Arial" w:hAnsi="Arial" w:cs="Arial"/>
        </w:rPr>
        <w:t xml:space="preserve"> while also producing </w:t>
      </w:r>
      <w:r w:rsidR="005674B6">
        <w:rPr>
          <w:rFonts w:ascii="Arial" w:hAnsi="Arial" w:cs="Arial"/>
        </w:rPr>
        <w:t xml:space="preserve">audio files of </w:t>
      </w:r>
      <w:r>
        <w:rPr>
          <w:rFonts w:ascii="Arial" w:hAnsi="Arial" w:cs="Arial"/>
        </w:rPr>
        <w:t xml:space="preserve">synthetic </w:t>
      </w:r>
      <w:r w:rsidR="00335936">
        <w:rPr>
          <w:rFonts w:ascii="Arial" w:hAnsi="Arial" w:cs="Arial"/>
        </w:rPr>
        <w:t>vocalizations</w:t>
      </w:r>
      <w:r w:rsidR="00C2098E">
        <w:rPr>
          <w:rFonts w:ascii="Arial" w:hAnsi="Arial" w:cs="Arial"/>
        </w:rPr>
        <w:t xml:space="preserve"> that can be analyzed with</w:t>
      </w:r>
      <w:r w:rsidR="00C363B2">
        <w:rPr>
          <w:rFonts w:ascii="Arial" w:hAnsi="Arial" w:cs="Arial"/>
        </w:rPr>
        <w:t xml:space="preserve"> analytical tools in </w:t>
      </w:r>
      <w:r>
        <w:rPr>
          <w:rFonts w:ascii="Arial" w:hAnsi="Arial" w:cs="Arial"/>
        </w:rPr>
        <w:t xml:space="preserve">bioacoustics, situating its impact at the interface of </w:t>
      </w:r>
      <w:r w:rsidR="00107EA1">
        <w:rPr>
          <w:rFonts w:ascii="Arial" w:hAnsi="Arial" w:cs="Arial"/>
        </w:rPr>
        <w:t>simulated</w:t>
      </w:r>
      <w:r>
        <w:rPr>
          <w:rFonts w:ascii="Arial" w:hAnsi="Arial" w:cs="Arial"/>
        </w:rPr>
        <w:t xml:space="preserve"> and </w:t>
      </w:r>
      <w:r w:rsidR="00107EA1">
        <w:rPr>
          <w:rFonts w:ascii="Arial" w:hAnsi="Arial" w:cs="Arial"/>
        </w:rPr>
        <w:t xml:space="preserve">empirical research in </w:t>
      </w:r>
      <w:r w:rsidR="00325DFA">
        <w:rPr>
          <w:rFonts w:ascii="Arial" w:hAnsi="Arial" w:cs="Arial"/>
        </w:rPr>
        <w:t xml:space="preserve">the field of </w:t>
      </w:r>
      <w:r w:rsidR="00107EA1">
        <w:rPr>
          <w:rFonts w:ascii="Arial" w:hAnsi="Arial" w:cs="Arial"/>
        </w:rPr>
        <w:t xml:space="preserve">animal </w:t>
      </w:r>
      <w:r>
        <w:rPr>
          <w:rFonts w:ascii="Arial" w:hAnsi="Arial" w:cs="Arial"/>
        </w:rPr>
        <w:t xml:space="preserve">communication. </w:t>
      </w:r>
      <w:r w:rsidR="00B00359">
        <w:rPr>
          <w:rFonts w:ascii="Arial" w:hAnsi="Arial" w:cs="Arial"/>
        </w:rPr>
        <w:t xml:space="preserve">Our </w:t>
      </w:r>
      <w:r w:rsidR="004C2585">
        <w:rPr>
          <w:rFonts w:ascii="Arial" w:hAnsi="Arial" w:cs="Arial"/>
        </w:rPr>
        <w:t xml:space="preserve">approach to encoding identity information simulates </w:t>
      </w:r>
      <w:r w:rsidR="00824EBD">
        <w:rPr>
          <w:rFonts w:ascii="Arial" w:hAnsi="Arial" w:cs="Arial"/>
        </w:rPr>
        <w:t>how</w:t>
      </w:r>
      <w:r w:rsidR="004C2585">
        <w:rPr>
          <w:rFonts w:ascii="Arial" w:hAnsi="Arial" w:cs="Arial"/>
        </w:rPr>
        <w:t xml:space="preserve"> animals can transmit identity information</w:t>
      </w:r>
      <w:r w:rsidR="005A051D">
        <w:rPr>
          <w:rFonts w:ascii="Arial" w:hAnsi="Arial" w:cs="Arial"/>
        </w:rPr>
        <w:t xml:space="preserve"> through vocal signals</w:t>
      </w:r>
      <w:r w:rsidR="004C2585">
        <w:rPr>
          <w:rFonts w:ascii="Arial" w:hAnsi="Arial" w:cs="Arial"/>
        </w:rPr>
        <w:t xml:space="preserve"> </w:t>
      </w:r>
      <w:r w:rsidR="008A505B">
        <w:rPr>
          <w:rFonts w:ascii="Arial" w:hAnsi="Arial" w:cs="Arial"/>
        </w:rPr>
        <w:t>in</w:t>
      </w:r>
      <w:r w:rsidR="004C2585">
        <w:rPr>
          <w:rFonts w:ascii="Arial" w:hAnsi="Arial" w:cs="Arial"/>
        </w:rPr>
        <w:t xml:space="preserve"> </w:t>
      </w:r>
      <w:r w:rsidR="00B00359">
        <w:rPr>
          <w:rFonts w:ascii="Arial" w:hAnsi="Arial" w:cs="Arial"/>
        </w:rPr>
        <w:t xml:space="preserve">complex </w:t>
      </w:r>
      <w:r w:rsidR="00DA07CB">
        <w:rPr>
          <w:rFonts w:ascii="Arial" w:hAnsi="Arial" w:cs="Arial"/>
        </w:rPr>
        <w:t>soci</w:t>
      </w:r>
      <w:r w:rsidR="00A41C21">
        <w:rPr>
          <w:rFonts w:ascii="Arial" w:hAnsi="Arial" w:cs="Arial"/>
        </w:rPr>
        <w:t>al environments</w:t>
      </w:r>
      <w:r w:rsidR="00E52F23">
        <w:rPr>
          <w:rFonts w:ascii="Arial" w:hAnsi="Arial" w:cs="Arial"/>
        </w:rPr>
        <w:t xml:space="preserve">. Our tool </w:t>
      </w:r>
      <w:r w:rsidR="0041583D">
        <w:rPr>
          <w:rFonts w:ascii="Arial" w:hAnsi="Arial" w:cs="Arial"/>
        </w:rPr>
        <w:t>can benefit</w:t>
      </w:r>
      <w:r w:rsidR="00F0108E">
        <w:rPr>
          <w:rFonts w:ascii="Arial" w:hAnsi="Arial" w:cs="Arial"/>
        </w:rPr>
        <w:t xml:space="preserve"> future </w:t>
      </w:r>
      <w:r w:rsidR="003C6684">
        <w:rPr>
          <w:rFonts w:ascii="Arial" w:hAnsi="Arial" w:cs="Arial"/>
        </w:rPr>
        <w:t xml:space="preserve">simulation-based and empirical </w:t>
      </w:r>
      <w:r w:rsidR="00F0108E">
        <w:rPr>
          <w:rFonts w:ascii="Arial" w:hAnsi="Arial" w:cs="Arial"/>
        </w:rPr>
        <w:t xml:space="preserve">research </w:t>
      </w:r>
      <w:r w:rsidR="0041583D">
        <w:rPr>
          <w:rFonts w:ascii="Arial" w:hAnsi="Arial" w:cs="Arial"/>
        </w:rPr>
        <w:t xml:space="preserve">that </w:t>
      </w:r>
      <w:r w:rsidR="003C6684">
        <w:rPr>
          <w:rFonts w:ascii="Arial" w:hAnsi="Arial" w:cs="Arial"/>
        </w:rPr>
        <w:t>requires</w:t>
      </w:r>
      <w:r w:rsidR="0041583D">
        <w:rPr>
          <w:rFonts w:ascii="Arial" w:hAnsi="Arial" w:cs="Arial"/>
        </w:rPr>
        <w:t xml:space="preserve"> </w:t>
      </w:r>
      <w:r w:rsidR="003C6684">
        <w:rPr>
          <w:rFonts w:ascii="Arial" w:hAnsi="Arial" w:cs="Arial"/>
        </w:rPr>
        <w:t xml:space="preserve">controlling the types and amounts of identity information encoded in synthetic </w:t>
      </w:r>
      <w:r w:rsidR="0041583D">
        <w:rPr>
          <w:rFonts w:ascii="Arial" w:hAnsi="Arial" w:cs="Arial"/>
        </w:rPr>
        <w:t>voca</w:t>
      </w:r>
      <w:r w:rsidR="003C6684">
        <w:rPr>
          <w:rFonts w:ascii="Arial" w:hAnsi="Arial" w:cs="Arial"/>
        </w:rPr>
        <w:t>lizations</w:t>
      </w:r>
      <w:r w:rsidR="00B00359">
        <w:rPr>
          <w:rFonts w:ascii="Arial" w:hAnsi="Arial" w:cs="Arial"/>
        </w:rPr>
        <w:t>.</w:t>
      </w:r>
    </w:p>
    <w:p w14:paraId="0474DF94" w14:textId="77777777" w:rsidR="0050214C" w:rsidRDefault="0050214C" w:rsidP="00DB1BE9">
      <w:pPr>
        <w:spacing w:line="480" w:lineRule="auto"/>
        <w:rPr>
          <w:rFonts w:ascii="Arial" w:hAnsi="Arial" w:cs="Arial"/>
        </w:rPr>
      </w:pPr>
    </w:p>
    <w:p w14:paraId="56ECE187" w14:textId="77777777" w:rsidR="00493337" w:rsidRDefault="00493337" w:rsidP="00493337">
      <w:pPr>
        <w:spacing w:line="480" w:lineRule="auto"/>
        <w:rPr>
          <w:rFonts w:ascii="Arial" w:hAnsi="Arial" w:cs="Arial"/>
        </w:rPr>
      </w:pPr>
      <w:commentRangeStart w:id="68"/>
      <w:r>
        <w:rPr>
          <w:rFonts w:ascii="Arial" w:hAnsi="Arial" w:cs="Arial"/>
          <w:b/>
          <w:bCs/>
        </w:rPr>
        <w:t xml:space="preserve">Materials and </w:t>
      </w:r>
      <w:commentRangeStart w:id="69"/>
      <w:r w:rsidRPr="002F070A">
        <w:rPr>
          <w:rFonts w:ascii="Arial" w:hAnsi="Arial" w:cs="Arial"/>
          <w:b/>
          <w:bCs/>
        </w:rPr>
        <w:t>Methods</w:t>
      </w:r>
      <w:commentRangeEnd w:id="69"/>
      <w:r>
        <w:rPr>
          <w:rStyle w:val="CommentReference"/>
        </w:rPr>
        <w:commentReference w:id="69"/>
      </w:r>
      <w:r>
        <w:rPr>
          <w:rFonts w:ascii="Arial" w:hAnsi="Arial" w:cs="Arial"/>
        </w:rPr>
        <w:t>:</w:t>
      </w:r>
      <w:commentRangeEnd w:id="68"/>
      <w:r>
        <w:rPr>
          <w:rStyle w:val="CommentReference"/>
        </w:rPr>
        <w:commentReference w:id="68"/>
      </w:r>
    </w:p>
    <w:p w14:paraId="5894CEBC" w14:textId="52C6ED51" w:rsidR="00493337" w:rsidRDefault="00133ABD" w:rsidP="00493337">
      <w:pPr>
        <w:spacing w:line="480" w:lineRule="auto"/>
        <w:rPr>
          <w:rFonts w:ascii="Arial" w:hAnsi="Arial" w:cs="Arial"/>
          <w:i/>
          <w:iCs/>
        </w:rPr>
      </w:pPr>
      <w:r>
        <w:rPr>
          <w:rFonts w:ascii="Arial" w:hAnsi="Arial" w:cs="Arial"/>
          <w:i/>
          <w:iCs/>
        </w:rPr>
        <w:t>A new pipeline to generate frequency-modulated vocal identity signals</w:t>
      </w:r>
    </w:p>
    <w:p w14:paraId="5DB19CE2" w14:textId="79B5955A" w:rsidR="00D15CCB" w:rsidRPr="00A843EF" w:rsidRDefault="00E67322" w:rsidP="00493337">
      <w:pPr>
        <w:spacing w:line="480" w:lineRule="auto"/>
        <w:rPr>
          <w:rFonts w:ascii="Arial" w:hAnsi="Arial" w:cs="Arial"/>
        </w:rPr>
      </w:pPr>
      <w:r>
        <w:rPr>
          <w:rFonts w:ascii="Arial" w:hAnsi="Arial" w:cs="Arial"/>
        </w:rPr>
        <w:t xml:space="preserve">We developed a new pipeline to encode varying amounts of group and individual-level information in frequency modulation patterns of synthetic vocalizations. Our pipeline </w:t>
      </w:r>
      <w:r>
        <w:rPr>
          <w:rFonts w:ascii="Arial" w:hAnsi="Arial" w:cs="Arial"/>
        </w:rPr>
        <w:lastRenderedPageBreak/>
        <w:t>encompassed 4 main steps</w:t>
      </w:r>
      <w:r w:rsidR="0038768E">
        <w:rPr>
          <w:rFonts w:ascii="Arial" w:hAnsi="Arial" w:cs="Arial"/>
        </w:rPr>
        <w:t xml:space="preserve">: (1) </w:t>
      </w:r>
      <w:r>
        <w:rPr>
          <w:rFonts w:ascii="Arial" w:hAnsi="Arial" w:cs="Arial"/>
        </w:rPr>
        <w:t>generating character strings</w:t>
      </w:r>
      <w:r w:rsidR="0038768E">
        <w:rPr>
          <w:rFonts w:ascii="Arial" w:hAnsi="Arial" w:cs="Arial"/>
        </w:rPr>
        <w:t xml:space="preserve"> with information encoded at different social levels, (2) </w:t>
      </w:r>
      <w:r w:rsidR="00C5047D">
        <w:rPr>
          <w:rFonts w:ascii="Arial" w:hAnsi="Arial" w:cs="Arial"/>
        </w:rPr>
        <w:t>converting character string</w:t>
      </w:r>
      <w:r w:rsidR="0074750F">
        <w:rPr>
          <w:rFonts w:ascii="Arial" w:hAnsi="Arial" w:cs="Arial"/>
        </w:rPr>
        <w:t>s</w:t>
      </w:r>
      <w:r w:rsidR="00C5047D">
        <w:rPr>
          <w:rFonts w:ascii="Arial" w:hAnsi="Arial" w:cs="Arial"/>
        </w:rPr>
        <w:t xml:space="preserve"> to directional changes </w:t>
      </w:r>
      <w:r w:rsidR="00D84931">
        <w:rPr>
          <w:rFonts w:ascii="Arial" w:hAnsi="Arial" w:cs="Arial"/>
        </w:rPr>
        <w:t xml:space="preserve">in frequency </w:t>
      </w:r>
      <w:r w:rsidR="00C5047D">
        <w:rPr>
          <w:rFonts w:ascii="Arial" w:hAnsi="Arial" w:cs="Arial"/>
        </w:rPr>
        <w:t xml:space="preserve">with </w:t>
      </w:r>
      <w:proofErr w:type="gramStart"/>
      <w:r w:rsidR="00C5047D">
        <w:rPr>
          <w:rFonts w:ascii="Arial" w:hAnsi="Arial" w:cs="Arial"/>
        </w:rPr>
        <w:t>Parsons</w:t>
      </w:r>
      <w:proofErr w:type="gramEnd"/>
      <w:r w:rsidR="00C5047D">
        <w:rPr>
          <w:rFonts w:ascii="Arial" w:hAnsi="Arial" w:cs="Arial"/>
        </w:rPr>
        <w:t xml:space="preserve"> code</w:t>
      </w:r>
      <w:r w:rsidR="00FD05C3">
        <w:rPr>
          <w:rFonts w:ascii="Arial" w:hAnsi="Arial" w:cs="Arial"/>
        </w:rPr>
        <w:t>, (3)</w:t>
      </w:r>
      <w:r w:rsidR="00C5047D">
        <w:rPr>
          <w:rFonts w:ascii="Arial" w:hAnsi="Arial" w:cs="Arial"/>
        </w:rPr>
        <w:t xml:space="preserve"> creating a timeseries of frequency values from these directional changes</w:t>
      </w:r>
      <w:r w:rsidR="00FD05C3">
        <w:rPr>
          <w:rFonts w:ascii="Arial" w:hAnsi="Arial" w:cs="Arial"/>
        </w:rPr>
        <w:t xml:space="preserve">, </w:t>
      </w:r>
      <w:r w:rsidR="00BC3027">
        <w:rPr>
          <w:rFonts w:ascii="Arial" w:hAnsi="Arial" w:cs="Arial"/>
        </w:rPr>
        <w:t>and (4)</w:t>
      </w:r>
      <w:r>
        <w:rPr>
          <w:rFonts w:ascii="Arial" w:hAnsi="Arial" w:cs="Arial"/>
        </w:rPr>
        <w:t xml:space="preserve"> generating audio files</w:t>
      </w:r>
      <w:r w:rsidR="00B741FB">
        <w:rPr>
          <w:rFonts w:ascii="Arial" w:hAnsi="Arial" w:cs="Arial"/>
        </w:rPr>
        <w:t xml:space="preserve"> of frequency-modulated vocalizations. We developed </w:t>
      </w:r>
      <w:r w:rsidR="00FE331D">
        <w:rPr>
          <w:rFonts w:ascii="Arial" w:hAnsi="Arial" w:cs="Arial"/>
        </w:rPr>
        <w:t>functions</w:t>
      </w:r>
      <w:r w:rsidR="00B741FB">
        <w:rPr>
          <w:rFonts w:ascii="Arial" w:hAnsi="Arial" w:cs="Arial"/>
        </w:rPr>
        <w:t xml:space="preserve"> for </w:t>
      </w:r>
      <w:r w:rsidR="00FE331D">
        <w:rPr>
          <w:rFonts w:ascii="Arial" w:hAnsi="Arial" w:cs="Arial"/>
        </w:rPr>
        <w:t xml:space="preserve">each </w:t>
      </w:r>
      <w:r w:rsidR="00B741FB">
        <w:rPr>
          <w:rFonts w:ascii="Arial" w:hAnsi="Arial" w:cs="Arial"/>
        </w:rPr>
        <w:t>of these steps in R (</w:t>
      </w:r>
      <w:r w:rsidR="00B741FB" w:rsidRPr="009D550F">
        <w:rPr>
          <w:rFonts w:ascii="Arial" w:hAnsi="Arial" w:cs="Arial"/>
          <w:highlight w:val="yellow"/>
        </w:rPr>
        <w:t>CITE</w:t>
      </w:r>
      <w:r w:rsidR="00B741FB">
        <w:rPr>
          <w:rFonts w:ascii="Arial" w:hAnsi="Arial" w:cs="Arial"/>
        </w:rPr>
        <w:t xml:space="preserve"> R Core Team 2024)</w:t>
      </w:r>
      <w:r w:rsidR="0006615B">
        <w:rPr>
          <w:rFonts w:ascii="Arial" w:hAnsi="Arial" w:cs="Arial"/>
        </w:rPr>
        <w:t>, and</w:t>
      </w:r>
      <w:r w:rsidR="00FE331D">
        <w:rPr>
          <w:rFonts w:ascii="Arial" w:hAnsi="Arial" w:cs="Arial"/>
        </w:rPr>
        <w:t xml:space="preserve"> organized these functions in</w:t>
      </w:r>
      <w:r w:rsidR="00E45B33">
        <w:rPr>
          <w:rFonts w:ascii="Arial" w:hAnsi="Arial" w:cs="Arial"/>
        </w:rPr>
        <w:t xml:space="preserve">to </w:t>
      </w:r>
      <w:r w:rsidR="00FE331D">
        <w:rPr>
          <w:rFonts w:ascii="Arial" w:hAnsi="Arial" w:cs="Arial"/>
        </w:rPr>
        <w:t xml:space="preserve">an R package called </w:t>
      </w:r>
      <w:proofErr w:type="spellStart"/>
      <w:r w:rsidR="00FE331D">
        <w:rPr>
          <w:rFonts w:ascii="Arial" w:hAnsi="Arial" w:cs="Arial"/>
        </w:rPr>
        <w:t>paRsynth</w:t>
      </w:r>
      <w:proofErr w:type="spellEnd"/>
      <w:r w:rsidR="00FE331D">
        <w:rPr>
          <w:rFonts w:ascii="Arial" w:hAnsi="Arial" w:cs="Arial"/>
        </w:rPr>
        <w:t xml:space="preserve"> that is available on GitHub</w:t>
      </w:r>
      <w:r w:rsidR="00D84931">
        <w:rPr>
          <w:rFonts w:ascii="Arial" w:hAnsi="Arial" w:cs="Arial"/>
        </w:rPr>
        <w:t xml:space="preserve">: </w:t>
      </w:r>
      <w:hyperlink r:id="rId20" w:history="1">
        <w:r w:rsidR="00D84931" w:rsidRPr="00D84931">
          <w:rPr>
            <w:rStyle w:val="Hyperlink"/>
            <w:rFonts w:ascii="Arial" w:hAnsi="Arial" w:cs="Arial"/>
          </w:rPr>
          <w:t>https://github.com/gsvidaurre/paRsynth</w:t>
        </w:r>
      </w:hyperlink>
      <w:r w:rsidR="00B741FB">
        <w:rPr>
          <w:rFonts w:ascii="Arial" w:hAnsi="Arial" w:cs="Arial"/>
        </w:rPr>
        <w:t xml:space="preserve">. </w:t>
      </w:r>
      <w:r w:rsidR="00F232FB">
        <w:rPr>
          <w:rFonts w:ascii="Arial" w:hAnsi="Arial" w:cs="Arial"/>
        </w:rPr>
        <w:t xml:space="preserve">Our package relies on the existing R package </w:t>
      </w:r>
      <w:proofErr w:type="spellStart"/>
      <w:r w:rsidR="00F232FB">
        <w:rPr>
          <w:rFonts w:ascii="Arial" w:hAnsi="Arial" w:cs="Arial"/>
        </w:rPr>
        <w:t>soundgen</w:t>
      </w:r>
      <w:proofErr w:type="spellEnd"/>
      <w:r w:rsidR="00F232FB">
        <w:rPr>
          <w:rFonts w:ascii="Arial" w:hAnsi="Arial" w:cs="Arial"/>
        </w:rPr>
        <w:t xml:space="preserve"> </w:t>
      </w:r>
      <w:r w:rsidR="009D550F">
        <w:rPr>
          <w:rFonts w:ascii="Arial" w:hAnsi="Arial" w:cs="Arial"/>
        </w:rPr>
        <w:fldChar w:fldCharType="begin"/>
      </w:r>
      <w:r w:rsidR="00F07E83">
        <w:rPr>
          <w:rFonts w:ascii="Arial" w:hAnsi="Arial" w:cs="Arial"/>
        </w:rPr>
        <w:instrText xml:space="preserve"> ADDIN ZOTERO_ITEM CSL_CITATION {"citationID":"Qx4nMdCl","properties":{"formattedCitation":"(23)","plainCitation":"(23)","noteIndex":0},"citationItems":[{"id":26071,"uris":["http://zotero.org/groups/5786507/items/9FR7DCSI"],"itemData":{"id":26071,"type":"article-journal","abstract":"Voice synthesis is a useful method for investigating the communicative role of different acoustic features. Although many text-to-speech systems are available, researchers of human nonverbal vocalizations and bioacousticians may profit from a dedicated simple tool for synthesizing and manipulating natural-sounding vocalizations. Soundgen (https://CRAN.R-project.org/package=soundgen) is an open-source R package that synthesizes nonverbal vocalizations based on meaningful acoustic parameters, which can be specified from the command line or in an interactive app. This tool was validated by comparing the perceived emotion, valence, arousal, and authenticity of 60 recorded human nonverbal vocalizations (screams, moans, laughs, and so on) and their approximate synthetic reproductions. Each synthetic sound was created by manually specifying only a small number of high-level control parameters, such as syllable length and a few anchors for the intonation contour. Nevertheless, the valence and arousal ratings of synthetic sounds were similar to those of the original recordings, and the authenticity ratings were comparable, maintaining parity with the originals for less complex vocalizations. Manipulating the precise acoustic characteristics of synthetic sounds may shed light on the salient predictors of emotion in the human voice. More generally, soundgen may prove useful for any studies that require precise control over the acoustic features of nonspeech sounds, including research on animal vocalizations and auditory perception.","container-title":"Behavior Research Methods","DOI":"10.3758/s13428-018-1095-7","ISSN":"1554-3528","issue":"2","journalAbbreviation":"Behav Res","language":"en","page":"778-792","source":"Springer Link","title":"Soundgen: An open-source tool for synthesizing nonverbal vocalizations","title-short":"Soundgen","volume":"51","author":[{"family":"Anikin","given":"Andrey"}],"issued":{"date-parts":[["2019",4,1]]}}}],"schema":"https://github.com/citation-style-language/schema/raw/master/csl-citation.json"} </w:instrText>
      </w:r>
      <w:r w:rsidR="009D550F">
        <w:rPr>
          <w:rFonts w:ascii="Arial" w:hAnsi="Arial" w:cs="Arial"/>
        </w:rPr>
        <w:fldChar w:fldCharType="separate"/>
      </w:r>
      <w:r w:rsidR="00FF3DC3" w:rsidRPr="00FF3DC3">
        <w:rPr>
          <w:rFonts w:ascii="Arial" w:hAnsi="Arial" w:cs="Arial"/>
        </w:rPr>
        <w:t>(23)</w:t>
      </w:r>
      <w:r w:rsidR="009D550F">
        <w:rPr>
          <w:rFonts w:ascii="Arial" w:hAnsi="Arial" w:cs="Arial"/>
        </w:rPr>
        <w:fldChar w:fldCharType="end"/>
      </w:r>
      <w:r w:rsidR="00F232FB">
        <w:rPr>
          <w:rFonts w:ascii="Arial" w:hAnsi="Arial" w:cs="Arial"/>
        </w:rPr>
        <w:t xml:space="preserve"> for creating synthetic frequency-modulated vocalizations and </w:t>
      </w:r>
      <w:r w:rsidR="00C14C3E">
        <w:rPr>
          <w:rFonts w:ascii="Arial" w:hAnsi="Arial" w:cs="Arial"/>
        </w:rPr>
        <w:t>generating</w:t>
      </w:r>
      <w:r w:rsidR="00F232FB">
        <w:rPr>
          <w:rFonts w:ascii="Arial" w:hAnsi="Arial" w:cs="Arial"/>
        </w:rPr>
        <w:t xml:space="preserve"> audio files of these vocalizations.</w:t>
      </w:r>
      <w:r w:rsidR="00F25249">
        <w:rPr>
          <w:rFonts w:ascii="Arial" w:hAnsi="Arial" w:cs="Arial"/>
        </w:rPr>
        <w:t xml:space="preserve"> Below we describe each of the </w:t>
      </w:r>
      <w:r w:rsidR="005967FF">
        <w:rPr>
          <w:rFonts w:ascii="Arial" w:hAnsi="Arial" w:cs="Arial"/>
        </w:rPr>
        <w:t xml:space="preserve">steps in our pipeline available through the </w:t>
      </w:r>
      <w:proofErr w:type="spellStart"/>
      <w:r w:rsidR="005967FF">
        <w:rPr>
          <w:rFonts w:ascii="Arial" w:hAnsi="Arial" w:cs="Arial"/>
        </w:rPr>
        <w:t>paRsynth</w:t>
      </w:r>
      <w:proofErr w:type="spellEnd"/>
      <w:r w:rsidR="005967FF">
        <w:rPr>
          <w:rFonts w:ascii="Arial" w:hAnsi="Arial" w:cs="Arial"/>
        </w:rPr>
        <w:t xml:space="preserve"> package</w:t>
      </w:r>
      <w:r w:rsidR="00A60FA2">
        <w:rPr>
          <w:rFonts w:ascii="Arial" w:hAnsi="Arial" w:cs="Arial"/>
        </w:rPr>
        <w:t>.</w:t>
      </w:r>
    </w:p>
    <w:p w14:paraId="13548798" w14:textId="7B1A0D58" w:rsidR="00B424E3" w:rsidRDefault="00493337" w:rsidP="00493337">
      <w:pPr>
        <w:spacing w:line="480" w:lineRule="auto"/>
        <w:rPr>
          <w:rFonts w:ascii="Arial" w:hAnsi="Arial" w:cs="Arial"/>
        </w:rPr>
      </w:pPr>
      <w:r>
        <w:rPr>
          <w:rFonts w:ascii="Arial" w:hAnsi="Arial" w:cs="Arial"/>
        </w:rPr>
        <w:tab/>
        <w:t>First, we generated character strings to represent synthetic vocal identity signals.</w:t>
      </w:r>
      <w:r w:rsidR="004E47CC">
        <w:rPr>
          <w:rFonts w:ascii="Arial" w:hAnsi="Arial" w:cs="Arial"/>
        </w:rPr>
        <w:t xml:space="preserve"> Each c</w:t>
      </w:r>
      <w:r>
        <w:rPr>
          <w:rFonts w:ascii="Arial" w:hAnsi="Arial" w:cs="Arial"/>
        </w:rPr>
        <w:t>haracter string</w:t>
      </w:r>
      <w:r w:rsidR="00E52EF5">
        <w:rPr>
          <w:rFonts w:ascii="Arial" w:hAnsi="Arial" w:cs="Arial"/>
        </w:rPr>
        <w:t xml:space="preserve"> was</w:t>
      </w:r>
      <w:r>
        <w:rPr>
          <w:rFonts w:ascii="Arial" w:hAnsi="Arial" w:cs="Arial"/>
        </w:rPr>
        <w:t xml:space="preserve"> </w:t>
      </w:r>
      <w:r w:rsidR="00DE56C1">
        <w:rPr>
          <w:rFonts w:ascii="Arial" w:hAnsi="Arial" w:cs="Arial"/>
        </w:rPr>
        <w:t>comp</w:t>
      </w:r>
      <w:r w:rsidR="00E52EF5">
        <w:rPr>
          <w:rFonts w:ascii="Arial" w:hAnsi="Arial" w:cs="Arial"/>
        </w:rPr>
        <w:t>osed of</w:t>
      </w:r>
      <w:r>
        <w:rPr>
          <w:rFonts w:ascii="Arial" w:hAnsi="Arial" w:cs="Arial"/>
        </w:rPr>
        <w:t xml:space="preserve"> </w:t>
      </w:r>
      <w:r w:rsidR="005352F1">
        <w:rPr>
          <w:rFonts w:ascii="Arial" w:hAnsi="Arial" w:cs="Arial"/>
        </w:rPr>
        <w:t>6</w:t>
      </w:r>
      <w:commentRangeStart w:id="70"/>
      <w:commentRangeStart w:id="71"/>
      <w:r>
        <w:rPr>
          <w:rFonts w:ascii="Arial" w:hAnsi="Arial" w:cs="Arial"/>
        </w:rPr>
        <w:t xml:space="preserve"> </w:t>
      </w:r>
      <w:r w:rsidR="00CF1D4E">
        <w:rPr>
          <w:rFonts w:ascii="Arial" w:hAnsi="Arial" w:cs="Arial"/>
        </w:rPr>
        <w:t xml:space="preserve">randomly generated </w:t>
      </w:r>
      <w:r w:rsidR="008663F2">
        <w:rPr>
          <w:rFonts w:ascii="Arial" w:hAnsi="Arial" w:cs="Arial"/>
        </w:rPr>
        <w:t>s</w:t>
      </w:r>
      <w:r w:rsidR="00CF1D4E">
        <w:rPr>
          <w:rFonts w:ascii="Arial" w:hAnsi="Arial" w:cs="Arial"/>
        </w:rPr>
        <w:t>trings</w:t>
      </w:r>
      <w:r w:rsidR="008663F2">
        <w:rPr>
          <w:rFonts w:ascii="Arial" w:hAnsi="Arial" w:cs="Arial"/>
        </w:rPr>
        <w:t xml:space="preserve"> </w:t>
      </w:r>
      <w:ins w:id="72" w:author="Samman, Raneem" w:date="2025-08-07T15:11:00Z" w16du:dateUtc="2025-08-07T20:11:00Z">
        <w:r w:rsidR="00FC02BF">
          <w:rPr>
            <w:rFonts w:ascii="Arial" w:hAnsi="Arial" w:cs="Arial"/>
          </w:rPr>
          <w:t xml:space="preserve">with a fixed order </w:t>
        </w:r>
      </w:ins>
      <w:r>
        <w:rPr>
          <w:rFonts w:ascii="Arial" w:hAnsi="Arial" w:cs="Arial"/>
        </w:rPr>
        <w:t xml:space="preserve">(Figure 1): </w:t>
      </w:r>
      <w:commentRangeEnd w:id="70"/>
      <w:r>
        <w:rPr>
          <w:rStyle w:val="CommentReference"/>
        </w:rPr>
        <w:commentReference w:id="70"/>
      </w:r>
      <w:commentRangeEnd w:id="71"/>
      <w:r>
        <w:rPr>
          <w:rStyle w:val="CommentReference"/>
        </w:rPr>
        <w:commentReference w:id="71"/>
      </w:r>
      <w:r>
        <w:rPr>
          <w:rFonts w:ascii="Arial" w:hAnsi="Arial" w:cs="Arial"/>
        </w:rPr>
        <w:t xml:space="preserve">a global head, </w:t>
      </w:r>
      <w:r w:rsidR="00EA524E">
        <w:rPr>
          <w:rFonts w:ascii="Arial" w:hAnsi="Arial" w:cs="Arial"/>
        </w:rPr>
        <w:t xml:space="preserve">the first half of </w:t>
      </w:r>
      <w:r>
        <w:rPr>
          <w:rFonts w:ascii="Arial" w:hAnsi="Arial" w:cs="Arial"/>
        </w:rPr>
        <w:t xml:space="preserve">group </w:t>
      </w:r>
      <w:r w:rsidR="00EA524E">
        <w:rPr>
          <w:rFonts w:ascii="Arial" w:hAnsi="Arial" w:cs="Arial"/>
        </w:rPr>
        <w:t xml:space="preserve">identity </w:t>
      </w:r>
      <w:r>
        <w:rPr>
          <w:rFonts w:ascii="Arial" w:hAnsi="Arial" w:cs="Arial"/>
        </w:rPr>
        <w:t>information, individual</w:t>
      </w:r>
      <w:r w:rsidR="00EA524E">
        <w:rPr>
          <w:rFonts w:ascii="Arial" w:hAnsi="Arial" w:cs="Arial"/>
        </w:rPr>
        <w:t xml:space="preserve"> identity</w:t>
      </w:r>
      <w:r>
        <w:rPr>
          <w:rFonts w:ascii="Arial" w:hAnsi="Arial" w:cs="Arial"/>
        </w:rPr>
        <w:t xml:space="preserve"> information, </w:t>
      </w:r>
      <w:r w:rsidR="00EA524E">
        <w:rPr>
          <w:rFonts w:ascii="Arial" w:hAnsi="Arial" w:cs="Arial"/>
        </w:rPr>
        <w:t>random variation, the second half</w:t>
      </w:r>
      <w:r>
        <w:rPr>
          <w:rFonts w:ascii="Arial" w:hAnsi="Arial" w:cs="Arial"/>
        </w:rPr>
        <w:t xml:space="preserve"> of group </w:t>
      </w:r>
      <w:r w:rsidR="00EA524E">
        <w:rPr>
          <w:rFonts w:ascii="Arial" w:hAnsi="Arial" w:cs="Arial"/>
        </w:rPr>
        <w:t xml:space="preserve">identity </w:t>
      </w:r>
      <w:r>
        <w:rPr>
          <w:rFonts w:ascii="Arial" w:hAnsi="Arial" w:cs="Arial"/>
        </w:rPr>
        <w:t xml:space="preserve">information, and a global tail. </w:t>
      </w:r>
      <w:r w:rsidR="006C7C3D">
        <w:rPr>
          <w:rFonts w:ascii="Arial" w:hAnsi="Arial" w:cs="Arial"/>
        </w:rPr>
        <w:t xml:space="preserve">Across strings, we used the first three letters of the </w:t>
      </w:r>
      <w:r w:rsidR="003D7C92">
        <w:rPr>
          <w:rFonts w:ascii="Arial" w:hAnsi="Arial" w:cs="Arial"/>
        </w:rPr>
        <w:t>English alphabet (A, B, and C)</w:t>
      </w:r>
      <w:r w:rsidR="00C14C3E">
        <w:rPr>
          <w:rFonts w:ascii="Arial" w:hAnsi="Arial" w:cs="Arial"/>
        </w:rPr>
        <w:t>, such that each position along each string contained a randomly selected letter</w:t>
      </w:r>
      <w:r w:rsidR="003D7C92">
        <w:rPr>
          <w:rFonts w:ascii="Arial" w:hAnsi="Arial" w:cs="Arial"/>
        </w:rPr>
        <w:t>.</w:t>
      </w:r>
      <w:r w:rsidR="00285414">
        <w:rPr>
          <w:rFonts w:ascii="Arial" w:hAnsi="Arial" w:cs="Arial"/>
        </w:rPr>
        <w:t xml:space="preserve"> The global strings were randomly selected by dataset, such that each string in a dataset shared the same global head and tail. These global strings facilitated bounding the structural variation in our synthetic datasets, such that we </w:t>
      </w:r>
      <w:r w:rsidR="00843F91">
        <w:rPr>
          <w:rFonts w:ascii="Arial" w:hAnsi="Arial" w:cs="Arial"/>
        </w:rPr>
        <w:t>could generate datasets representing var</w:t>
      </w:r>
      <w:r w:rsidR="00691637">
        <w:rPr>
          <w:rFonts w:ascii="Arial" w:hAnsi="Arial" w:cs="Arial"/>
        </w:rPr>
        <w:t>iation</w:t>
      </w:r>
      <w:r w:rsidR="00843F91">
        <w:rPr>
          <w:rFonts w:ascii="Arial" w:hAnsi="Arial" w:cs="Arial"/>
        </w:rPr>
        <w:t xml:space="preserve"> </w:t>
      </w:r>
      <w:r w:rsidR="00843F91" w:rsidRPr="00A843EF">
        <w:rPr>
          <w:rFonts w:ascii="Arial" w:hAnsi="Arial" w:cs="Arial"/>
          <w:i/>
          <w:iCs/>
        </w:rPr>
        <w:t>within</w:t>
      </w:r>
      <w:r w:rsidR="00843F91">
        <w:rPr>
          <w:rFonts w:ascii="Arial" w:hAnsi="Arial" w:cs="Arial"/>
        </w:rPr>
        <w:t xml:space="preserve"> a vocalization type in a vocal repertoire, rather than </w:t>
      </w:r>
      <w:r w:rsidR="00704736">
        <w:rPr>
          <w:rFonts w:ascii="Arial" w:hAnsi="Arial" w:cs="Arial"/>
        </w:rPr>
        <w:t xml:space="preserve">the broader structural variation that can be more commonly observed </w:t>
      </w:r>
      <w:r w:rsidR="00704736" w:rsidRPr="00A843EF">
        <w:rPr>
          <w:rFonts w:ascii="Arial" w:hAnsi="Arial" w:cs="Arial"/>
          <w:i/>
          <w:iCs/>
        </w:rPr>
        <w:t>a</w:t>
      </w:r>
      <w:r w:rsidR="006E3D31" w:rsidRPr="00A843EF">
        <w:rPr>
          <w:rFonts w:ascii="Arial" w:hAnsi="Arial" w:cs="Arial"/>
          <w:i/>
          <w:iCs/>
        </w:rPr>
        <w:t>mongst</w:t>
      </w:r>
      <w:r w:rsidR="00704736">
        <w:rPr>
          <w:rFonts w:ascii="Arial" w:hAnsi="Arial" w:cs="Arial"/>
        </w:rPr>
        <w:t xml:space="preserve"> vocalization types in a species repertoire (</w:t>
      </w:r>
      <w:r w:rsidR="00704736" w:rsidRPr="009D550F">
        <w:rPr>
          <w:rFonts w:ascii="Arial" w:hAnsi="Arial" w:cs="Arial"/>
          <w:highlight w:val="yellow"/>
        </w:rPr>
        <w:t>CITE</w:t>
      </w:r>
      <w:r w:rsidR="00704736">
        <w:rPr>
          <w:rFonts w:ascii="Arial" w:hAnsi="Arial" w:cs="Arial"/>
        </w:rPr>
        <w:t xml:space="preserve"> Keen et al. 2021).</w:t>
      </w:r>
      <w:r w:rsidR="00496DE1">
        <w:rPr>
          <w:rFonts w:ascii="Arial" w:hAnsi="Arial" w:cs="Arial"/>
        </w:rPr>
        <w:t xml:space="preserve"> We randomly selected group information strings amongst groups in a dataset, and individual information strings </w:t>
      </w:r>
      <w:r w:rsidR="00496DE1">
        <w:rPr>
          <w:rFonts w:ascii="Arial" w:hAnsi="Arial" w:cs="Arial"/>
        </w:rPr>
        <w:lastRenderedPageBreak/>
        <w:t xml:space="preserve">amongst individuals within each group. </w:t>
      </w:r>
      <w:r w:rsidR="00711AE9">
        <w:rPr>
          <w:rFonts w:ascii="Arial" w:hAnsi="Arial" w:cs="Arial"/>
        </w:rPr>
        <w:t xml:space="preserve">We added random variation to simulate </w:t>
      </w:r>
      <w:r w:rsidR="00302AC6">
        <w:rPr>
          <w:rFonts w:ascii="Arial" w:hAnsi="Arial" w:cs="Arial"/>
        </w:rPr>
        <w:t>variation within an individual</w:t>
      </w:r>
      <w:r w:rsidR="0023482C">
        <w:rPr>
          <w:rFonts w:ascii="Arial" w:hAnsi="Arial" w:cs="Arial"/>
        </w:rPr>
        <w:t>, such that repeated vocalization exemplars assigned to the same individual could be considered unique rather than duplicated vocal structures</w:t>
      </w:r>
      <w:r w:rsidR="00302AC6">
        <w:rPr>
          <w:rFonts w:ascii="Arial" w:hAnsi="Arial" w:cs="Arial"/>
        </w:rPr>
        <w:t>.</w:t>
      </w:r>
      <w:r w:rsidR="00F3383E">
        <w:rPr>
          <w:rFonts w:ascii="Arial" w:hAnsi="Arial" w:cs="Arial"/>
        </w:rPr>
        <w:t xml:space="preserve"> </w:t>
      </w:r>
      <w:r w:rsidR="00A17253">
        <w:rPr>
          <w:rFonts w:ascii="Arial" w:hAnsi="Arial" w:cs="Arial"/>
        </w:rPr>
        <w:t xml:space="preserve">In the first version of our pipeline, </w:t>
      </w:r>
      <w:r w:rsidR="000621CA">
        <w:rPr>
          <w:rFonts w:ascii="Arial" w:hAnsi="Arial" w:cs="Arial"/>
        </w:rPr>
        <w:t xml:space="preserve">it is possible to vary </w:t>
      </w:r>
      <w:r w:rsidR="00A17253">
        <w:rPr>
          <w:rFonts w:ascii="Arial" w:hAnsi="Arial" w:cs="Arial"/>
        </w:rPr>
        <w:t xml:space="preserve">the </w:t>
      </w:r>
      <w:r w:rsidR="00060F63">
        <w:rPr>
          <w:rFonts w:ascii="Arial" w:hAnsi="Arial" w:cs="Arial"/>
        </w:rPr>
        <w:t xml:space="preserve">length of </w:t>
      </w:r>
      <w:r w:rsidR="000621CA">
        <w:rPr>
          <w:rFonts w:ascii="Arial" w:hAnsi="Arial" w:cs="Arial"/>
        </w:rPr>
        <w:t xml:space="preserve">strings, including </w:t>
      </w:r>
      <w:r w:rsidR="002B411A">
        <w:rPr>
          <w:rFonts w:ascii="Arial" w:hAnsi="Arial" w:cs="Arial"/>
        </w:rPr>
        <w:t xml:space="preserve">the overall </w:t>
      </w:r>
      <w:r w:rsidR="00060F63">
        <w:rPr>
          <w:rFonts w:ascii="Arial" w:hAnsi="Arial" w:cs="Arial"/>
        </w:rPr>
        <w:t>string</w:t>
      </w:r>
      <w:r w:rsidR="000621CA">
        <w:rPr>
          <w:rFonts w:ascii="Arial" w:hAnsi="Arial" w:cs="Arial"/>
        </w:rPr>
        <w:t xml:space="preserve"> length and</w:t>
      </w:r>
      <w:r w:rsidR="00060F63">
        <w:rPr>
          <w:rFonts w:ascii="Arial" w:hAnsi="Arial" w:cs="Arial"/>
        </w:rPr>
        <w:t xml:space="preserve"> the </w:t>
      </w:r>
      <w:r w:rsidR="00843A9F">
        <w:rPr>
          <w:rFonts w:ascii="Arial" w:hAnsi="Arial" w:cs="Arial"/>
        </w:rPr>
        <w:t xml:space="preserve">length of </w:t>
      </w:r>
      <w:r w:rsidR="002B411A">
        <w:rPr>
          <w:rFonts w:ascii="Arial" w:hAnsi="Arial" w:cs="Arial"/>
        </w:rPr>
        <w:t>each composite string,</w:t>
      </w:r>
      <w:r w:rsidR="00640237">
        <w:rPr>
          <w:rFonts w:ascii="Arial" w:hAnsi="Arial" w:cs="Arial"/>
        </w:rPr>
        <w:t xml:space="preserve"> as well as the size of the vocal datasets (number of groups, individuals per group, and vocalizations per individual)</w:t>
      </w:r>
      <w:r w:rsidR="007D6FA9">
        <w:rPr>
          <w:rFonts w:ascii="Arial" w:hAnsi="Arial" w:cs="Arial"/>
        </w:rPr>
        <w:t xml:space="preserve">. </w:t>
      </w:r>
    </w:p>
    <w:p w14:paraId="2BB1D1EA" w14:textId="760B0529" w:rsidR="00493337" w:rsidRDefault="00493337" w:rsidP="00493337">
      <w:pPr>
        <w:spacing w:line="480" w:lineRule="auto"/>
        <w:rPr>
          <w:rFonts w:ascii="Arial" w:hAnsi="Arial" w:cs="Arial"/>
        </w:rPr>
      </w:pPr>
      <w:r>
        <w:rPr>
          <w:rFonts w:ascii="Arial" w:hAnsi="Arial" w:cs="Arial"/>
        </w:rPr>
        <w:tab/>
      </w:r>
      <w:r w:rsidR="008B7CE7">
        <w:rPr>
          <w:rFonts w:ascii="Arial" w:hAnsi="Arial" w:cs="Arial"/>
        </w:rPr>
        <w:t>The s</w:t>
      </w:r>
      <w:r w:rsidR="002B179D">
        <w:rPr>
          <w:rFonts w:ascii="Arial" w:hAnsi="Arial" w:cs="Arial"/>
        </w:rPr>
        <w:t>econd</w:t>
      </w:r>
      <w:r w:rsidR="008B7CE7">
        <w:rPr>
          <w:rFonts w:ascii="Arial" w:hAnsi="Arial" w:cs="Arial"/>
        </w:rPr>
        <w:t xml:space="preserve"> step of our pipeline </w:t>
      </w:r>
      <w:r w:rsidR="000C799E">
        <w:rPr>
          <w:rFonts w:ascii="Arial" w:hAnsi="Arial" w:cs="Arial"/>
        </w:rPr>
        <w:t>was to use</w:t>
      </w:r>
      <w:r>
        <w:rPr>
          <w:rFonts w:ascii="Arial" w:hAnsi="Arial" w:cs="Arial"/>
        </w:rPr>
        <w:t xml:space="preserve"> Parsons code</w:t>
      </w:r>
      <w:r w:rsidR="0028363A">
        <w:rPr>
          <w:rFonts w:ascii="Arial" w:hAnsi="Arial" w:cs="Arial"/>
        </w:rPr>
        <w:t xml:space="preserve">, a musical notation used to </w:t>
      </w:r>
      <w:r>
        <w:rPr>
          <w:rFonts w:ascii="Arial" w:hAnsi="Arial" w:cs="Arial"/>
        </w:rPr>
        <w:t xml:space="preserve">summarize </w:t>
      </w:r>
      <w:r w:rsidR="0028363A">
        <w:rPr>
          <w:rFonts w:ascii="Arial" w:hAnsi="Arial" w:cs="Arial"/>
        </w:rPr>
        <w:t>variation</w:t>
      </w:r>
      <w:r>
        <w:rPr>
          <w:rFonts w:ascii="Arial" w:hAnsi="Arial" w:cs="Arial"/>
        </w:rPr>
        <w:t xml:space="preserve"> </w:t>
      </w:r>
      <w:r w:rsidR="0028363A">
        <w:rPr>
          <w:rFonts w:ascii="Arial" w:hAnsi="Arial" w:cs="Arial"/>
        </w:rPr>
        <w:t xml:space="preserve">in </w:t>
      </w:r>
      <w:r w:rsidR="00AC17DD">
        <w:rPr>
          <w:rFonts w:ascii="Arial" w:hAnsi="Arial" w:cs="Arial"/>
        </w:rPr>
        <w:t xml:space="preserve">directional changes in frequency, or </w:t>
      </w:r>
      <w:r w:rsidR="0028363A">
        <w:rPr>
          <w:rFonts w:ascii="Arial" w:hAnsi="Arial" w:cs="Arial"/>
        </w:rPr>
        <w:t>frequency modulation patterns</w:t>
      </w:r>
      <w:r w:rsidR="00AC17DD">
        <w:rPr>
          <w:rFonts w:ascii="Arial" w:hAnsi="Arial" w:cs="Arial"/>
        </w:rPr>
        <w:t xml:space="preserve">, </w:t>
      </w:r>
      <w:r w:rsidR="0028363A">
        <w:rPr>
          <w:rFonts w:ascii="Arial" w:hAnsi="Arial" w:cs="Arial"/>
        </w:rPr>
        <w:t xml:space="preserve">of an acoustic </w:t>
      </w:r>
      <w:commentRangeStart w:id="73"/>
      <w:r w:rsidR="0028363A">
        <w:rPr>
          <w:rFonts w:ascii="Arial" w:hAnsi="Arial" w:cs="Arial"/>
        </w:rPr>
        <w:t xml:space="preserve">signal </w:t>
      </w:r>
      <w:r>
        <w:rPr>
          <w:rFonts w:ascii="Arial" w:hAnsi="Arial" w:cs="Arial"/>
        </w:rPr>
        <w:fldChar w:fldCharType="begin"/>
      </w:r>
      <w:r w:rsidR="00F07E83">
        <w:rPr>
          <w:rFonts w:ascii="Arial" w:hAnsi="Arial" w:cs="Arial"/>
        </w:rPr>
        <w:instrText xml:space="preserve"> ADDIN ZOTERO_ITEM CSL_CITATION {"citationID":"Uqyq1MIF","properties":{"formattedCitation":"(30)","plainCitation":"(30)","noteIndex":0},"citationItems":[{"id":2604,"uris":["http://zotero.org/groups/5786507/items/ZVXRPGHR"],"itemData":{"id":2604,"type":"book","abstract":"288 p. : 24 cm","ISBN":"978-0-904747-00-3","language":"eng","number-of-pages":"298","publisher":"Cambridge, Eng. : S. Brown","source":"Internet Archive","title":"The directory of tunes and musical themes","URL":"http://archive.org/details/directoryoftunes0000pars","author":[{"family":"Parsons","given":"Denys"}],"contributor":[{"literal":"Internet Archive"}],"accessed":{"date-parts":[["2024",12,20]]},"issued":{"date-parts":[["1975"]]}}}],"schema":"https://github.com/citation-style-language/schema/raw/master/csl-citation.json"} </w:instrText>
      </w:r>
      <w:r>
        <w:rPr>
          <w:rFonts w:ascii="Arial" w:hAnsi="Arial" w:cs="Arial"/>
        </w:rPr>
        <w:fldChar w:fldCharType="separate"/>
      </w:r>
      <w:r w:rsidR="00FF3DC3" w:rsidRPr="00FF3DC3">
        <w:rPr>
          <w:rFonts w:ascii="Arial" w:hAnsi="Arial" w:cs="Arial"/>
        </w:rPr>
        <w:t>(30)</w:t>
      </w:r>
      <w:r>
        <w:rPr>
          <w:rFonts w:ascii="Arial" w:hAnsi="Arial" w:cs="Arial"/>
        </w:rPr>
        <w:fldChar w:fldCharType="end"/>
      </w:r>
      <w:commentRangeEnd w:id="73"/>
      <w:r w:rsidR="001F7A10">
        <w:rPr>
          <w:rStyle w:val="CommentReference"/>
        </w:rPr>
        <w:commentReference w:id="73"/>
      </w:r>
      <w:r>
        <w:rPr>
          <w:rFonts w:ascii="Arial" w:hAnsi="Arial" w:cs="Arial"/>
        </w:rPr>
        <w:t xml:space="preserve">. </w:t>
      </w:r>
      <w:r w:rsidR="000F4376">
        <w:rPr>
          <w:rFonts w:ascii="Arial" w:hAnsi="Arial" w:cs="Arial"/>
        </w:rPr>
        <w:t>Here w</w:t>
      </w:r>
      <w:r>
        <w:rPr>
          <w:rFonts w:ascii="Arial" w:hAnsi="Arial" w:cs="Arial"/>
        </w:rPr>
        <w:t xml:space="preserve">e used 1-Parsons encoding, which </w:t>
      </w:r>
      <w:r w:rsidR="000A290A">
        <w:rPr>
          <w:rFonts w:ascii="Arial" w:hAnsi="Arial" w:cs="Arial"/>
        </w:rPr>
        <w:t xml:space="preserve">represents relative changes in </w:t>
      </w:r>
      <w:r>
        <w:rPr>
          <w:rFonts w:ascii="Arial" w:hAnsi="Arial" w:cs="Arial"/>
        </w:rPr>
        <w:t>frequenc</w:t>
      </w:r>
      <w:r w:rsidR="001056F7">
        <w:rPr>
          <w:rFonts w:ascii="Arial" w:hAnsi="Arial" w:cs="Arial"/>
        </w:rPr>
        <w:t xml:space="preserve">y </w:t>
      </w:r>
      <w:r w:rsidR="000A290A">
        <w:rPr>
          <w:rFonts w:ascii="Arial" w:hAnsi="Arial" w:cs="Arial"/>
        </w:rPr>
        <w:t>at specific positions as</w:t>
      </w:r>
      <w:r>
        <w:rPr>
          <w:rFonts w:ascii="Arial" w:hAnsi="Arial" w:cs="Arial"/>
        </w:rPr>
        <w:t xml:space="preserve"> a</w:t>
      </w:r>
      <w:r w:rsidR="009D5922">
        <w:rPr>
          <w:rFonts w:ascii="Arial" w:hAnsi="Arial" w:cs="Arial"/>
        </w:rPr>
        <w:t>n information</w:t>
      </w:r>
      <w:r>
        <w:rPr>
          <w:rFonts w:ascii="Arial" w:hAnsi="Arial" w:cs="Arial"/>
        </w:rPr>
        <w:t xml:space="preserve"> “</w:t>
      </w:r>
      <w:proofErr w:type="spellStart"/>
      <w:r>
        <w:rPr>
          <w:rFonts w:ascii="Arial" w:hAnsi="Arial" w:cs="Arial"/>
        </w:rPr>
        <w:t>trit</w:t>
      </w:r>
      <w:proofErr w:type="spellEnd"/>
      <w:r>
        <w:rPr>
          <w:rFonts w:ascii="Arial" w:hAnsi="Arial" w:cs="Arial"/>
        </w:rPr>
        <w:t xml:space="preserve">” by noting the direction of frequency change (up, down, or constant) </w:t>
      </w:r>
      <w:r w:rsidR="00A70B54">
        <w:rPr>
          <w:rFonts w:ascii="Arial" w:hAnsi="Arial" w:cs="Arial"/>
        </w:rPr>
        <w:t>from the previous position</w:t>
      </w:r>
      <w:r w:rsidR="005D78C4">
        <w:rPr>
          <w:rFonts w:ascii="Arial" w:hAnsi="Arial" w:cs="Arial"/>
        </w:rPr>
        <w:t>. T</w:t>
      </w:r>
      <w:r w:rsidR="00A70B54">
        <w:rPr>
          <w:rFonts w:ascii="Arial" w:hAnsi="Arial" w:cs="Arial"/>
        </w:rPr>
        <w:t>his process is repeated at regularly spaced intervals along the duration of</w:t>
      </w:r>
      <w:r>
        <w:rPr>
          <w:rFonts w:ascii="Arial" w:hAnsi="Arial" w:cs="Arial"/>
        </w:rPr>
        <w:t xml:space="preserve"> the original signal. Parsons code is often used in the study of music </w:t>
      </w:r>
      <w:r>
        <w:rPr>
          <w:rFonts w:ascii="Arial" w:hAnsi="Arial" w:cs="Arial"/>
        </w:rPr>
        <w:fldChar w:fldCharType="begin"/>
      </w:r>
      <w:r w:rsidR="00F07E83">
        <w:rPr>
          <w:rFonts w:ascii="Arial" w:hAnsi="Arial" w:cs="Arial"/>
        </w:rPr>
        <w:instrText xml:space="preserve"> ADDIN ZOTERO_ITEM CSL_CITATION {"citationID":"8E9FupMd","properties":{"formattedCitation":"(31)","plainCitation":"(31)","noteIndex":0},"citationItems":[{"id":2602,"uris":["http://zotero.org/groups/5786507/items/IJTC2XE2"],"itemData":{"id":2602,"type":"article-journal","container-title":"Annual review of information science and technology","issue":"1","page":"295-340","title":"Music information retrieval","volume":"37","author":[{"family":"Downie","given":"J.S."}],"issued":{"date-parts":[["2003"]]}}}],"schema":"https://github.com/citation-style-language/schema/raw/master/csl-citation.json"} </w:instrText>
      </w:r>
      <w:r>
        <w:rPr>
          <w:rFonts w:ascii="Arial" w:hAnsi="Arial" w:cs="Arial"/>
        </w:rPr>
        <w:fldChar w:fldCharType="separate"/>
      </w:r>
      <w:r w:rsidR="00FF3DC3" w:rsidRPr="00FF3DC3">
        <w:rPr>
          <w:rFonts w:ascii="Arial" w:hAnsi="Arial" w:cs="Arial"/>
        </w:rPr>
        <w:t>(31)</w:t>
      </w:r>
      <w:r>
        <w:rPr>
          <w:rFonts w:ascii="Arial" w:hAnsi="Arial" w:cs="Arial"/>
        </w:rPr>
        <w:fldChar w:fldCharType="end"/>
      </w:r>
      <w:r>
        <w:rPr>
          <w:rFonts w:ascii="Arial" w:hAnsi="Arial" w:cs="Arial"/>
        </w:rPr>
        <w:t xml:space="preserve">, however researchers have used Parsons code to decode </w:t>
      </w:r>
      <w:r w:rsidR="001056F7">
        <w:rPr>
          <w:rFonts w:ascii="Arial" w:hAnsi="Arial" w:cs="Arial"/>
        </w:rPr>
        <w:t>individual identity information in frequency-modulated dolphin whistles</w:t>
      </w:r>
      <w:r w:rsidR="008E362B">
        <w:rPr>
          <w:rFonts w:ascii="Arial" w:hAnsi="Arial" w:cs="Arial"/>
        </w:rPr>
        <w:t>, including more complex Parsons encoding beyond 1-Parsons</w:t>
      </w:r>
      <w:r w:rsidR="001056F7" w:rsidDel="001056F7">
        <w:rPr>
          <w:rFonts w:ascii="Arial" w:hAnsi="Arial" w:cs="Arial"/>
        </w:rPr>
        <w:t xml:space="preserve"> </w:t>
      </w:r>
      <w:r>
        <w:rPr>
          <w:rFonts w:ascii="Arial" w:hAnsi="Arial" w:cs="Arial"/>
        </w:rPr>
        <w:fldChar w:fldCharType="begin"/>
      </w:r>
      <w:r w:rsidR="00F07E83">
        <w:rPr>
          <w:rFonts w:ascii="Arial" w:hAnsi="Arial" w:cs="Arial"/>
        </w:rPr>
        <w:instrText xml:space="preserve"> ADDIN ZOTERO_ITEM CSL_CITATION {"citationID":"r3ZuczO0","properties":{"formattedCitation":"(32)","plainCitation":"(32)","noteIndex":0},"citationItems":[{"id":2603,"uris":["http://zotero.org/groups/5786507/items/MUGYAV6U"],"itemData":{"id":2603,"type":"article-journal","abstract":"Bottlenose dolphins (Tursiops truncatus) produce many vocalisations, including whistles that are unique to the individual producing them. Such “signature whistles” play a role in individual recognition and maintaining group integrity. Previous work has shown that humans can successfully group the spectrographic representations of signature whistles according to the individual dolphins that produced them. However, attempts at using mathematical algorithms to perform a similar task have been less successful. A greater understanding of the encoding of identity information in signature whistles is important for assessing similarity of whistles and thus social influences on the development of these learned calls. We re-examined 400 signature whistles from 20 individual dolphins used in a previous study, and tested the performance of new mathematical algorithms. We compared the measure used in the original study (correlation matrix of evenly sampled frequency measurements) to one used in several previous studies (similarity matrix of time-warped whistles), and to a new algorithm based on the Parsons code, used in music retrieval databases. The Parsons code records the direction of frequency change at each time step, and is effective at capturing human perception of music. We analysed similarity matrices from each of these three techniques, as well as a random control, by unsupervised clustering using three separate techniques: k-means clustering, hierarchical clustering, and an adaptive resonance theory neural network. For each of the three clustering techniques, a seven-level Parsons algorithm provided better clustering than the correlation and dynamic time warping algorithms, and was closer to the near-perfect visual categorisations of human judges. Thus, the Parsons code captures much of the individual identity information present in signature whistles, and may prove useful in studies requiring quantification of whistle similarity.","container-title":"PLOS ONE","DOI":"10.1371/journal.pone.0077671","ISSN":"1932-6203","issue":"10","journalAbbreviation":"PLOS ONE","language":"en","note":"publisher: Public Library of Science","page":"e77671","source":"PLoS Journals","title":"The Encoding of Individual Identity in Dolphin Signature Whistles: How Much Information Is Needed?","title-short":"The Encoding of Individual Identity in Dolphin Signature Whistles","volume":"8","author":[{"family":"Kershenbaum","given":"Arik"},{"family":"Sayigh","given":"Laela S."},{"family":"Janik","given":"Vincent M."}],"issued":{"date-parts":[["2013",10,23]]}}}],"schema":"https://github.com/citation-style-language/schema/raw/master/csl-citation.json"} </w:instrText>
      </w:r>
      <w:r>
        <w:rPr>
          <w:rFonts w:ascii="Arial" w:hAnsi="Arial" w:cs="Arial"/>
        </w:rPr>
        <w:fldChar w:fldCharType="separate"/>
      </w:r>
      <w:r w:rsidR="00F07E83">
        <w:rPr>
          <w:rFonts w:ascii="Arial" w:hAnsi="Arial" w:cs="Arial"/>
        </w:rPr>
        <w:t>(32)</w:t>
      </w:r>
      <w:r>
        <w:rPr>
          <w:rFonts w:ascii="Arial" w:hAnsi="Arial" w:cs="Arial"/>
        </w:rPr>
        <w:fldChar w:fldCharType="end"/>
      </w:r>
      <w:r>
        <w:rPr>
          <w:rFonts w:ascii="Arial" w:hAnsi="Arial" w:cs="Arial"/>
        </w:rPr>
        <w:t xml:space="preserve">. Here, we used </w:t>
      </w:r>
      <w:r w:rsidR="00D97527">
        <w:rPr>
          <w:rFonts w:ascii="Arial" w:hAnsi="Arial" w:cs="Arial"/>
        </w:rPr>
        <w:t>1-</w:t>
      </w:r>
      <w:r>
        <w:rPr>
          <w:rFonts w:ascii="Arial" w:hAnsi="Arial" w:cs="Arial"/>
        </w:rPr>
        <w:t>Par</w:t>
      </w:r>
      <w:r w:rsidR="00D97527">
        <w:rPr>
          <w:rFonts w:ascii="Arial" w:hAnsi="Arial" w:cs="Arial"/>
        </w:rPr>
        <w:t>sons</w:t>
      </w:r>
      <w:r>
        <w:rPr>
          <w:rFonts w:ascii="Arial" w:hAnsi="Arial" w:cs="Arial"/>
        </w:rPr>
        <w:t xml:space="preserve"> </w:t>
      </w:r>
      <w:r w:rsidR="00D97527">
        <w:rPr>
          <w:rFonts w:ascii="Arial" w:hAnsi="Arial" w:cs="Arial"/>
        </w:rPr>
        <w:t>en</w:t>
      </w:r>
      <w:r>
        <w:rPr>
          <w:rFonts w:ascii="Arial" w:hAnsi="Arial" w:cs="Arial"/>
        </w:rPr>
        <w:t>cod</w:t>
      </w:r>
      <w:r w:rsidR="00D97527">
        <w:rPr>
          <w:rFonts w:ascii="Arial" w:hAnsi="Arial" w:cs="Arial"/>
        </w:rPr>
        <w:t>ing</w:t>
      </w:r>
      <w:r>
        <w:rPr>
          <w:rFonts w:ascii="Arial" w:hAnsi="Arial" w:cs="Arial"/>
        </w:rPr>
        <w:t xml:space="preserve"> to </w:t>
      </w:r>
      <w:r w:rsidRPr="00EF4472">
        <w:rPr>
          <w:rFonts w:ascii="Arial" w:hAnsi="Arial" w:cs="Arial"/>
          <w:i/>
          <w:iCs/>
        </w:rPr>
        <w:t>encode</w:t>
      </w:r>
      <w:r>
        <w:rPr>
          <w:rFonts w:ascii="Arial" w:hAnsi="Arial" w:cs="Arial"/>
        </w:rPr>
        <w:t xml:space="preserve"> information</w:t>
      </w:r>
      <w:r w:rsidR="00D275A3">
        <w:rPr>
          <w:rFonts w:ascii="Arial" w:hAnsi="Arial" w:cs="Arial"/>
        </w:rPr>
        <w:t>, such that e</w:t>
      </w:r>
      <w:r>
        <w:rPr>
          <w:rFonts w:ascii="Arial" w:hAnsi="Arial" w:cs="Arial"/>
        </w:rPr>
        <w:t xml:space="preserve">ach unique character </w:t>
      </w:r>
      <w:r w:rsidR="00D275A3">
        <w:rPr>
          <w:rFonts w:ascii="Arial" w:hAnsi="Arial" w:cs="Arial"/>
        </w:rPr>
        <w:t xml:space="preserve">per string </w:t>
      </w:r>
      <w:r>
        <w:rPr>
          <w:rFonts w:ascii="Arial" w:hAnsi="Arial" w:cs="Arial"/>
        </w:rPr>
        <w:t>mapped onto a direction</w:t>
      </w:r>
      <w:r w:rsidR="001D616C">
        <w:rPr>
          <w:rFonts w:ascii="Arial" w:hAnsi="Arial" w:cs="Arial"/>
        </w:rPr>
        <w:t>al change in frequency</w:t>
      </w:r>
      <w:r w:rsidR="00D275A3">
        <w:rPr>
          <w:rFonts w:ascii="Arial" w:hAnsi="Arial" w:cs="Arial"/>
        </w:rPr>
        <w:t>. We converted</w:t>
      </w:r>
      <w:r>
        <w:rPr>
          <w:rFonts w:ascii="Arial" w:hAnsi="Arial" w:cs="Arial"/>
        </w:rPr>
        <w:t xml:space="preserve"> </w:t>
      </w:r>
      <w:r w:rsidR="00D275A3">
        <w:rPr>
          <w:rFonts w:ascii="Arial" w:hAnsi="Arial" w:cs="Arial"/>
        </w:rPr>
        <w:t>instances of “</w:t>
      </w:r>
      <w:r>
        <w:rPr>
          <w:rFonts w:ascii="Arial" w:hAnsi="Arial" w:cs="Arial"/>
        </w:rPr>
        <w:t>A</w:t>
      </w:r>
      <w:r w:rsidR="00D275A3">
        <w:rPr>
          <w:rFonts w:ascii="Arial" w:hAnsi="Arial" w:cs="Arial"/>
        </w:rPr>
        <w:t>”</w:t>
      </w:r>
      <w:r>
        <w:rPr>
          <w:rFonts w:ascii="Arial" w:hAnsi="Arial" w:cs="Arial"/>
        </w:rPr>
        <w:t xml:space="preserve"> to “up”, </w:t>
      </w:r>
      <w:r w:rsidR="00D275A3">
        <w:rPr>
          <w:rFonts w:ascii="Arial" w:hAnsi="Arial" w:cs="Arial"/>
        </w:rPr>
        <w:t>“</w:t>
      </w:r>
      <w:r>
        <w:rPr>
          <w:rFonts w:ascii="Arial" w:hAnsi="Arial" w:cs="Arial"/>
        </w:rPr>
        <w:t>B</w:t>
      </w:r>
      <w:r w:rsidR="00D275A3">
        <w:rPr>
          <w:rFonts w:ascii="Arial" w:hAnsi="Arial" w:cs="Arial"/>
        </w:rPr>
        <w:t>”</w:t>
      </w:r>
      <w:r>
        <w:rPr>
          <w:rFonts w:ascii="Arial" w:hAnsi="Arial" w:cs="Arial"/>
        </w:rPr>
        <w:t xml:space="preserve"> to “down”, and C to “constant”.</w:t>
      </w:r>
    </w:p>
    <w:p w14:paraId="1A86521D" w14:textId="14218FAB" w:rsidR="00E90365" w:rsidRDefault="00493337" w:rsidP="00493337">
      <w:pPr>
        <w:spacing w:line="480" w:lineRule="auto"/>
        <w:ind w:firstLine="720"/>
        <w:rPr>
          <w:rFonts w:ascii="Arial" w:hAnsi="Arial" w:cs="Arial"/>
        </w:rPr>
      </w:pPr>
      <w:r>
        <w:rPr>
          <w:rFonts w:ascii="Arial" w:hAnsi="Arial" w:cs="Arial"/>
        </w:rPr>
        <w:t xml:space="preserve">Once </w:t>
      </w:r>
      <w:r w:rsidR="00E217A3">
        <w:rPr>
          <w:rFonts w:ascii="Arial" w:hAnsi="Arial" w:cs="Arial"/>
        </w:rPr>
        <w:t xml:space="preserve">we converted character </w:t>
      </w:r>
      <w:r>
        <w:rPr>
          <w:rFonts w:ascii="Arial" w:hAnsi="Arial" w:cs="Arial"/>
        </w:rPr>
        <w:t xml:space="preserve">strings </w:t>
      </w:r>
      <w:r w:rsidR="00E217A3">
        <w:rPr>
          <w:rFonts w:ascii="Arial" w:hAnsi="Arial" w:cs="Arial"/>
        </w:rPr>
        <w:t>to</w:t>
      </w:r>
      <w:r>
        <w:rPr>
          <w:rFonts w:ascii="Arial" w:hAnsi="Arial" w:cs="Arial"/>
        </w:rPr>
        <w:t xml:space="preserve"> </w:t>
      </w:r>
      <w:proofErr w:type="gramStart"/>
      <w:r>
        <w:rPr>
          <w:rFonts w:ascii="Arial" w:hAnsi="Arial" w:cs="Arial"/>
        </w:rPr>
        <w:t>Parsons</w:t>
      </w:r>
      <w:proofErr w:type="gramEnd"/>
      <w:r>
        <w:rPr>
          <w:rFonts w:ascii="Arial" w:hAnsi="Arial" w:cs="Arial"/>
        </w:rPr>
        <w:t xml:space="preserve"> code, </w:t>
      </w:r>
      <w:r w:rsidR="001D3F9A">
        <w:rPr>
          <w:rFonts w:ascii="Arial" w:hAnsi="Arial" w:cs="Arial"/>
        </w:rPr>
        <w:t xml:space="preserve">our third step was to </w:t>
      </w:r>
      <w:r w:rsidR="00527F60">
        <w:rPr>
          <w:rFonts w:ascii="Arial" w:hAnsi="Arial" w:cs="Arial"/>
        </w:rPr>
        <w:t xml:space="preserve">use the Parsons code sequence to </w:t>
      </w:r>
      <w:r w:rsidR="00E217A3">
        <w:rPr>
          <w:rFonts w:ascii="Arial" w:hAnsi="Arial" w:cs="Arial"/>
        </w:rPr>
        <w:t xml:space="preserve">generate a </w:t>
      </w:r>
      <w:r w:rsidR="007F3996">
        <w:rPr>
          <w:rFonts w:ascii="Arial" w:hAnsi="Arial" w:cs="Arial"/>
        </w:rPr>
        <w:t>time series</w:t>
      </w:r>
      <w:r w:rsidR="00E217A3">
        <w:rPr>
          <w:rFonts w:ascii="Arial" w:hAnsi="Arial" w:cs="Arial"/>
        </w:rPr>
        <w:t xml:space="preserve"> of frequency values. W</w:t>
      </w:r>
      <w:r>
        <w:rPr>
          <w:rFonts w:ascii="Arial" w:hAnsi="Arial" w:cs="Arial"/>
        </w:rPr>
        <w:t xml:space="preserve">e </w:t>
      </w:r>
      <w:r w:rsidR="00E217A3">
        <w:rPr>
          <w:rFonts w:ascii="Arial" w:hAnsi="Arial" w:cs="Arial"/>
        </w:rPr>
        <w:t xml:space="preserve">selected a fixed </w:t>
      </w:r>
      <w:r w:rsidR="00D54AAF">
        <w:rPr>
          <w:rFonts w:ascii="Arial" w:hAnsi="Arial" w:cs="Arial"/>
        </w:rPr>
        <w:t>value of 4 kHz to serve as the starting frequency value</w:t>
      </w:r>
      <w:r w:rsidR="00266B75">
        <w:rPr>
          <w:rFonts w:ascii="Arial" w:hAnsi="Arial" w:cs="Arial"/>
        </w:rPr>
        <w:t>, then</w:t>
      </w:r>
      <w:r w:rsidR="00ED010A">
        <w:rPr>
          <w:rFonts w:ascii="Arial" w:hAnsi="Arial" w:cs="Arial"/>
        </w:rPr>
        <w:t xml:space="preserve"> we</w:t>
      </w:r>
      <w:r w:rsidR="00763D78">
        <w:rPr>
          <w:rFonts w:ascii="Arial" w:hAnsi="Arial" w:cs="Arial"/>
        </w:rPr>
        <w:t xml:space="preserve"> created a </w:t>
      </w:r>
      <w:r w:rsidR="007F3996">
        <w:rPr>
          <w:rFonts w:ascii="Arial" w:hAnsi="Arial" w:cs="Arial"/>
        </w:rPr>
        <w:t>time series</w:t>
      </w:r>
      <w:r w:rsidR="00763D78">
        <w:rPr>
          <w:rFonts w:ascii="Arial" w:hAnsi="Arial" w:cs="Arial"/>
        </w:rPr>
        <w:t xml:space="preserve"> of frequency values </w:t>
      </w:r>
      <w:r w:rsidR="004C7844">
        <w:rPr>
          <w:rFonts w:ascii="Arial" w:hAnsi="Arial" w:cs="Arial"/>
        </w:rPr>
        <w:t>in which</w:t>
      </w:r>
      <w:r w:rsidR="00266B75">
        <w:rPr>
          <w:rFonts w:ascii="Arial" w:hAnsi="Arial" w:cs="Arial"/>
        </w:rPr>
        <w:t xml:space="preserve"> subsequent</w:t>
      </w:r>
      <w:r w:rsidR="004C7844">
        <w:rPr>
          <w:rFonts w:ascii="Arial" w:hAnsi="Arial" w:cs="Arial"/>
        </w:rPr>
        <w:t xml:space="preserve"> value</w:t>
      </w:r>
      <w:r w:rsidR="00266B75">
        <w:rPr>
          <w:rFonts w:ascii="Arial" w:hAnsi="Arial" w:cs="Arial"/>
        </w:rPr>
        <w:t>s</w:t>
      </w:r>
      <w:r w:rsidR="004C7844">
        <w:rPr>
          <w:rFonts w:ascii="Arial" w:hAnsi="Arial" w:cs="Arial"/>
        </w:rPr>
        <w:t xml:space="preserve"> shifted up or down in frequency by </w:t>
      </w:r>
      <w:r w:rsidR="00F27802">
        <w:rPr>
          <w:rFonts w:ascii="Arial" w:hAnsi="Arial" w:cs="Arial"/>
        </w:rPr>
        <w:t xml:space="preserve">1 </w:t>
      </w:r>
      <w:del w:id="74" w:author="Samman, Raneem" w:date="2025-08-07T15:20:00Z" w16du:dateUtc="2025-08-07T20:20:00Z">
        <w:r w:rsidR="00F27802" w:rsidDel="00B015C7">
          <w:rPr>
            <w:rFonts w:ascii="Arial" w:hAnsi="Arial" w:cs="Arial"/>
          </w:rPr>
          <w:delText>kHz</w:delText>
        </w:r>
        <w:r w:rsidR="004C7844" w:rsidDel="00B015C7">
          <w:rPr>
            <w:rFonts w:ascii="Arial" w:hAnsi="Arial" w:cs="Arial"/>
          </w:rPr>
          <w:delText>, or</w:delText>
        </w:r>
      </w:del>
      <w:ins w:id="75" w:author="Samman, Raneem" w:date="2025-08-07T15:20:00Z" w16du:dateUtc="2025-08-07T20:20:00Z">
        <w:r w:rsidR="00B015C7">
          <w:rPr>
            <w:rFonts w:ascii="Arial" w:hAnsi="Arial" w:cs="Arial"/>
          </w:rPr>
          <w:t>kHz or</w:t>
        </w:r>
      </w:ins>
      <w:r w:rsidR="004C7844">
        <w:rPr>
          <w:rFonts w:ascii="Arial" w:hAnsi="Arial" w:cs="Arial"/>
        </w:rPr>
        <w:t xml:space="preserve"> remained constant with respect to the value that came before.</w:t>
      </w:r>
      <w:r>
        <w:rPr>
          <w:rFonts w:ascii="Arial" w:hAnsi="Arial" w:cs="Arial"/>
        </w:rPr>
        <w:t xml:space="preserve"> For example, </w:t>
      </w:r>
      <w:r w:rsidR="00994575">
        <w:rPr>
          <w:rFonts w:ascii="Arial" w:hAnsi="Arial" w:cs="Arial"/>
        </w:rPr>
        <w:lastRenderedPageBreak/>
        <w:t>when</w:t>
      </w:r>
      <w:r>
        <w:rPr>
          <w:rFonts w:ascii="Arial" w:hAnsi="Arial" w:cs="Arial"/>
        </w:rPr>
        <w:t xml:space="preserve"> a synthetic vocalization started at 4</w:t>
      </w:r>
      <w:r w:rsidR="00994575">
        <w:rPr>
          <w:rFonts w:ascii="Arial" w:hAnsi="Arial" w:cs="Arial"/>
        </w:rPr>
        <w:t xml:space="preserve"> k</w:t>
      </w:r>
      <w:r>
        <w:rPr>
          <w:rFonts w:ascii="Arial" w:hAnsi="Arial" w:cs="Arial"/>
        </w:rPr>
        <w:t xml:space="preserve">Hz and the first Parson’s code value </w:t>
      </w:r>
      <w:r w:rsidR="00994575">
        <w:rPr>
          <w:rFonts w:ascii="Arial" w:hAnsi="Arial" w:cs="Arial"/>
        </w:rPr>
        <w:t>wa</w:t>
      </w:r>
      <w:r>
        <w:rPr>
          <w:rFonts w:ascii="Arial" w:hAnsi="Arial" w:cs="Arial"/>
        </w:rPr>
        <w:t>s “</w:t>
      </w:r>
      <w:r w:rsidR="00994575">
        <w:rPr>
          <w:rFonts w:ascii="Arial" w:hAnsi="Arial" w:cs="Arial"/>
        </w:rPr>
        <w:t>up</w:t>
      </w:r>
      <w:r>
        <w:rPr>
          <w:rFonts w:ascii="Arial" w:hAnsi="Arial" w:cs="Arial"/>
        </w:rPr>
        <w:t xml:space="preserve">”, then the next frequency </w:t>
      </w:r>
      <w:r w:rsidR="00994575">
        <w:rPr>
          <w:rFonts w:ascii="Arial" w:hAnsi="Arial" w:cs="Arial"/>
        </w:rPr>
        <w:t xml:space="preserve">value in the timeseries </w:t>
      </w:r>
      <w:r>
        <w:rPr>
          <w:rFonts w:ascii="Arial" w:hAnsi="Arial" w:cs="Arial"/>
        </w:rPr>
        <w:t xml:space="preserve">would be </w:t>
      </w:r>
      <w:r w:rsidR="003F707F">
        <w:rPr>
          <w:rFonts w:ascii="Arial" w:hAnsi="Arial" w:cs="Arial"/>
        </w:rPr>
        <w:t>5</w:t>
      </w:r>
      <w:r w:rsidR="00994575">
        <w:rPr>
          <w:rFonts w:ascii="Arial" w:hAnsi="Arial" w:cs="Arial"/>
        </w:rPr>
        <w:t xml:space="preserve"> k</w:t>
      </w:r>
      <w:r>
        <w:rPr>
          <w:rFonts w:ascii="Arial" w:hAnsi="Arial" w:cs="Arial"/>
        </w:rPr>
        <w:t>Hz. However, if the first Parson’s code was “</w:t>
      </w:r>
      <w:r w:rsidR="00994575">
        <w:rPr>
          <w:rFonts w:ascii="Arial" w:hAnsi="Arial" w:cs="Arial"/>
        </w:rPr>
        <w:t>constant</w:t>
      </w:r>
      <w:r>
        <w:rPr>
          <w:rFonts w:ascii="Arial" w:hAnsi="Arial" w:cs="Arial"/>
        </w:rPr>
        <w:t xml:space="preserve">”, then the second frequency </w:t>
      </w:r>
      <w:r w:rsidR="00994575">
        <w:rPr>
          <w:rFonts w:ascii="Arial" w:hAnsi="Arial" w:cs="Arial"/>
        </w:rPr>
        <w:t xml:space="preserve">value </w:t>
      </w:r>
      <w:r>
        <w:rPr>
          <w:rFonts w:ascii="Arial" w:hAnsi="Arial" w:cs="Arial"/>
        </w:rPr>
        <w:t xml:space="preserve">would be </w:t>
      </w:r>
      <w:r w:rsidR="00994575">
        <w:rPr>
          <w:rFonts w:ascii="Arial" w:hAnsi="Arial" w:cs="Arial"/>
        </w:rPr>
        <w:t>4 k</w:t>
      </w:r>
      <w:r>
        <w:rPr>
          <w:rFonts w:ascii="Arial" w:hAnsi="Arial" w:cs="Arial"/>
        </w:rPr>
        <w:t xml:space="preserve">Hz. </w:t>
      </w:r>
      <w:r w:rsidR="009D51F3">
        <w:rPr>
          <w:rFonts w:ascii="Arial" w:hAnsi="Arial" w:cs="Arial"/>
        </w:rPr>
        <w:t>In this step of our pipeline, it is possible to vary the starting frequency value as well as the frequency shift</w:t>
      </w:r>
      <w:r w:rsidR="00466C38">
        <w:rPr>
          <w:rFonts w:ascii="Arial" w:hAnsi="Arial" w:cs="Arial"/>
        </w:rPr>
        <w:t xml:space="preserve"> parameter</w:t>
      </w:r>
      <w:r w:rsidR="009D51F3">
        <w:rPr>
          <w:rFonts w:ascii="Arial" w:hAnsi="Arial" w:cs="Arial"/>
        </w:rPr>
        <w:t>. We</w:t>
      </w:r>
      <w:r w:rsidR="00BC617C">
        <w:rPr>
          <w:rFonts w:ascii="Arial" w:hAnsi="Arial" w:cs="Arial"/>
        </w:rPr>
        <w:t xml:space="preserve"> also</w:t>
      </w:r>
      <w:r w:rsidR="001B35EC">
        <w:rPr>
          <w:rFonts w:ascii="Arial" w:hAnsi="Arial" w:cs="Arial"/>
        </w:rPr>
        <w:t xml:space="preserve"> included two modes of generating frequency </w:t>
      </w:r>
      <w:r w:rsidR="007F3996">
        <w:rPr>
          <w:rFonts w:ascii="Arial" w:hAnsi="Arial" w:cs="Arial"/>
        </w:rPr>
        <w:t>time series</w:t>
      </w:r>
      <w:r w:rsidR="004F4EB9">
        <w:rPr>
          <w:rFonts w:ascii="Arial" w:hAnsi="Arial" w:cs="Arial"/>
        </w:rPr>
        <w:t>. T</w:t>
      </w:r>
      <w:r w:rsidR="001B35EC">
        <w:rPr>
          <w:rFonts w:ascii="Arial" w:hAnsi="Arial" w:cs="Arial"/>
        </w:rPr>
        <w:t xml:space="preserve">he first </w:t>
      </w:r>
      <w:r w:rsidR="000518B6">
        <w:rPr>
          <w:rFonts w:ascii="Arial" w:hAnsi="Arial" w:cs="Arial"/>
        </w:rPr>
        <w:t xml:space="preserve">and default </w:t>
      </w:r>
      <w:r w:rsidR="001B35EC">
        <w:rPr>
          <w:rFonts w:ascii="Arial" w:hAnsi="Arial" w:cs="Arial"/>
        </w:rPr>
        <w:t>option generates</w:t>
      </w:r>
      <w:r w:rsidR="00836CF1">
        <w:rPr>
          <w:rFonts w:ascii="Arial" w:hAnsi="Arial" w:cs="Arial"/>
        </w:rPr>
        <w:t xml:space="preserve"> frequency values as a continuous trajectory,</w:t>
      </w:r>
      <w:r w:rsidR="006833A0">
        <w:rPr>
          <w:rFonts w:ascii="Arial" w:hAnsi="Arial" w:cs="Arial"/>
        </w:rPr>
        <w:t xml:space="preserve"> and this approach can yield less bounded structural variation of signals in the same dataset. T</w:t>
      </w:r>
      <w:r w:rsidR="00836CF1">
        <w:rPr>
          <w:rFonts w:ascii="Arial" w:hAnsi="Arial" w:cs="Arial"/>
        </w:rPr>
        <w:t>he second</w:t>
      </w:r>
      <w:r w:rsidR="00BE10A3">
        <w:rPr>
          <w:rFonts w:ascii="Arial" w:hAnsi="Arial" w:cs="Arial"/>
        </w:rPr>
        <w:t xml:space="preserve"> </w:t>
      </w:r>
      <w:r w:rsidR="00E1652C">
        <w:rPr>
          <w:rFonts w:ascii="Arial" w:hAnsi="Arial" w:cs="Arial"/>
        </w:rPr>
        <w:t>option resets frequency values back to the starting frequency at the start of each section</w:t>
      </w:r>
      <w:r w:rsidR="00CE3608">
        <w:rPr>
          <w:rFonts w:ascii="Arial" w:hAnsi="Arial" w:cs="Arial"/>
        </w:rPr>
        <w:t xml:space="preserve"> of the original string</w:t>
      </w:r>
      <w:r w:rsidR="001C291B">
        <w:rPr>
          <w:rFonts w:ascii="Arial" w:hAnsi="Arial" w:cs="Arial"/>
        </w:rPr>
        <w:t>, such that the direction of the frequency shift will be calculated relative to the starting frequency rather than the frequency value at the last position of the previous section</w:t>
      </w:r>
      <w:r w:rsidR="00E1652C">
        <w:rPr>
          <w:rFonts w:ascii="Arial" w:hAnsi="Arial" w:cs="Arial"/>
        </w:rPr>
        <w:t>.</w:t>
      </w:r>
      <w:r w:rsidR="00605438">
        <w:rPr>
          <w:rFonts w:ascii="Arial" w:hAnsi="Arial" w:cs="Arial"/>
        </w:rPr>
        <w:t xml:space="preserve"> </w:t>
      </w:r>
      <w:r w:rsidR="00FF094A">
        <w:rPr>
          <w:rFonts w:ascii="Arial" w:hAnsi="Arial" w:cs="Arial"/>
        </w:rPr>
        <w:t>Our preliminary analyses indicated that t</w:t>
      </w:r>
      <w:r w:rsidR="00605438">
        <w:rPr>
          <w:rFonts w:ascii="Arial" w:hAnsi="Arial" w:cs="Arial"/>
        </w:rPr>
        <w:t>his option</w:t>
      </w:r>
      <w:r w:rsidR="00FF094A">
        <w:rPr>
          <w:rFonts w:ascii="Arial" w:hAnsi="Arial" w:cs="Arial"/>
        </w:rPr>
        <w:t xml:space="preserve"> generates more bounded structural variation </w:t>
      </w:r>
      <w:proofErr w:type="gramStart"/>
      <w:r w:rsidR="00FF094A">
        <w:rPr>
          <w:rFonts w:ascii="Arial" w:hAnsi="Arial" w:cs="Arial"/>
        </w:rPr>
        <w:t>similar to</w:t>
      </w:r>
      <w:proofErr w:type="gramEnd"/>
      <w:r w:rsidR="00FF094A">
        <w:rPr>
          <w:rFonts w:ascii="Arial" w:hAnsi="Arial" w:cs="Arial"/>
        </w:rPr>
        <w:t xml:space="preserve"> the variation within a vocalization type that we wanted to simulate, and we used this option to generate all example and simulated datasets.</w:t>
      </w:r>
    </w:p>
    <w:p w14:paraId="52194129" w14:textId="0B48CF9A" w:rsidR="00493337" w:rsidRDefault="00493337" w:rsidP="00A843EF">
      <w:pPr>
        <w:spacing w:line="480" w:lineRule="auto"/>
        <w:ind w:firstLine="720"/>
        <w:rPr>
          <w:rFonts w:ascii="Arial" w:hAnsi="Arial" w:cs="Arial"/>
        </w:rPr>
      </w:pPr>
      <w:r>
        <w:rPr>
          <w:rFonts w:ascii="Arial" w:hAnsi="Arial" w:cs="Arial"/>
        </w:rPr>
        <w:t>The</w:t>
      </w:r>
      <w:r w:rsidR="00643837">
        <w:rPr>
          <w:rFonts w:ascii="Arial" w:hAnsi="Arial" w:cs="Arial"/>
        </w:rPr>
        <w:t xml:space="preserve"> fourth and final step in our pipeline was</w:t>
      </w:r>
      <w:r>
        <w:rPr>
          <w:rFonts w:ascii="Arial" w:hAnsi="Arial" w:cs="Arial"/>
        </w:rPr>
        <w:t xml:space="preserve"> </w:t>
      </w:r>
      <w:r w:rsidR="00643837">
        <w:rPr>
          <w:rFonts w:ascii="Arial" w:hAnsi="Arial" w:cs="Arial"/>
        </w:rPr>
        <w:t xml:space="preserve">to </w:t>
      </w:r>
      <w:r>
        <w:rPr>
          <w:rFonts w:ascii="Arial" w:hAnsi="Arial" w:cs="Arial"/>
        </w:rPr>
        <w:t>us</w:t>
      </w:r>
      <w:r w:rsidR="00643837">
        <w:rPr>
          <w:rFonts w:ascii="Arial" w:hAnsi="Arial" w:cs="Arial"/>
        </w:rPr>
        <w:t>e</w:t>
      </w:r>
      <w:r>
        <w:rPr>
          <w:rFonts w:ascii="Arial" w:hAnsi="Arial" w:cs="Arial"/>
        </w:rPr>
        <w:t xml:space="preserve"> the frequency </w:t>
      </w:r>
      <w:r w:rsidR="00643837">
        <w:rPr>
          <w:rFonts w:ascii="Arial" w:hAnsi="Arial" w:cs="Arial"/>
        </w:rPr>
        <w:t>timeseries as “</w:t>
      </w:r>
      <w:r>
        <w:rPr>
          <w:rFonts w:ascii="Arial" w:hAnsi="Arial" w:cs="Arial"/>
        </w:rPr>
        <w:t>anchors</w:t>
      </w:r>
      <w:r w:rsidR="00643837">
        <w:rPr>
          <w:rFonts w:ascii="Arial" w:hAnsi="Arial" w:cs="Arial"/>
        </w:rPr>
        <w:t>”</w:t>
      </w:r>
      <w:r>
        <w:rPr>
          <w:rFonts w:ascii="Arial" w:hAnsi="Arial" w:cs="Arial"/>
        </w:rPr>
        <w:t xml:space="preserve"> </w:t>
      </w:r>
      <w:r w:rsidR="00643837">
        <w:rPr>
          <w:rFonts w:ascii="Arial" w:hAnsi="Arial" w:cs="Arial"/>
        </w:rPr>
        <w:t xml:space="preserve">to guide the generation of frequency modulation patterns </w:t>
      </w:r>
      <w:r>
        <w:rPr>
          <w:rFonts w:ascii="Arial" w:hAnsi="Arial" w:cs="Arial"/>
        </w:rPr>
        <w:t>in</w:t>
      </w:r>
      <w:r w:rsidR="00643837">
        <w:rPr>
          <w:rFonts w:ascii="Arial" w:hAnsi="Arial" w:cs="Arial"/>
        </w:rPr>
        <w:t xml:space="preserve"> synthetic vocalizations </w:t>
      </w:r>
      <w:r w:rsidR="001D5E4B">
        <w:rPr>
          <w:rFonts w:ascii="Arial" w:hAnsi="Arial" w:cs="Arial"/>
        </w:rPr>
        <w:t xml:space="preserve">with </w:t>
      </w:r>
      <w:r>
        <w:rPr>
          <w:rFonts w:ascii="Arial" w:hAnsi="Arial" w:cs="Arial"/>
        </w:rPr>
        <w:t xml:space="preserve">the </w:t>
      </w:r>
      <w:proofErr w:type="spellStart"/>
      <w:r w:rsidR="00643837">
        <w:rPr>
          <w:rFonts w:ascii="Arial" w:hAnsi="Arial" w:cs="Arial"/>
        </w:rPr>
        <w:t>s</w:t>
      </w:r>
      <w:r>
        <w:rPr>
          <w:rFonts w:ascii="Arial" w:hAnsi="Arial" w:cs="Arial"/>
        </w:rPr>
        <w:t>oundgen</w:t>
      </w:r>
      <w:proofErr w:type="spellEnd"/>
      <w:r>
        <w:rPr>
          <w:rFonts w:ascii="Arial" w:hAnsi="Arial" w:cs="Arial"/>
        </w:rPr>
        <w:t xml:space="preserve"> </w:t>
      </w:r>
      <w:r w:rsidR="00643837">
        <w:rPr>
          <w:rFonts w:ascii="Arial" w:hAnsi="Arial" w:cs="Arial"/>
        </w:rPr>
        <w:t xml:space="preserve">R </w:t>
      </w:r>
      <w:r>
        <w:rPr>
          <w:rFonts w:ascii="Arial" w:hAnsi="Arial" w:cs="Arial"/>
        </w:rPr>
        <w:t>package</w:t>
      </w:r>
      <w:r w:rsidR="001F6A46">
        <w:rPr>
          <w:rFonts w:ascii="Arial" w:hAnsi="Arial" w:cs="Arial"/>
        </w:rPr>
        <w:t xml:space="preserve"> version 2.7.1</w:t>
      </w:r>
      <w:r w:rsidR="00D92A83">
        <w:rPr>
          <w:rFonts w:ascii="Arial" w:hAnsi="Arial" w:cs="Arial"/>
        </w:rPr>
        <w:t xml:space="preserve"> </w:t>
      </w:r>
      <w:r w:rsidR="00D92A83">
        <w:rPr>
          <w:rFonts w:ascii="Arial" w:hAnsi="Arial" w:cs="Arial"/>
        </w:rPr>
        <w:fldChar w:fldCharType="begin"/>
      </w:r>
      <w:r w:rsidR="00F07E83">
        <w:rPr>
          <w:rFonts w:ascii="Arial" w:hAnsi="Arial" w:cs="Arial"/>
        </w:rPr>
        <w:instrText xml:space="preserve"> ADDIN ZOTERO_ITEM CSL_CITATION {"citationID":"zRK0sr3g","properties":{"formattedCitation":"(23)","plainCitation":"(23)","noteIndex":0},"citationItems":[{"id":26071,"uris":["http://zotero.org/groups/5786507/items/9FR7DCSI"],"itemData":{"id":26071,"type":"article-journal","abstract":"Voice synthesis is a useful method for investigating the communicative role of different acoustic features. Although many text-to-speech systems are available, researchers of human nonverbal vocalizations and bioacousticians may profit from a dedicated simple tool for synthesizing and manipulating natural-sounding vocalizations. Soundgen (https://CRAN.R-project.org/package=soundgen) is an open-source R package that synthesizes nonverbal vocalizations based on meaningful acoustic parameters, which can be specified from the command line or in an interactive app. This tool was validated by comparing the perceived emotion, valence, arousal, and authenticity of 60 recorded human nonverbal vocalizations (screams, moans, laughs, and so on) and their approximate synthetic reproductions. Each synthetic sound was created by manually specifying only a small number of high-level control parameters, such as syllable length and a few anchors for the intonation contour. Nevertheless, the valence and arousal ratings of synthetic sounds were similar to those of the original recordings, and the authenticity ratings were comparable, maintaining parity with the originals for less complex vocalizations. Manipulating the precise acoustic characteristics of synthetic sounds may shed light on the salient predictors of emotion in the human voice. More generally, soundgen may prove useful for any studies that require precise control over the acoustic features of nonspeech sounds, including research on animal vocalizations and auditory perception.","container-title":"Behavior Research Methods","DOI":"10.3758/s13428-018-1095-7","ISSN":"1554-3528","issue":"2","journalAbbreviation":"Behav Res","language":"en","page":"778-792","source":"Springer Link","title":"Soundgen: An open-source tool for synthesizing nonverbal vocalizations","title-short":"Soundgen","volume":"51","author":[{"family":"Anikin","given":"Andrey"}],"issued":{"date-parts":[["2019",4,1]]}}}],"schema":"https://github.com/citation-style-language/schema/raw/master/csl-citation.json"} </w:instrText>
      </w:r>
      <w:r w:rsidR="00D92A83">
        <w:rPr>
          <w:rFonts w:ascii="Arial" w:hAnsi="Arial" w:cs="Arial"/>
        </w:rPr>
        <w:fldChar w:fldCharType="separate"/>
      </w:r>
      <w:r w:rsidR="00FF3DC3" w:rsidRPr="00FF3DC3">
        <w:rPr>
          <w:rFonts w:ascii="Arial" w:hAnsi="Arial" w:cs="Arial"/>
        </w:rPr>
        <w:t>(23)</w:t>
      </w:r>
      <w:r w:rsidR="00D92A83">
        <w:rPr>
          <w:rFonts w:ascii="Arial" w:hAnsi="Arial" w:cs="Arial"/>
        </w:rPr>
        <w:fldChar w:fldCharType="end"/>
      </w:r>
      <w:r>
        <w:rPr>
          <w:rFonts w:ascii="Arial" w:hAnsi="Arial" w:cs="Arial"/>
        </w:rPr>
        <w:t xml:space="preserve">. </w:t>
      </w:r>
      <w:r w:rsidR="005118FB">
        <w:rPr>
          <w:rFonts w:ascii="Arial" w:hAnsi="Arial" w:cs="Arial"/>
        </w:rPr>
        <w:t xml:space="preserve">Here, we developed a function that relies on the </w:t>
      </w:r>
      <w:proofErr w:type="spellStart"/>
      <w:proofErr w:type="gramStart"/>
      <w:r w:rsidR="005118FB">
        <w:rPr>
          <w:rFonts w:ascii="Arial" w:hAnsi="Arial" w:cs="Arial"/>
        </w:rPr>
        <w:t>soundgen</w:t>
      </w:r>
      <w:proofErr w:type="spellEnd"/>
      <w:r w:rsidR="005118FB">
        <w:rPr>
          <w:rFonts w:ascii="Arial" w:hAnsi="Arial" w:cs="Arial"/>
        </w:rPr>
        <w:t>(</w:t>
      </w:r>
      <w:proofErr w:type="gramEnd"/>
      <w:r w:rsidR="005118FB">
        <w:rPr>
          <w:rFonts w:ascii="Arial" w:hAnsi="Arial" w:cs="Arial"/>
        </w:rPr>
        <w:t xml:space="preserve">) function from the </w:t>
      </w:r>
      <w:proofErr w:type="spellStart"/>
      <w:r w:rsidR="005118FB">
        <w:rPr>
          <w:rFonts w:ascii="Arial" w:hAnsi="Arial" w:cs="Arial"/>
        </w:rPr>
        <w:t>soundgen</w:t>
      </w:r>
      <w:proofErr w:type="spellEnd"/>
      <w:r w:rsidR="005118FB">
        <w:rPr>
          <w:rFonts w:ascii="Arial" w:hAnsi="Arial" w:cs="Arial"/>
        </w:rPr>
        <w:t xml:space="preserve"> package</w:t>
      </w:r>
      <w:r w:rsidR="001F0DF7">
        <w:rPr>
          <w:rFonts w:ascii="Arial" w:hAnsi="Arial" w:cs="Arial"/>
        </w:rPr>
        <w:t xml:space="preserve"> to generate synthetic audio files with customized names.</w:t>
      </w:r>
      <w:r w:rsidR="00F4313C">
        <w:rPr>
          <w:rFonts w:ascii="Arial" w:hAnsi="Arial" w:cs="Arial"/>
        </w:rPr>
        <w:t xml:space="preserve"> </w:t>
      </w:r>
      <w:r w:rsidR="00E03B12">
        <w:rPr>
          <w:rFonts w:ascii="Arial" w:hAnsi="Arial" w:cs="Arial"/>
        </w:rPr>
        <w:t>W</w:t>
      </w:r>
      <w:r w:rsidR="00F4313C">
        <w:rPr>
          <w:rFonts w:ascii="Arial" w:hAnsi="Arial" w:cs="Arial"/>
        </w:rPr>
        <w:t xml:space="preserve">e also focused on </w:t>
      </w:r>
      <w:r w:rsidR="00F57877">
        <w:rPr>
          <w:rFonts w:ascii="Arial" w:hAnsi="Arial" w:cs="Arial"/>
        </w:rPr>
        <w:t xml:space="preserve">a particular subset of arguments to control sound generation </w:t>
      </w:r>
      <w:r w:rsidR="00D2684C">
        <w:rPr>
          <w:rFonts w:ascii="Arial" w:hAnsi="Arial" w:cs="Arial"/>
        </w:rPr>
        <w:t xml:space="preserve">in ways that helped us create frequency modulated vocal identity signals </w:t>
      </w:r>
      <w:r w:rsidR="00F57877">
        <w:rPr>
          <w:rFonts w:ascii="Arial" w:hAnsi="Arial" w:cs="Arial"/>
        </w:rPr>
        <w:t xml:space="preserve">with </w:t>
      </w:r>
      <w:proofErr w:type="spellStart"/>
      <w:r w:rsidR="00D2684C">
        <w:rPr>
          <w:rFonts w:ascii="Arial" w:hAnsi="Arial" w:cs="Arial"/>
        </w:rPr>
        <w:t>soundgen</w:t>
      </w:r>
      <w:proofErr w:type="spellEnd"/>
      <w:r w:rsidR="00D2684C">
        <w:rPr>
          <w:rFonts w:ascii="Arial" w:hAnsi="Arial" w:cs="Arial"/>
        </w:rPr>
        <w:t>.</w:t>
      </w:r>
      <w:r w:rsidR="00722861">
        <w:rPr>
          <w:rFonts w:ascii="Arial" w:hAnsi="Arial" w:cs="Arial"/>
        </w:rPr>
        <w:t xml:space="preserve"> First, we </w:t>
      </w:r>
      <w:r w:rsidR="00666273">
        <w:rPr>
          <w:rFonts w:ascii="Arial" w:hAnsi="Arial" w:cs="Arial"/>
        </w:rPr>
        <w:t>used</w:t>
      </w:r>
      <w:r w:rsidR="00D3476E">
        <w:rPr>
          <w:rFonts w:ascii="Arial" w:hAnsi="Arial" w:cs="Arial"/>
        </w:rPr>
        <w:t xml:space="preserve"> the frequency timeseries </w:t>
      </w:r>
      <w:r w:rsidR="00666273">
        <w:rPr>
          <w:rFonts w:ascii="Arial" w:hAnsi="Arial" w:cs="Arial"/>
        </w:rPr>
        <w:t xml:space="preserve">as input </w:t>
      </w:r>
      <w:r w:rsidR="00D3476E">
        <w:rPr>
          <w:rFonts w:ascii="Arial" w:hAnsi="Arial" w:cs="Arial"/>
        </w:rPr>
        <w:t xml:space="preserve">to the argument pitch so that </w:t>
      </w:r>
      <w:proofErr w:type="spellStart"/>
      <w:r w:rsidR="00D3476E">
        <w:rPr>
          <w:rFonts w:ascii="Arial" w:hAnsi="Arial" w:cs="Arial"/>
        </w:rPr>
        <w:t>soundgen</w:t>
      </w:r>
      <w:proofErr w:type="spellEnd"/>
      <w:r w:rsidR="00D3476E">
        <w:rPr>
          <w:rFonts w:ascii="Arial" w:hAnsi="Arial" w:cs="Arial"/>
        </w:rPr>
        <w:t xml:space="preserve"> would use these values as anchors to guide frequency modulation. In this version of our pipeline, we do not specify </w:t>
      </w:r>
      <w:r w:rsidR="00D3476E">
        <w:rPr>
          <w:rFonts w:ascii="Arial" w:hAnsi="Arial" w:cs="Arial"/>
        </w:rPr>
        <w:lastRenderedPageBreak/>
        <w:t xml:space="preserve">timestamps for each frequency value in the </w:t>
      </w:r>
      <w:r w:rsidR="007F3996">
        <w:rPr>
          <w:rFonts w:ascii="Arial" w:hAnsi="Arial" w:cs="Arial"/>
        </w:rPr>
        <w:t>time series</w:t>
      </w:r>
      <w:r w:rsidR="00295C9E">
        <w:rPr>
          <w:rFonts w:ascii="Arial" w:hAnsi="Arial" w:cs="Arial"/>
        </w:rPr>
        <w:t xml:space="preserve">. By default, </w:t>
      </w:r>
      <w:proofErr w:type="spellStart"/>
      <w:r w:rsidR="00295C9E">
        <w:rPr>
          <w:rFonts w:ascii="Arial" w:hAnsi="Arial" w:cs="Arial"/>
        </w:rPr>
        <w:t>soundgen</w:t>
      </w:r>
      <w:proofErr w:type="spellEnd"/>
      <w:r w:rsidR="00295C9E">
        <w:rPr>
          <w:rFonts w:ascii="Arial" w:hAnsi="Arial" w:cs="Arial"/>
        </w:rPr>
        <w:t xml:space="preserve"> version 2.7.1 considered frequency values to be evenly split across</w:t>
      </w:r>
      <w:r w:rsidR="00256A75">
        <w:rPr>
          <w:rFonts w:ascii="Arial" w:hAnsi="Arial" w:cs="Arial"/>
        </w:rPr>
        <w:t xml:space="preserve"> the duration of each audio file</w:t>
      </w:r>
      <w:r w:rsidR="0016382C">
        <w:rPr>
          <w:rFonts w:ascii="Arial" w:hAnsi="Arial" w:cs="Arial"/>
        </w:rPr>
        <w:t xml:space="preserve">, which we specified using the argument </w:t>
      </w:r>
      <w:proofErr w:type="spellStart"/>
      <w:r w:rsidR="0016382C">
        <w:rPr>
          <w:rFonts w:ascii="Arial" w:hAnsi="Arial" w:cs="Arial"/>
        </w:rPr>
        <w:t>sylLen</w:t>
      </w:r>
      <w:proofErr w:type="spellEnd"/>
      <w:r w:rsidR="0016382C">
        <w:rPr>
          <w:rFonts w:ascii="Arial" w:hAnsi="Arial" w:cs="Arial"/>
        </w:rPr>
        <w:t xml:space="preserve">. </w:t>
      </w:r>
      <w:r w:rsidR="00580180">
        <w:rPr>
          <w:rFonts w:ascii="Arial" w:hAnsi="Arial" w:cs="Arial"/>
        </w:rPr>
        <w:t xml:space="preserve">We controlled the pitch and audio file sampling rates using the arguments </w:t>
      </w:r>
      <w:proofErr w:type="spellStart"/>
      <w:r w:rsidR="00580180">
        <w:rPr>
          <w:rFonts w:ascii="Arial" w:hAnsi="Arial" w:cs="Arial"/>
        </w:rPr>
        <w:t>pitchSamplingRate</w:t>
      </w:r>
      <w:proofErr w:type="spellEnd"/>
      <w:r w:rsidR="00580180">
        <w:rPr>
          <w:rFonts w:ascii="Arial" w:hAnsi="Arial" w:cs="Arial"/>
        </w:rPr>
        <w:t xml:space="preserve"> and </w:t>
      </w:r>
      <w:proofErr w:type="spellStart"/>
      <w:r w:rsidR="00580180">
        <w:rPr>
          <w:rFonts w:ascii="Arial" w:hAnsi="Arial" w:cs="Arial"/>
        </w:rPr>
        <w:t>samplingRate</w:t>
      </w:r>
      <w:proofErr w:type="spellEnd"/>
      <w:r w:rsidR="00580180">
        <w:rPr>
          <w:rFonts w:ascii="Arial" w:hAnsi="Arial" w:cs="Arial"/>
        </w:rPr>
        <w:t>, respectively. We also specified the lowest and highest frequency values</w:t>
      </w:r>
      <w:r w:rsidR="008416DE">
        <w:rPr>
          <w:rFonts w:ascii="Arial" w:hAnsi="Arial" w:cs="Arial"/>
        </w:rPr>
        <w:t xml:space="preserve"> with </w:t>
      </w:r>
      <w:proofErr w:type="spellStart"/>
      <w:r w:rsidR="008416DE">
        <w:rPr>
          <w:rFonts w:ascii="Arial" w:hAnsi="Arial" w:cs="Arial"/>
        </w:rPr>
        <w:t>pitchFloor</w:t>
      </w:r>
      <w:proofErr w:type="spellEnd"/>
      <w:r w:rsidR="008416DE">
        <w:rPr>
          <w:rFonts w:ascii="Arial" w:hAnsi="Arial" w:cs="Arial"/>
        </w:rPr>
        <w:t xml:space="preserve"> and </w:t>
      </w:r>
      <w:proofErr w:type="spellStart"/>
      <w:r w:rsidR="008416DE">
        <w:rPr>
          <w:rFonts w:ascii="Arial" w:hAnsi="Arial" w:cs="Arial"/>
        </w:rPr>
        <w:t>pitchCeiling</w:t>
      </w:r>
      <w:proofErr w:type="spellEnd"/>
      <w:r w:rsidR="008416DE">
        <w:rPr>
          <w:rFonts w:ascii="Arial" w:hAnsi="Arial" w:cs="Arial"/>
        </w:rPr>
        <w:t xml:space="preserve">. </w:t>
      </w:r>
      <w:r w:rsidR="0075549F">
        <w:rPr>
          <w:rFonts w:ascii="Arial" w:hAnsi="Arial" w:cs="Arial"/>
        </w:rPr>
        <w:t>To generate smoother frequency modulation patterns that better approximated animal vocalizations, we used</w:t>
      </w:r>
      <w:r w:rsidR="00C95E12">
        <w:rPr>
          <w:rFonts w:ascii="Arial" w:hAnsi="Arial" w:cs="Arial"/>
        </w:rPr>
        <w:t xml:space="preserve"> Loess </w:t>
      </w:r>
      <w:r w:rsidR="00856861">
        <w:rPr>
          <w:rFonts w:ascii="Arial" w:hAnsi="Arial" w:cs="Arial"/>
        </w:rPr>
        <w:t xml:space="preserve">or local polynomial regression </w:t>
      </w:r>
      <w:r w:rsidR="00C95E12">
        <w:rPr>
          <w:rFonts w:ascii="Arial" w:hAnsi="Arial" w:cs="Arial"/>
        </w:rPr>
        <w:t>interpolation</w:t>
      </w:r>
      <w:r w:rsidR="001B7CE9">
        <w:rPr>
          <w:rFonts w:ascii="Arial" w:hAnsi="Arial" w:cs="Arial"/>
        </w:rPr>
        <w:t xml:space="preserve"> with a</w:t>
      </w:r>
      <w:r w:rsidR="003F5E7C">
        <w:rPr>
          <w:rFonts w:ascii="Arial" w:hAnsi="Arial" w:cs="Arial"/>
        </w:rPr>
        <w:t xml:space="preserve"> “strong” amount of smoothing</w:t>
      </w:r>
      <w:r w:rsidR="001B7CE9">
        <w:rPr>
          <w:rFonts w:ascii="Arial" w:hAnsi="Arial" w:cs="Arial"/>
        </w:rPr>
        <w:t xml:space="preserve"> </w:t>
      </w:r>
      <w:r w:rsidR="003F5E7C">
        <w:rPr>
          <w:rFonts w:ascii="Arial" w:hAnsi="Arial" w:cs="Arial"/>
        </w:rPr>
        <w:t>(</w:t>
      </w:r>
      <w:r w:rsidR="001B7CE9">
        <w:rPr>
          <w:rFonts w:ascii="Arial" w:hAnsi="Arial" w:cs="Arial"/>
        </w:rPr>
        <w:t>span of 1</w:t>
      </w:r>
      <w:r w:rsidR="00B473E0">
        <w:rPr>
          <w:rFonts w:ascii="Arial" w:hAnsi="Arial" w:cs="Arial"/>
        </w:rPr>
        <w:t>). We</w:t>
      </w:r>
      <w:r w:rsidR="001B7CE9">
        <w:rPr>
          <w:rFonts w:ascii="Arial" w:hAnsi="Arial" w:cs="Arial"/>
        </w:rPr>
        <w:t xml:space="preserve"> </w:t>
      </w:r>
      <w:r w:rsidR="00B473E0">
        <w:rPr>
          <w:rFonts w:ascii="Arial" w:hAnsi="Arial" w:cs="Arial"/>
        </w:rPr>
        <w:t>turned off options for transitions between frequency anchors that were too close together (</w:t>
      </w:r>
      <w:proofErr w:type="spellStart"/>
      <w:r w:rsidR="00B473E0">
        <w:rPr>
          <w:rFonts w:ascii="Arial" w:hAnsi="Arial" w:cs="Arial"/>
        </w:rPr>
        <w:t>discontThresh</w:t>
      </w:r>
      <w:proofErr w:type="spellEnd"/>
      <w:r w:rsidR="00B473E0">
        <w:rPr>
          <w:rFonts w:ascii="Arial" w:hAnsi="Arial" w:cs="Arial"/>
        </w:rPr>
        <w:t xml:space="preserve"> and </w:t>
      </w:r>
      <w:proofErr w:type="spellStart"/>
      <w:r w:rsidR="00B473E0">
        <w:rPr>
          <w:rFonts w:ascii="Arial" w:hAnsi="Arial" w:cs="Arial"/>
        </w:rPr>
        <w:t>jumpThresh</w:t>
      </w:r>
      <w:proofErr w:type="spellEnd"/>
      <w:r w:rsidR="00B473E0">
        <w:rPr>
          <w:rFonts w:ascii="Arial" w:hAnsi="Arial" w:cs="Arial"/>
        </w:rPr>
        <w:t>), since we were using evenly spaced anchors.</w:t>
      </w:r>
      <w:r w:rsidR="004E6FF0">
        <w:rPr>
          <w:rFonts w:ascii="Arial" w:hAnsi="Arial" w:cs="Arial"/>
        </w:rPr>
        <w:t xml:space="preserve"> We also allowed for up to 5 harmonics in synthetic vocalizations by setting 5 default amplitude values to the argument </w:t>
      </w:r>
      <w:proofErr w:type="spellStart"/>
      <w:r w:rsidR="004E6FF0">
        <w:rPr>
          <w:rFonts w:ascii="Arial" w:hAnsi="Arial" w:cs="Arial"/>
        </w:rPr>
        <w:t>rolloffExact</w:t>
      </w:r>
      <w:proofErr w:type="spellEnd"/>
      <w:r w:rsidR="004E6FF0">
        <w:rPr>
          <w:rFonts w:ascii="Arial" w:hAnsi="Arial" w:cs="Arial"/>
        </w:rPr>
        <w:t xml:space="preserve">. </w:t>
      </w:r>
      <w:r w:rsidR="006C1B72">
        <w:rPr>
          <w:rFonts w:ascii="Arial" w:hAnsi="Arial" w:cs="Arial"/>
        </w:rPr>
        <w:t xml:space="preserve">For our purposes, we wanted to encode identity information in </w:t>
      </w:r>
      <w:r w:rsidR="00BC6325">
        <w:rPr>
          <w:rFonts w:ascii="Arial" w:hAnsi="Arial" w:cs="Arial"/>
        </w:rPr>
        <w:t xml:space="preserve">frequency modulation patterns only, so we turned off formant generation </w:t>
      </w:r>
      <w:r w:rsidR="00E045E4">
        <w:rPr>
          <w:rFonts w:ascii="Arial" w:hAnsi="Arial" w:cs="Arial"/>
        </w:rPr>
        <w:t xml:space="preserve">specific to different vocal tract lengths by setting default values of NA to the formants and </w:t>
      </w:r>
      <w:proofErr w:type="spellStart"/>
      <w:r w:rsidR="00E045E4">
        <w:rPr>
          <w:rFonts w:ascii="Arial" w:hAnsi="Arial" w:cs="Arial"/>
        </w:rPr>
        <w:t>vocalTract</w:t>
      </w:r>
      <w:proofErr w:type="spellEnd"/>
      <w:r w:rsidR="00E045E4">
        <w:rPr>
          <w:rFonts w:ascii="Arial" w:hAnsi="Arial" w:cs="Arial"/>
        </w:rPr>
        <w:t xml:space="preserve"> arguments. </w:t>
      </w:r>
      <w:r w:rsidR="00AB7EC8">
        <w:rPr>
          <w:rFonts w:ascii="Arial" w:hAnsi="Arial" w:cs="Arial"/>
        </w:rPr>
        <w:t xml:space="preserve">We also </w:t>
      </w:r>
      <w:r w:rsidR="008B1169">
        <w:rPr>
          <w:rFonts w:ascii="Arial" w:hAnsi="Arial" w:cs="Arial"/>
        </w:rPr>
        <w:t xml:space="preserve">used </w:t>
      </w:r>
      <w:r w:rsidR="00AB7EC8">
        <w:rPr>
          <w:rFonts w:ascii="Arial" w:hAnsi="Arial" w:cs="Arial"/>
        </w:rPr>
        <w:t>the default value</w:t>
      </w:r>
      <w:r w:rsidR="008B1169">
        <w:rPr>
          <w:rFonts w:ascii="Arial" w:hAnsi="Arial" w:cs="Arial"/>
        </w:rPr>
        <w:t xml:space="preserve"> of 0.025</w:t>
      </w:r>
      <w:r w:rsidR="00AB7EC8">
        <w:rPr>
          <w:rFonts w:ascii="Arial" w:hAnsi="Arial" w:cs="Arial"/>
        </w:rPr>
        <w:t xml:space="preserve"> for </w:t>
      </w:r>
      <w:proofErr w:type="spellStart"/>
      <w:r w:rsidR="00AB7EC8">
        <w:rPr>
          <w:rFonts w:ascii="Arial" w:hAnsi="Arial" w:cs="Arial"/>
        </w:rPr>
        <w:t>soundgen’s</w:t>
      </w:r>
      <w:proofErr w:type="spellEnd"/>
      <w:r w:rsidR="00AB7EC8">
        <w:rPr>
          <w:rFonts w:ascii="Arial" w:hAnsi="Arial" w:cs="Arial"/>
        </w:rPr>
        <w:t xml:space="preserve"> hyperparameter for varying stochasticity in sound generation</w:t>
      </w:r>
      <w:r w:rsidR="00546CF1">
        <w:rPr>
          <w:rFonts w:ascii="Arial" w:hAnsi="Arial" w:cs="Arial"/>
        </w:rPr>
        <w:t>.</w:t>
      </w:r>
      <w:r w:rsidR="008B1169">
        <w:rPr>
          <w:rFonts w:ascii="Arial" w:hAnsi="Arial" w:cs="Arial"/>
        </w:rPr>
        <w:t xml:space="preserve"> In preliminary analyses, we found that retaining this stochasticity in sound generation was important to avoid creating duplicated audio files</w:t>
      </w:r>
      <w:r w:rsidR="00BF7324">
        <w:rPr>
          <w:rFonts w:ascii="Arial" w:hAnsi="Arial" w:cs="Arial"/>
        </w:rPr>
        <w:t xml:space="preserve"> for different vocalizations</w:t>
      </w:r>
      <w:r w:rsidR="008B1169">
        <w:rPr>
          <w:rFonts w:ascii="Arial" w:hAnsi="Arial" w:cs="Arial"/>
        </w:rPr>
        <w:t>, which can occur when the same random variation string is sampled within an individual.</w:t>
      </w:r>
      <w:r w:rsidR="00E8761C">
        <w:rPr>
          <w:rFonts w:ascii="Arial" w:hAnsi="Arial" w:cs="Arial"/>
        </w:rPr>
        <w:t xml:space="preserve"> In other words, using </w:t>
      </w:r>
      <w:proofErr w:type="spellStart"/>
      <w:r w:rsidR="00E8761C">
        <w:rPr>
          <w:rFonts w:ascii="Arial" w:hAnsi="Arial" w:cs="Arial"/>
        </w:rPr>
        <w:t>soundgen’s</w:t>
      </w:r>
      <w:proofErr w:type="spellEnd"/>
      <w:r w:rsidR="00E8761C">
        <w:rPr>
          <w:rFonts w:ascii="Arial" w:hAnsi="Arial" w:cs="Arial"/>
        </w:rPr>
        <w:t xml:space="preserve"> stochasticity in sound generation facilitates generating different audio files for different vocalizations attributed to the same individual, even when </w:t>
      </w:r>
      <w:r w:rsidR="00682A00">
        <w:rPr>
          <w:rFonts w:ascii="Arial" w:hAnsi="Arial" w:cs="Arial"/>
        </w:rPr>
        <w:t xml:space="preserve">the character string is </w:t>
      </w:r>
      <w:proofErr w:type="gramStart"/>
      <w:r w:rsidR="00682A00">
        <w:rPr>
          <w:rFonts w:ascii="Arial" w:hAnsi="Arial" w:cs="Arial"/>
        </w:rPr>
        <w:t>exactly the same</w:t>
      </w:r>
      <w:proofErr w:type="gramEnd"/>
      <w:r w:rsidR="00682A00">
        <w:rPr>
          <w:rFonts w:ascii="Arial" w:hAnsi="Arial" w:cs="Arial"/>
        </w:rPr>
        <w:t>.</w:t>
      </w:r>
      <w:r w:rsidR="00F26B2A">
        <w:rPr>
          <w:rFonts w:ascii="Arial" w:hAnsi="Arial" w:cs="Arial"/>
        </w:rPr>
        <w:t xml:space="preserve"> We used </w:t>
      </w:r>
      <w:r w:rsidR="00DD6CF7">
        <w:rPr>
          <w:rFonts w:ascii="Arial" w:hAnsi="Arial" w:cs="Arial"/>
        </w:rPr>
        <w:t xml:space="preserve">300 </w:t>
      </w:r>
      <w:proofErr w:type="spellStart"/>
      <w:r w:rsidR="00DD6CF7">
        <w:rPr>
          <w:rFonts w:ascii="Arial" w:hAnsi="Arial" w:cs="Arial"/>
        </w:rPr>
        <w:t>ms</w:t>
      </w:r>
      <w:proofErr w:type="spellEnd"/>
      <w:r w:rsidR="00DD6CF7">
        <w:rPr>
          <w:rFonts w:ascii="Arial" w:hAnsi="Arial" w:cs="Arial"/>
        </w:rPr>
        <w:t>, the</w:t>
      </w:r>
      <w:r w:rsidR="00F26B2A">
        <w:rPr>
          <w:rFonts w:ascii="Arial" w:hAnsi="Arial" w:cs="Arial"/>
        </w:rPr>
        <w:t xml:space="preserve"> default value</w:t>
      </w:r>
      <w:r w:rsidR="00DD6CF7">
        <w:rPr>
          <w:rFonts w:ascii="Arial" w:hAnsi="Arial" w:cs="Arial"/>
        </w:rPr>
        <w:t xml:space="preserve"> in </w:t>
      </w:r>
      <w:proofErr w:type="spellStart"/>
      <w:r w:rsidR="00DD6CF7">
        <w:rPr>
          <w:rFonts w:ascii="Arial" w:hAnsi="Arial" w:cs="Arial"/>
        </w:rPr>
        <w:t>soundgen</w:t>
      </w:r>
      <w:proofErr w:type="spellEnd"/>
      <w:r w:rsidR="00DD6CF7">
        <w:rPr>
          <w:rFonts w:ascii="Arial" w:hAnsi="Arial" w:cs="Arial"/>
        </w:rPr>
        <w:t xml:space="preserve">, </w:t>
      </w:r>
      <w:r w:rsidR="003034FD">
        <w:rPr>
          <w:rFonts w:ascii="Arial" w:hAnsi="Arial" w:cs="Arial"/>
        </w:rPr>
        <w:t xml:space="preserve">to specify the minimum signal epoch duration for formant locking or static subharmonics, in the </w:t>
      </w:r>
      <w:r w:rsidR="003034FD">
        <w:rPr>
          <w:rFonts w:ascii="Arial" w:hAnsi="Arial" w:cs="Arial"/>
        </w:rPr>
        <w:lastRenderedPageBreak/>
        <w:t>case that formants were turned on.</w:t>
      </w:r>
      <w:r w:rsidR="00125B14">
        <w:rPr>
          <w:rFonts w:ascii="Arial" w:hAnsi="Arial" w:cs="Arial"/>
        </w:rPr>
        <w:t xml:space="preserve"> We set the vibrato frequency</w:t>
      </w:r>
      <w:r w:rsidR="009B62FC">
        <w:rPr>
          <w:rFonts w:ascii="Arial" w:hAnsi="Arial" w:cs="Arial"/>
        </w:rPr>
        <w:t xml:space="preserve"> </w:t>
      </w:r>
      <w:r w:rsidR="0009373D">
        <w:rPr>
          <w:rFonts w:ascii="Arial" w:hAnsi="Arial" w:cs="Arial"/>
        </w:rPr>
        <w:t>in Hz to 1, which was lower than the default of 5</w:t>
      </w:r>
      <w:r w:rsidR="009B62FC">
        <w:rPr>
          <w:rFonts w:ascii="Arial" w:hAnsi="Arial" w:cs="Arial"/>
        </w:rPr>
        <w:t>, to minimize the amount of regular pitch modulation across each vocalization</w:t>
      </w:r>
      <w:r w:rsidR="0009373D">
        <w:rPr>
          <w:rFonts w:ascii="Arial" w:hAnsi="Arial" w:cs="Arial"/>
        </w:rPr>
        <w:t>.</w:t>
      </w:r>
      <w:r w:rsidR="002D3DD9">
        <w:rPr>
          <w:rFonts w:ascii="Arial" w:hAnsi="Arial" w:cs="Arial"/>
        </w:rPr>
        <w:t xml:space="preserve"> </w:t>
      </w:r>
      <w:r w:rsidR="0006637D">
        <w:rPr>
          <w:rFonts w:ascii="Arial" w:hAnsi="Arial" w:cs="Arial"/>
        </w:rPr>
        <w:t>We wrote ou</w:t>
      </w:r>
      <w:r w:rsidR="000A4B3D">
        <w:rPr>
          <w:rFonts w:ascii="Arial" w:hAnsi="Arial" w:cs="Arial"/>
        </w:rPr>
        <w:t>r</w:t>
      </w:r>
      <w:r w:rsidR="0006637D">
        <w:rPr>
          <w:rFonts w:ascii="Arial" w:hAnsi="Arial" w:cs="Arial"/>
        </w:rPr>
        <w:t xml:space="preserve"> function so that these arguments can be </w:t>
      </w:r>
      <w:r w:rsidR="00576C92">
        <w:rPr>
          <w:rFonts w:ascii="Arial" w:hAnsi="Arial" w:cs="Arial"/>
        </w:rPr>
        <w:t xml:space="preserve">updated </w:t>
      </w:r>
      <w:r w:rsidR="007F3996">
        <w:rPr>
          <w:rFonts w:ascii="Arial" w:hAnsi="Arial" w:cs="Arial"/>
        </w:rPr>
        <w:t>with</w:t>
      </w:r>
      <w:r w:rsidR="0006637D">
        <w:rPr>
          <w:rFonts w:ascii="Arial" w:hAnsi="Arial" w:cs="Arial"/>
        </w:rPr>
        <w:t xml:space="preserve"> the range of </w:t>
      </w:r>
      <w:r w:rsidR="000522EA">
        <w:rPr>
          <w:rFonts w:ascii="Arial" w:hAnsi="Arial" w:cs="Arial"/>
        </w:rPr>
        <w:t xml:space="preserve">possible </w:t>
      </w:r>
      <w:r w:rsidR="0006637D">
        <w:rPr>
          <w:rFonts w:ascii="Arial" w:hAnsi="Arial" w:cs="Arial"/>
        </w:rPr>
        <w:t xml:space="preserve">values specified by </w:t>
      </w:r>
      <w:proofErr w:type="spellStart"/>
      <w:r w:rsidR="0006637D">
        <w:rPr>
          <w:rFonts w:ascii="Arial" w:hAnsi="Arial" w:cs="Arial"/>
        </w:rPr>
        <w:t>soundge</w:t>
      </w:r>
      <w:r w:rsidR="00B25189">
        <w:rPr>
          <w:rFonts w:ascii="Arial" w:hAnsi="Arial" w:cs="Arial"/>
        </w:rPr>
        <w:t>n</w:t>
      </w:r>
      <w:proofErr w:type="spellEnd"/>
      <w:r w:rsidR="0058151D">
        <w:rPr>
          <w:rFonts w:ascii="Arial" w:hAnsi="Arial" w:cs="Arial"/>
        </w:rPr>
        <w:t>. W</w:t>
      </w:r>
      <w:r w:rsidR="0006637D">
        <w:rPr>
          <w:rFonts w:ascii="Arial" w:hAnsi="Arial" w:cs="Arial"/>
        </w:rPr>
        <w:t xml:space="preserve">ith minimal code development by others, it is possible to add other </w:t>
      </w:r>
      <w:proofErr w:type="spellStart"/>
      <w:r w:rsidR="0006637D">
        <w:rPr>
          <w:rFonts w:ascii="Arial" w:hAnsi="Arial" w:cs="Arial"/>
        </w:rPr>
        <w:t>soundgen</w:t>
      </w:r>
      <w:proofErr w:type="spellEnd"/>
      <w:r w:rsidR="0006637D">
        <w:rPr>
          <w:rFonts w:ascii="Arial" w:hAnsi="Arial" w:cs="Arial"/>
        </w:rPr>
        <w:t xml:space="preserve"> arguments for greater flexibility. </w:t>
      </w:r>
      <w:r w:rsidR="002D3DD9">
        <w:rPr>
          <w:rFonts w:ascii="Arial" w:hAnsi="Arial" w:cs="Arial"/>
        </w:rPr>
        <w:t xml:space="preserve">The synthetic vocalizations produced using these original arguments from the </w:t>
      </w:r>
      <w:proofErr w:type="spellStart"/>
      <w:r w:rsidR="002D3DD9">
        <w:rPr>
          <w:rFonts w:ascii="Arial" w:hAnsi="Arial" w:cs="Arial"/>
        </w:rPr>
        <w:t>soundgen</w:t>
      </w:r>
      <w:proofErr w:type="spellEnd"/>
      <w:r w:rsidR="002D3DD9">
        <w:rPr>
          <w:rFonts w:ascii="Arial" w:hAnsi="Arial" w:cs="Arial"/>
        </w:rPr>
        <w:t xml:space="preserve"> package were written out as audio files</w:t>
      </w:r>
      <w:r w:rsidR="00D04C06">
        <w:rPr>
          <w:rFonts w:ascii="Arial" w:hAnsi="Arial" w:cs="Arial"/>
        </w:rPr>
        <w:t xml:space="preserve"> in .wav format</w:t>
      </w:r>
      <w:r w:rsidR="002D3DD9">
        <w:rPr>
          <w:rFonts w:ascii="Arial" w:hAnsi="Arial" w:cs="Arial"/>
        </w:rPr>
        <w:t xml:space="preserve"> that could then be used in downstream bioacoustics analyses. </w:t>
      </w:r>
      <w:r w:rsidR="00FE26F9">
        <w:rPr>
          <w:rFonts w:ascii="Arial" w:hAnsi="Arial" w:cs="Arial"/>
        </w:rPr>
        <w:t>Our choices of default starting frequency and frequency steps generated synthetic vocalizations below the ultrasonic range and within the frequency range of human hearing</w:t>
      </w:r>
      <w:r w:rsidR="002F1421">
        <w:rPr>
          <w:rFonts w:ascii="Arial" w:hAnsi="Arial" w:cs="Arial"/>
        </w:rPr>
        <w:t xml:space="preserve">, </w:t>
      </w:r>
      <w:proofErr w:type="gramStart"/>
      <w:r w:rsidR="00FE26F9">
        <w:rPr>
          <w:rFonts w:ascii="Arial" w:hAnsi="Arial" w:cs="Arial"/>
        </w:rPr>
        <w:t>similar to</w:t>
      </w:r>
      <w:proofErr w:type="gramEnd"/>
      <w:r w:rsidR="00FE26F9">
        <w:rPr>
          <w:rFonts w:ascii="Arial" w:hAnsi="Arial" w:cs="Arial"/>
        </w:rPr>
        <w:t xml:space="preserve"> the frequency ranges of avian vocalizations. </w:t>
      </w:r>
    </w:p>
    <w:p w14:paraId="5C53E1DF" w14:textId="77777777" w:rsidR="001C1FAA" w:rsidRDefault="001C1FAA" w:rsidP="00493337">
      <w:pPr>
        <w:spacing w:line="480" w:lineRule="auto"/>
        <w:rPr>
          <w:rFonts w:ascii="Arial" w:hAnsi="Arial" w:cs="Arial"/>
          <w:i/>
          <w:iCs/>
        </w:rPr>
      </w:pPr>
    </w:p>
    <w:p w14:paraId="2DE5A0D5" w14:textId="59766DB4" w:rsidR="00493337" w:rsidRPr="00613743" w:rsidRDefault="00491912" w:rsidP="00493337">
      <w:pPr>
        <w:spacing w:line="480" w:lineRule="auto"/>
        <w:rPr>
          <w:rFonts w:ascii="Arial" w:hAnsi="Arial" w:cs="Arial"/>
          <w:i/>
          <w:iCs/>
        </w:rPr>
      </w:pPr>
      <w:r>
        <w:rPr>
          <w:rFonts w:ascii="Arial" w:hAnsi="Arial" w:cs="Arial"/>
          <w:i/>
          <w:iCs/>
        </w:rPr>
        <w:t>Example datasets</w:t>
      </w:r>
      <w:r w:rsidR="00860657">
        <w:rPr>
          <w:rFonts w:ascii="Arial" w:hAnsi="Arial" w:cs="Arial"/>
          <w:i/>
          <w:iCs/>
        </w:rPr>
        <w:t xml:space="preserve"> with identity information</w:t>
      </w:r>
      <w:r w:rsidR="001B1BB1">
        <w:rPr>
          <w:rFonts w:ascii="Arial" w:hAnsi="Arial" w:cs="Arial"/>
          <w:i/>
          <w:iCs/>
        </w:rPr>
        <w:t xml:space="preserve"> encoded over two social levels</w:t>
      </w:r>
    </w:p>
    <w:p w14:paraId="64336695" w14:textId="3F375892" w:rsidR="002A280C" w:rsidRDefault="00FD0AB0" w:rsidP="00860657">
      <w:pPr>
        <w:spacing w:line="480" w:lineRule="auto"/>
        <w:rPr>
          <w:rFonts w:ascii="Arial" w:hAnsi="Arial" w:cs="Arial"/>
        </w:rPr>
      </w:pPr>
      <w:r>
        <w:rPr>
          <w:rFonts w:ascii="Arial" w:hAnsi="Arial" w:cs="Arial"/>
        </w:rPr>
        <w:t xml:space="preserve">We </w:t>
      </w:r>
      <w:r w:rsidR="00493337">
        <w:rPr>
          <w:rFonts w:ascii="Arial" w:hAnsi="Arial" w:cs="Arial"/>
        </w:rPr>
        <w:t xml:space="preserve">created two </w:t>
      </w:r>
      <w:r w:rsidR="00A115C7">
        <w:rPr>
          <w:rFonts w:ascii="Arial" w:hAnsi="Arial" w:cs="Arial"/>
        </w:rPr>
        <w:t xml:space="preserve">example </w:t>
      </w:r>
      <w:r w:rsidR="00493337">
        <w:rPr>
          <w:rFonts w:ascii="Arial" w:hAnsi="Arial" w:cs="Arial"/>
        </w:rPr>
        <w:t>datasets</w:t>
      </w:r>
      <w:r w:rsidR="00B47CD3">
        <w:rPr>
          <w:rFonts w:ascii="Arial" w:hAnsi="Arial" w:cs="Arial"/>
        </w:rPr>
        <w:t xml:space="preserve"> </w:t>
      </w:r>
      <w:r>
        <w:rPr>
          <w:rFonts w:ascii="Arial" w:hAnsi="Arial" w:cs="Arial"/>
        </w:rPr>
        <w:t>to highlight the pipeline described above</w:t>
      </w:r>
      <w:r w:rsidR="00493337">
        <w:rPr>
          <w:rFonts w:ascii="Arial" w:hAnsi="Arial" w:cs="Arial"/>
        </w:rPr>
        <w:t xml:space="preserve">: </w:t>
      </w:r>
      <w:r w:rsidR="0090230A">
        <w:rPr>
          <w:rFonts w:ascii="Arial" w:hAnsi="Arial" w:cs="Arial"/>
        </w:rPr>
        <w:t xml:space="preserve">(1) </w:t>
      </w:r>
      <w:r w:rsidR="00493337">
        <w:rPr>
          <w:rFonts w:ascii="Arial" w:hAnsi="Arial" w:cs="Arial"/>
        </w:rPr>
        <w:t xml:space="preserve">more group membership information than individual </w:t>
      </w:r>
      <w:r w:rsidR="003712D0">
        <w:rPr>
          <w:rFonts w:ascii="Arial" w:hAnsi="Arial" w:cs="Arial"/>
        </w:rPr>
        <w:t xml:space="preserve">identity </w:t>
      </w:r>
      <w:r w:rsidR="00493337">
        <w:rPr>
          <w:rFonts w:ascii="Arial" w:hAnsi="Arial" w:cs="Arial"/>
        </w:rPr>
        <w:t>information</w:t>
      </w:r>
      <w:r w:rsidR="0090230A">
        <w:rPr>
          <w:rFonts w:ascii="Arial" w:hAnsi="Arial" w:cs="Arial"/>
        </w:rPr>
        <w:t xml:space="preserve"> </w:t>
      </w:r>
      <w:r w:rsidR="00493337">
        <w:rPr>
          <w:rFonts w:ascii="Arial" w:hAnsi="Arial" w:cs="Arial"/>
        </w:rPr>
        <w:t xml:space="preserve">(the </w:t>
      </w:r>
      <w:r w:rsidR="00E812CC">
        <w:rPr>
          <w:rFonts w:ascii="Arial" w:hAnsi="Arial" w:cs="Arial"/>
        </w:rPr>
        <w:t>group</w:t>
      </w:r>
      <w:r w:rsidR="003712D0">
        <w:rPr>
          <w:rFonts w:ascii="Arial" w:hAnsi="Arial" w:cs="Arial"/>
        </w:rPr>
        <w:t>-</w:t>
      </w:r>
      <w:r w:rsidR="00E812CC">
        <w:rPr>
          <w:rFonts w:ascii="Arial" w:hAnsi="Arial" w:cs="Arial"/>
        </w:rPr>
        <w:t>specific</w:t>
      </w:r>
      <w:r w:rsidR="00493337">
        <w:rPr>
          <w:rFonts w:ascii="Arial" w:hAnsi="Arial" w:cs="Arial"/>
        </w:rPr>
        <w:t xml:space="preserve"> dataset), and </w:t>
      </w:r>
      <w:r w:rsidR="00BE048B">
        <w:rPr>
          <w:rFonts w:ascii="Arial" w:hAnsi="Arial" w:cs="Arial"/>
        </w:rPr>
        <w:t xml:space="preserve">(2) </w:t>
      </w:r>
      <w:r w:rsidR="00493337">
        <w:rPr>
          <w:rFonts w:ascii="Arial" w:hAnsi="Arial" w:cs="Arial"/>
        </w:rPr>
        <w:t xml:space="preserve">more individual </w:t>
      </w:r>
      <w:r w:rsidR="00DF7DE3">
        <w:rPr>
          <w:rFonts w:ascii="Arial" w:hAnsi="Arial" w:cs="Arial"/>
        </w:rPr>
        <w:t xml:space="preserve">identity </w:t>
      </w:r>
      <w:r w:rsidR="00493337">
        <w:rPr>
          <w:rFonts w:ascii="Arial" w:hAnsi="Arial" w:cs="Arial"/>
        </w:rPr>
        <w:t>than group membership information (</w:t>
      </w:r>
      <w:r w:rsidR="00992536">
        <w:rPr>
          <w:rFonts w:ascii="Arial" w:hAnsi="Arial" w:cs="Arial"/>
        </w:rPr>
        <w:t xml:space="preserve">the </w:t>
      </w:r>
      <w:r w:rsidR="00E812CC">
        <w:rPr>
          <w:rFonts w:ascii="Arial" w:hAnsi="Arial" w:cs="Arial"/>
        </w:rPr>
        <w:t>individual</w:t>
      </w:r>
      <w:r w:rsidR="00DF7DE3">
        <w:rPr>
          <w:rFonts w:ascii="Arial" w:hAnsi="Arial" w:cs="Arial"/>
        </w:rPr>
        <w:t>ly distinctive</w:t>
      </w:r>
      <w:r w:rsidR="00E812CC">
        <w:rPr>
          <w:rFonts w:ascii="Arial" w:hAnsi="Arial" w:cs="Arial"/>
        </w:rPr>
        <w:t xml:space="preserve"> dataset</w:t>
      </w:r>
      <w:r w:rsidR="00DF7DE3">
        <w:rPr>
          <w:rFonts w:ascii="Arial" w:hAnsi="Arial" w:cs="Arial"/>
        </w:rPr>
        <w:t>)</w:t>
      </w:r>
      <w:r w:rsidR="00493337">
        <w:rPr>
          <w:rFonts w:ascii="Arial" w:hAnsi="Arial" w:cs="Arial"/>
        </w:rPr>
        <w:t>.</w:t>
      </w:r>
      <w:r>
        <w:rPr>
          <w:rFonts w:ascii="Arial" w:hAnsi="Arial" w:cs="Arial"/>
        </w:rPr>
        <w:t xml:space="preserve"> Across both datasets, we used a</w:t>
      </w:r>
      <w:r w:rsidR="009820EA">
        <w:rPr>
          <w:rFonts w:ascii="Arial" w:hAnsi="Arial" w:cs="Arial"/>
        </w:rPr>
        <w:t xml:space="preserve">n overall </w:t>
      </w:r>
      <w:r>
        <w:rPr>
          <w:rFonts w:ascii="Arial" w:hAnsi="Arial" w:cs="Arial"/>
        </w:rPr>
        <w:t xml:space="preserve">string length of </w:t>
      </w:r>
      <w:r w:rsidR="007F3DA3">
        <w:rPr>
          <w:rFonts w:ascii="Arial" w:hAnsi="Arial" w:cs="Arial"/>
        </w:rPr>
        <w:t>16 characters,</w:t>
      </w:r>
      <w:r w:rsidR="0090166C">
        <w:rPr>
          <w:rFonts w:ascii="Arial" w:hAnsi="Arial" w:cs="Arial"/>
        </w:rPr>
        <w:t xml:space="preserve"> in which we allocated 4 characters each to the global head and tail sections, and </w:t>
      </w:r>
      <w:r w:rsidR="002B17AD">
        <w:rPr>
          <w:rFonts w:ascii="Arial" w:hAnsi="Arial" w:cs="Arial"/>
        </w:rPr>
        <w:t xml:space="preserve">2 characters to random variation to simulate variation within an individual. </w:t>
      </w:r>
      <w:r w:rsidR="0055761E">
        <w:rPr>
          <w:rFonts w:ascii="Arial" w:hAnsi="Arial" w:cs="Arial"/>
        </w:rPr>
        <w:t xml:space="preserve">Over the remaining </w:t>
      </w:r>
      <w:r w:rsidR="00AF2E4F">
        <w:rPr>
          <w:rFonts w:ascii="Arial" w:hAnsi="Arial" w:cs="Arial"/>
        </w:rPr>
        <w:t xml:space="preserve">6 characters, we assigned 4 characters to group information and 2 to individual information to create the group-specific dataset and then reversed these numbers </w:t>
      </w:r>
      <w:r w:rsidR="001371CE">
        <w:rPr>
          <w:rFonts w:ascii="Arial" w:hAnsi="Arial" w:cs="Arial"/>
        </w:rPr>
        <w:t xml:space="preserve">to create the individually distinctive dataset </w:t>
      </w:r>
      <w:r w:rsidR="00AF2E4F">
        <w:rPr>
          <w:rFonts w:ascii="Arial" w:hAnsi="Arial" w:cs="Arial"/>
        </w:rPr>
        <w:t>(</w:t>
      </w:r>
      <w:r w:rsidR="001371CE">
        <w:rPr>
          <w:rFonts w:ascii="Arial" w:hAnsi="Arial" w:cs="Arial"/>
        </w:rPr>
        <w:t xml:space="preserve">2 characters for group information, and 4 for individual information). </w:t>
      </w:r>
      <w:r w:rsidR="000B1C64">
        <w:rPr>
          <w:rFonts w:ascii="Arial" w:hAnsi="Arial" w:cs="Arial"/>
        </w:rPr>
        <w:t xml:space="preserve">We controlled the size of the resulting </w:t>
      </w:r>
      <w:r w:rsidR="000B1C64">
        <w:rPr>
          <w:rFonts w:ascii="Arial" w:hAnsi="Arial" w:cs="Arial"/>
        </w:rPr>
        <w:lastRenderedPageBreak/>
        <w:t xml:space="preserve">signal datasets such that each dataset contained </w:t>
      </w:r>
      <w:r w:rsidR="00890C1F">
        <w:rPr>
          <w:rFonts w:ascii="Arial" w:hAnsi="Arial" w:cs="Arial"/>
        </w:rPr>
        <w:t xml:space="preserve">5 groups, 10 individuals per group, and 5 calls per individual, for a total of </w:t>
      </w:r>
      <w:r w:rsidR="00976131">
        <w:rPr>
          <w:rFonts w:ascii="Arial" w:hAnsi="Arial" w:cs="Arial"/>
        </w:rPr>
        <w:t xml:space="preserve">250 strings per dataset. </w:t>
      </w:r>
    </w:p>
    <w:p w14:paraId="5D5EF328" w14:textId="7D2D6A2B" w:rsidR="00CF1645" w:rsidRDefault="002A280C" w:rsidP="00EF4472">
      <w:pPr>
        <w:spacing w:line="480" w:lineRule="auto"/>
        <w:ind w:firstLine="720"/>
        <w:rPr>
          <w:rFonts w:ascii="Arial" w:hAnsi="Arial" w:cs="Arial"/>
        </w:rPr>
      </w:pPr>
      <w:commentRangeStart w:id="76"/>
      <w:commentRangeStart w:id="77"/>
      <w:commentRangeStart w:id="78"/>
      <w:commentRangeStart w:id="79"/>
      <w:r>
        <w:rPr>
          <w:rFonts w:ascii="Arial" w:hAnsi="Arial" w:cs="Arial"/>
        </w:rPr>
        <w:t>Although</w:t>
      </w:r>
      <w:commentRangeEnd w:id="76"/>
      <w:r>
        <w:rPr>
          <w:rStyle w:val="CommentReference"/>
        </w:rPr>
        <w:commentReference w:id="76"/>
      </w:r>
      <w:commentRangeEnd w:id="77"/>
      <w:r w:rsidR="002C02ED">
        <w:rPr>
          <w:rStyle w:val="CommentReference"/>
        </w:rPr>
        <w:commentReference w:id="77"/>
      </w:r>
      <w:r>
        <w:rPr>
          <w:rFonts w:ascii="Arial" w:hAnsi="Arial" w:cs="Arial"/>
        </w:rPr>
        <w:t xml:space="preserve"> our pipeline facilitated controlling the amount of information encoded at both the group and individual levels, we expected that the uniqueness of identity information would be influenced by the generative process that we used to create group and individual information. As we randomly selected character strings to represent information at either social level, we did not expect that group or individual information would be fully unique amongst groups or individuals, respectively, across a given dataset. Instead, identity information could be stochastically similar amongst classes at either social level </w:t>
      </w:r>
      <w:proofErr w:type="gramStart"/>
      <w:r>
        <w:rPr>
          <w:rFonts w:ascii="Arial" w:hAnsi="Arial" w:cs="Arial"/>
        </w:rPr>
        <w:t>and</w:t>
      </w:r>
      <w:proofErr w:type="gramEnd"/>
      <w:r>
        <w:rPr>
          <w:rFonts w:ascii="Arial" w:hAnsi="Arial" w:cs="Arial"/>
        </w:rPr>
        <w:t xml:space="preserve"> the likelihood of such stochastic similarity would increase with the number of classes the given social level. For instance, as the number of groups increased in a dataset, so should the likelihood that group information was shared or very similar amongst one or more groups, leading to lower distinctiveness amongst groups even when we encoded large amounts of group information. </w:t>
      </w:r>
      <w:commentRangeEnd w:id="78"/>
      <w:r>
        <w:rPr>
          <w:rStyle w:val="CommentReference"/>
        </w:rPr>
        <w:commentReference w:id="78"/>
      </w:r>
      <w:commentRangeEnd w:id="79"/>
      <w:r>
        <w:rPr>
          <w:rStyle w:val="CommentReference"/>
        </w:rPr>
        <w:commentReference w:id="79"/>
      </w:r>
      <w:r w:rsidR="0038174E">
        <w:rPr>
          <w:rFonts w:ascii="Arial" w:hAnsi="Arial" w:cs="Arial"/>
        </w:rPr>
        <w:t xml:space="preserve">For example, in </w:t>
      </w:r>
      <w:r w:rsidR="00CD58E3">
        <w:rPr>
          <w:rFonts w:ascii="Arial" w:hAnsi="Arial" w:cs="Arial"/>
        </w:rPr>
        <w:t>the group-specific dataset,</w:t>
      </w:r>
      <w:r w:rsidR="00FC4191">
        <w:rPr>
          <w:rFonts w:ascii="Arial" w:hAnsi="Arial" w:cs="Arial"/>
        </w:rPr>
        <w:t xml:space="preserve"> 63% of </w:t>
      </w:r>
      <w:r w:rsidR="00402B9D">
        <w:rPr>
          <w:rFonts w:ascii="Arial" w:hAnsi="Arial" w:cs="Arial"/>
        </w:rPr>
        <w:t xml:space="preserve">the dataset was composed of completely unique </w:t>
      </w:r>
      <w:r w:rsidR="00FC4191">
        <w:rPr>
          <w:rFonts w:ascii="Arial" w:hAnsi="Arial" w:cs="Arial"/>
        </w:rPr>
        <w:t>strings</w:t>
      </w:r>
      <w:r w:rsidR="00402B9D">
        <w:rPr>
          <w:rFonts w:ascii="Arial" w:hAnsi="Arial" w:cs="Arial"/>
        </w:rPr>
        <w:t>.</w:t>
      </w:r>
    </w:p>
    <w:p w14:paraId="31A23A02" w14:textId="34593828" w:rsidR="005A076F" w:rsidRDefault="00512E20" w:rsidP="00A843EF">
      <w:pPr>
        <w:spacing w:line="480" w:lineRule="auto"/>
        <w:ind w:firstLine="720"/>
        <w:rPr>
          <w:rFonts w:ascii="Arial" w:hAnsi="Arial" w:cs="Arial"/>
        </w:rPr>
      </w:pPr>
      <w:r>
        <w:rPr>
          <w:rFonts w:ascii="Arial" w:hAnsi="Arial" w:cs="Arial"/>
        </w:rPr>
        <w:t>To</w:t>
      </w:r>
      <w:r w:rsidR="00575309">
        <w:rPr>
          <w:rFonts w:ascii="Arial" w:hAnsi="Arial" w:cs="Arial"/>
        </w:rPr>
        <w:t xml:space="preserve"> </w:t>
      </w:r>
      <w:proofErr w:type="spellStart"/>
      <w:r w:rsidR="007B3C7A">
        <w:rPr>
          <w:rFonts w:ascii="Arial" w:hAnsi="Arial" w:cs="Arial"/>
        </w:rPr>
        <w:t>sonif</w:t>
      </w:r>
      <w:r>
        <w:rPr>
          <w:rFonts w:ascii="Arial" w:hAnsi="Arial" w:cs="Arial"/>
        </w:rPr>
        <w:t>y</w:t>
      </w:r>
      <w:proofErr w:type="spellEnd"/>
      <w:r w:rsidR="007B3C7A">
        <w:rPr>
          <w:rFonts w:ascii="Arial" w:hAnsi="Arial" w:cs="Arial"/>
        </w:rPr>
        <w:t xml:space="preserve"> the 500 strings across both datasets</w:t>
      </w:r>
      <w:r w:rsidR="00B10A39">
        <w:rPr>
          <w:rFonts w:ascii="Arial" w:hAnsi="Arial" w:cs="Arial"/>
        </w:rPr>
        <w:t>, w</w:t>
      </w:r>
      <w:r w:rsidR="00575309">
        <w:rPr>
          <w:rFonts w:ascii="Arial" w:hAnsi="Arial" w:cs="Arial"/>
        </w:rPr>
        <w:t>e used 1-</w:t>
      </w:r>
      <w:r w:rsidR="00366793">
        <w:rPr>
          <w:rFonts w:ascii="Arial" w:hAnsi="Arial" w:cs="Arial"/>
        </w:rPr>
        <w:t xml:space="preserve">Parsons encoding, a starting frequency value of 4 kHz, </w:t>
      </w:r>
      <w:r w:rsidR="00EE0CE9">
        <w:rPr>
          <w:rFonts w:ascii="Arial" w:hAnsi="Arial" w:cs="Arial"/>
        </w:rPr>
        <w:t xml:space="preserve">and </w:t>
      </w:r>
      <w:r w:rsidR="00366793">
        <w:rPr>
          <w:rFonts w:ascii="Arial" w:hAnsi="Arial" w:cs="Arial"/>
        </w:rPr>
        <w:t>frequency shift</w:t>
      </w:r>
      <w:r w:rsidR="00EE0CE9">
        <w:rPr>
          <w:rFonts w:ascii="Arial" w:hAnsi="Arial" w:cs="Arial"/>
        </w:rPr>
        <w:t xml:space="preserve">s </w:t>
      </w:r>
      <w:r w:rsidR="00366793">
        <w:rPr>
          <w:rFonts w:ascii="Arial" w:hAnsi="Arial" w:cs="Arial"/>
        </w:rPr>
        <w:t xml:space="preserve">of 1 kHz to create </w:t>
      </w:r>
      <w:r w:rsidR="007F3996">
        <w:rPr>
          <w:rFonts w:ascii="Arial" w:hAnsi="Arial" w:cs="Arial"/>
        </w:rPr>
        <w:t>time series</w:t>
      </w:r>
      <w:r w:rsidR="00EE0CE9">
        <w:rPr>
          <w:rFonts w:ascii="Arial" w:hAnsi="Arial" w:cs="Arial"/>
        </w:rPr>
        <w:t xml:space="preserve"> of frequency values</w:t>
      </w:r>
      <w:r w:rsidR="00366793">
        <w:rPr>
          <w:rFonts w:ascii="Arial" w:hAnsi="Arial" w:cs="Arial"/>
        </w:rPr>
        <w:t xml:space="preserve"> for each original string.</w:t>
      </w:r>
      <w:r w:rsidR="00CF1645">
        <w:rPr>
          <w:rFonts w:ascii="Arial" w:hAnsi="Arial" w:cs="Arial"/>
        </w:rPr>
        <w:t xml:space="preserve"> </w:t>
      </w:r>
      <w:r w:rsidR="00C239AE">
        <w:rPr>
          <w:rFonts w:ascii="Arial" w:hAnsi="Arial" w:cs="Arial"/>
        </w:rPr>
        <w:t>When creating these trajectories, we used the option to restart frequency values at the starting frequency value at the start of each section of the string</w:t>
      </w:r>
      <w:r w:rsidR="00DB2071">
        <w:rPr>
          <w:rFonts w:ascii="Arial" w:hAnsi="Arial" w:cs="Arial"/>
        </w:rPr>
        <w:t>. W</w:t>
      </w:r>
      <w:r w:rsidR="00C239AE">
        <w:rPr>
          <w:rFonts w:ascii="Arial" w:hAnsi="Arial" w:cs="Arial"/>
        </w:rPr>
        <w:t>e</w:t>
      </w:r>
      <w:r w:rsidR="00DB2071">
        <w:rPr>
          <w:rFonts w:ascii="Arial" w:hAnsi="Arial" w:cs="Arial"/>
        </w:rPr>
        <w:t xml:space="preserve"> chose this option because</w:t>
      </w:r>
      <w:r w:rsidR="00C239AE">
        <w:rPr>
          <w:rFonts w:ascii="Arial" w:hAnsi="Arial" w:cs="Arial"/>
        </w:rPr>
        <w:t xml:space="preserve"> in preliminary work</w:t>
      </w:r>
      <w:r w:rsidR="00DB2071">
        <w:rPr>
          <w:rFonts w:ascii="Arial" w:hAnsi="Arial" w:cs="Arial"/>
        </w:rPr>
        <w:t xml:space="preserve">, we found that </w:t>
      </w:r>
      <w:r w:rsidR="00C239AE">
        <w:rPr>
          <w:rFonts w:ascii="Arial" w:hAnsi="Arial" w:cs="Arial"/>
        </w:rPr>
        <w:t>the option to create continuous trajectories created more unbounded structural variation</w:t>
      </w:r>
      <w:r w:rsidR="00070D18">
        <w:rPr>
          <w:rFonts w:ascii="Arial" w:hAnsi="Arial" w:cs="Arial"/>
        </w:rPr>
        <w:t xml:space="preserve"> </w:t>
      </w:r>
      <w:r w:rsidR="00095DFE">
        <w:rPr>
          <w:rFonts w:ascii="Arial" w:hAnsi="Arial" w:cs="Arial"/>
        </w:rPr>
        <w:t xml:space="preserve">that washed out </w:t>
      </w:r>
      <w:r w:rsidR="00B64B7F">
        <w:rPr>
          <w:rFonts w:ascii="Arial" w:hAnsi="Arial" w:cs="Arial"/>
        </w:rPr>
        <w:t xml:space="preserve">visible </w:t>
      </w:r>
      <w:r w:rsidR="006A5D2A">
        <w:rPr>
          <w:rFonts w:ascii="Arial" w:hAnsi="Arial" w:cs="Arial"/>
        </w:rPr>
        <w:t xml:space="preserve">evidence </w:t>
      </w:r>
      <w:r w:rsidR="00B64B7F">
        <w:rPr>
          <w:rFonts w:ascii="Arial" w:hAnsi="Arial" w:cs="Arial"/>
        </w:rPr>
        <w:t xml:space="preserve">of </w:t>
      </w:r>
      <w:r w:rsidR="00070D18">
        <w:rPr>
          <w:rFonts w:ascii="Arial" w:hAnsi="Arial" w:cs="Arial"/>
        </w:rPr>
        <w:t>group and individual-level signatures</w:t>
      </w:r>
      <w:r w:rsidR="00711936">
        <w:rPr>
          <w:rFonts w:ascii="Arial" w:hAnsi="Arial" w:cs="Arial"/>
        </w:rPr>
        <w:t xml:space="preserve"> in acoustic space</w:t>
      </w:r>
      <w:r w:rsidR="00C239AE">
        <w:rPr>
          <w:rFonts w:ascii="Arial" w:hAnsi="Arial" w:cs="Arial"/>
        </w:rPr>
        <w:t xml:space="preserve">. </w:t>
      </w:r>
      <w:r w:rsidR="00607E8D">
        <w:rPr>
          <w:rFonts w:ascii="Arial" w:hAnsi="Arial" w:cs="Arial"/>
        </w:rPr>
        <w:t xml:space="preserve">To create synthetic vocalizations, we used the </w:t>
      </w:r>
      <w:proofErr w:type="spellStart"/>
      <w:r w:rsidR="00607E8D">
        <w:rPr>
          <w:rFonts w:ascii="Arial" w:hAnsi="Arial" w:cs="Arial"/>
        </w:rPr>
        <w:t>soundgen</w:t>
      </w:r>
      <w:proofErr w:type="spellEnd"/>
      <w:r w:rsidR="00607E8D">
        <w:rPr>
          <w:rFonts w:ascii="Arial" w:hAnsi="Arial" w:cs="Arial"/>
        </w:rPr>
        <w:t xml:space="preserve"> to </w:t>
      </w:r>
      <w:r w:rsidR="002E3048">
        <w:rPr>
          <w:rFonts w:ascii="Arial" w:hAnsi="Arial" w:cs="Arial"/>
        </w:rPr>
        <w:t xml:space="preserve">create an audio file </w:t>
      </w:r>
      <w:r w:rsidR="002E3048">
        <w:rPr>
          <w:rFonts w:ascii="Arial" w:hAnsi="Arial" w:cs="Arial"/>
        </w:rPr>
        <w:lastRenderedPageBreak/>
        <w:t xml:space="preserve">for each </w:t>
      </w:r>
      <w:r w:rsidR="00157668">
        <w:rPr>
          <w:rFonts w:ascii="Arial" w:hAnsi="Arial" w:cs="Arial"/>
        </w:rPr>
        <w:t xml:space="preserve">original string, </w:t>
      </w:r>
      <w:r w:rsidR="00AE5C57">
        <w:rPr>
          <w:rFonts w:ascii="Arial" w:hAnsi="Arial" w:cs="Arial"/>
        </w:rPr>
        <w:t xml:space="preserve">with about 200 </w:t>
      </w:r>
      <w:proofErr w:type="spellStart"/>
      <w:r w:rsidR="00AE5C57">
        <w:rPr>
          <w:rFonts w:ascii="Arial" w:hAnsi="Arial" w:cs="Arial"/>
        </w:rPr>
        <w:t>ms</w:t>
      </w:r>
      <w:proofErr w:type="spellEnd"/>
      <w:r w:rsidR="00AE5C57">
        <w:rPr>
          <w:rFonts w:ascii="Arial" w:hAnsi="Arial" w:cs="Arial"/>
        </w:rPr>
        <w:t xml:space="preserve"> duration, audio file and pitch sampling rates of 44.1 kHz,</w:t>
      </w:r>
      <w:r w:rsidR="00F71708">
        <w:rPr>
          <w:rFonts w:ascii="Arial" w:hAnsi="Arial" w:cs="Arial"/>
        </w:rPr>
        <w:t xml:space="preserve"> a single frequency contour</w:t>
      </w:r>
      <w:r w:rsidR="003937D8">
        <w:rPr>
          <w:rFonts w:ascii="Arial" w:hAnsi="Arial" w:cs="Arial"/>
        </w:rPr>
        <w:t xml:space="preserve">, the default </w:t>
      </w:r>
      <w:proofErr w:type="spellStart"/>
      <w:r w:rsidR="003937D8">
        <w:rPr>
          <w:rFonts w:ascii="Arial" w:hAnsi="Arial" w:cs="Arial"/>
        </w:rPr>
        <w:t>soundgen</w:t>
      </w:r>
      <w:proofErr w:type="spellEnd"/>
      <w:r w:rsidR="003937D8">
        <w:rPr>
          <w:rFonts w:ascii="Arial" w:hAnsi="Arial" w:cs="Arial"/>
        </w:rPr>
        <w:t xml:space="preserve"> stochasticity in sound generation (temperature of 0.025)</w:t>
      </w:r>
      <w:r w:rsidR="00CC4EEC">
        <w:rPr>
          <w:rFonts w:ascii="Arial" w:hAnsi="Arial" w:cs="Arial"/>
        </w:rPr>
        <w:t xml:space="preserve">, and all other default </w:t>
      </w:r>
      <w:r w:rsidR="00CD5CD8">
        <w:rPr>
          <w:rFonts w:ascii="Arial" w:hAnsi="Arial" w:cs="Arial"/>
        </w:rPr>
        <w:t>settings used in this step of our pipeline (see above)</w:t>
      </w:r>
      <w:r w:rsidR="00757CFB">
        <w:rPr>
          <w:rFonts w:ascii="Arial" w:hAnsi="Arial" w:cs="Arial"/>
        </w:rPr>
        <w:t xml:space="preserve">. </w:t>
      </w:r>
      <w:r w:rsidR="00E252FD">
        <w:rPr>
          <w:rFonts w:ascii="Arial" w:hAnsi="Arial" w:cs="Arial"/>
        </w:rPr>
        <w:t xml:space="preserve">The resulting </w:t>
      </w:r>
      <w:r w:rsidR="007B3727">
        <w:rPr>
          <w:rFonts w:ascii="Arial" w:hAnsi="Arial" w:cs="Arial"/>
        </w:rPr>
        <w:t xml:space="preserve">synthetic </w:t>
      </w:r>
      <w:r w:rsidR="00952FFD">
        <w:rPr>
          <w:rFonts w:ascii="Arial" w:hAnsi="Arial" w:cs="Arial"/>
        </w:rPr>
        <w:t>datasets were composed of</w:t>
      </w:r>
      <w:r w:rsidR="00E252FD">
        <w:rPr>
          <w:rFonts w:ascii="Arial" w:hAnsi="Arial" w:cs="Arial"/>
        </w:rPr>
        <w:t xml:space="preserve"> tonal, frequency-modulated vocalizations</w:t>
      </w:r>
      <w:r w:rsidR="00E16898">
        <w:rPr>
          <w:rFonts w:ascii="Arial" w:hAnsi="Arial" w:cs="Arial"/>
        </w:rPr>
        <w:t xml:space="preserve">. </w:t>
      </w:r>
      <w:r w:rsidR="00CF1645">
        <w:rPr>
          <w:rFonts w:ascii="Arial" w:hAnsi="Arial" w:cs="Arial"/>
        </w:rPr>
        <w:t xml:space="preserve">We </w:t>
      </w:r>
      <w:r w:rsidR="007B3C7A">
        <w:rPr>
          <w:rFonts w:ascii="Arial" w:hAnsi="Arial" w:cs="Arial"/>
        </w:rPr>
        <w:t xml:space="preserve">then used </w:t>
      </w:r>
      <w:r w:rsidR="008A27F1">
        <w:rPr>
          <w:rFonts w:ascii="Arial" w:hAnsi="Arial" w:cs="Arial"/>
        </w:rPr>
        <w:t>an analytical pipeline described below</w:t>
      </w:r>
      <w:r w:rsidR="007B3C7A">
        <w:rPr>
          <w:rFonts w:ascii="Arial" w:hAnsi="Arial" w:cs="Arial"/>
        </w:rPr>
        <w:t xml:space="preserve"> to </w:t>
      </w:r>
      <w:r w:rsidR="00463C4D">
        <w:rPr>
          <w:rFonts w:ascii="Arial" w:hAnsi="Arial" w:cs="Arial"/>
        </w:rPr>
        <w:t>assess</w:t>
      </w:r>
      <w:r w:rsidR="007B3C7A">
        <w:rPr>
          <w:rFonts w:ascii="Arial" w:hAnsi="Arial" w:cs="Arial"/>
        </w:rPr>
        <w:t xml:space="preserve"> patterns of variation </w:t>
      </w:r>
      <w:r w:rsidR="005E0305">
        <w:rPr>
          <w:rFonts w:ascii="Arial" w:hAnsi="Arial" w:cs="Arial"/>
        </w:rPr>
        <w:t xml:space="preserve">across the group and individual levels </w:t>
      </w:r>
      <w:r w:rsidR="007B3C7A">
        <w:rPr>
          <w:rFonts w:ascii="Arial" w:hAnsi="Arial" w:cs="Arial"/>
        </w:rPr>
        <w:t>both datasets.</w:t>
      </w:r>
      <w:r w:rsidR="00016110">
        <w:rPr>
          <w:rFonts w:ascii="Arial" w:hAnsi="Arial" w:cs="Arial"/>
        </w:rPr>
        <w:t xml:space="preserve"> </w:t>
      </w:r>
    </w:p>
    <w:p w14:paraId="04E0B1D1" w14:textId="61D95F10" w:rsidR="00201C3C" w:rsidRDefault="00AF240B" w:rsidP="00A76A96">
      <w:pPr>
        <w:spacing w:line="480" w:lineRule="auto"/>
        <w:rPr>
          <w:rFonts w:ascii="Arial" w:hAnsi="Arial" w:cs="Arial"/>
        </w:rPr>
      </w:pPr>
      <w:r>
        <w:rPr>
          <w:rFonts w:ascii="Arial" w:hAnsi="Arial" w:cs="Arial"/>
        </w:rPr>
        <w:tab/>
      </w:r>
      <w:r w:rsidR="00032D06">
        <w:rPr>
          <w:rFonts w:ascii="Arial" w:hAnsi="Arial" w:cs="Arial"/>
        </w:rPr>
        <w:t xml:space="preserve">To highlight how we used our pipeline to encode identity information over two social levels in frequency-modulated vocalizations, we </w:t>
      </w:r>
      <w:r w:rsidR="00A629FB">
        <w:rPr>
          <w:rFonts w:ascii="Arial" w:hAnsi="Arial" w:cs="Arial"/>
        </w:rPr>
        <w:t>generated spectrograms</w:t>
      </w:r>
      <w:r w:rsidR="001E11FB">
        <w:rPr>
          <w:rFonts w:ascii="Arial" w:hAnsi="Arial" w:cs="Arial"/>
        </w:rPr>
        <w:t xml:space="preserve"> from audio files, as well as low-dimensional</w:t>
      </w:r>
      <w:r w:rsidR="009E3E89">
        <w:rPr>
          <w:rFonts w:ascii="Arial" w:hAnsi="Arial" w:cs="Arial"/>
        </w:rPr>
        <w:t xml:space="preserve"> trait spaces, or acoustic space, plots</w:t>
      </w:r>
      <w:r w:rsidR="001E11FB">
        <w:rPr>
          <w:rFonts w:ascii="Arial" w:hAnsi="Arial" w:cs="Arial"/>
        </w:rPr>
        <w:t xml:space="preserve"> for the string and audio representations of the example datasets.</w:t>
      </w:r>
      <w:r w:rsidR="00387ACA">
        <w:rPr>
          <w:rFonts w:ascii="Arial" w:hAnsi="Arial" w:cs="Arial"/>
        </w:rPr>
        <w:t xml:space="preserve"> We used the </w:t>
      </w:r>
      <w:proofErr w:type="spellStart"/>
      <w:r w:rsidR="00FD223B">
        <w:rPr>
          <w:rFonts w:ascii="Arial" w:hAnsi="Arial" w:cs="Arial"/>
        </w:rPr>
        <w:t>warbleR</w:t>
      </w:r>
      <w:proofErr w:type="spellEnd"/>
      <w:r w:rsidR="00FD223B">
        <w:rPr>
          <w:rFonts w:ascii="Arial" w:hAnsi="Arial" w:cs="Arial"/>
        </w:rPr>
        <w:t xml:space="preserve"> package</w:t>
      </w:r>
      <w:r w:rsidR="00247069">
        <w:rPr>
          <w:rFonts w:ascii="Arial" w:hAnsi="Arial" w:cs="Arial"/>
        </w:rPr>
        <w:t xml:space="preserve"> version</w:t>
      </w:r>
      <w:r w:rsidR="00202CB0">
        <w:rPr>
          <w:rFonts w:ascii="Arial" w:hAnsi="Arial" w:cs="Arial"/>
        </w:rPr>
        <w:t xml:space="preserve"> 1.1.29</w:t>
      </w:r>
      <w:r w:rsidR="00FD223B">
        <w:rPr>
          <w:rFonts w:ascii="Arial" w:hAnsi="Arial" w:cs="Arial"/>
        </w:rPr>
        <w:t xml:space="preserve"> </w:t>
      </w:r>
      <w:r w:rsidR="00D92A83">
        <w:rPr>
          <w:rFonts w:ascii="Arial" w:hAnsi="Arial" w:cs="Arial"/>
        </w:rPr>
        <w:fldChar w:fldCharType="begin"/>
      </w:r>
      <w:r w:rsidR="00F07E83">
        <w:rPr>
          <w:rFonts w:ascii="Arial" w:hAnsi="Arial" w:cs="Arial"/>
        </w:rPr>
        <w:instrText xml:space="preserve"> ADDIN ZOTERO_ITEM CSL_CITATION {"citationID":"hbDdwn4B","properties":{"formattedCitation":"(29)","plainCitation":"(29)","noteIndex":0},"citationItems":[{"id":26076,"uris":["http://zotero.org/groups/5786507/items/KSAJINRD"],"itemData":{"id":26076,"type":"article-journal","abstract":"Animal acoustic communication is one of the most fruitful research areas in behavioural and evolutionary biology. Work in this area depends largely on quantifying the structure of acoustic signals, which has often depended upon closed-source or graphical user interface (GUI)-based software. Here, we describe the r package warbleR, a new package for the analysis of animal acoustic signal structure. The package offers functions for downloading avian vocalizations from the open-access online repository Xeno-Canto, displaying the geographic extent of the recordings, manipulating sound files, detecting acoustic signals or importing detected signals from other software, assessing performance of methods that measure acoustic similarity, conducting cross-correlations, measuring acoustic parameters and analysing interactive vocal signals, among others. Functions working iteratively allow parallelization to improve computational efficiency. We present a case study showing how warbleR functions can be used in a workflow to evaluate the structure of acoustic signals. We analyse geographic variation in long-billed hermit hummingbirds (Phaethornis longirostris) songs obtained from Xeno-Canto. The code in warbleR can be executed by less experienced r users, but has also been thoroughly commented, which will facilitate further customization by advanced users. The combination of the tools described here with other acoustic analysis packages in r should significantly expand the range of analytical approaches available.","container-title":"Methods in Ecology and Evolution","DOI":"10.1111/2041-210X.12624","ISSN":"2041-210X","issue":"2","language":"en","license":"© 2016 The Authors. Methods in Ecology and Evolution © 2016 British Ecological Society","note":"_eprint: https://besjournals.onlinelibrary.wiley.com/doi/pdf/10.1111/2041-210X.12624","page":"184-191","source":"Wiley Online Library","title":"warbleR: an r package to streamline analysis of animal acoustic signals","title-short":"warbleR","volume":"8","author":[{"family":"Araya-Salas","given":"Marcelo"},{"family":"Smith-Vidaurre","given":"Grace"}],"issued":{"date-parts":[["2017"]]}}}],"schema":"https://github.com/citation-style-language/schema/raw/master/csl-citation.json"} </w:instrText>
      </w:r>
      <w:r w:rsidR="00D92A83">
        <w:rPr>
          <w:rFonts w:ascii="Arial" w:hAnsi="Arial" w:cs="Arial"/>
        </w:rPr>
        <w:fldChar w:fldCharType="separate"/>
      </w:r>
      <w:r w:rsidR="00FF3DC3" w:rsidRPr="00FF3DC3">
        <w:rPr>
          <w:rFonts w:ascii="Arial" w:hAnsi="Arial" w:cs="Arial"/>
        </w:rPr>
        <w:t>(29)</w:t>
      </w:r>
      <w:r w:rsidR="00D92A83">
        <w:rPr>
          <w:rFonts w:ascii="Arial" w:hAnsi="Arial" w:cs="Arial"/>
        </w:rPr>
        <w:fldChar w:fldCharType="end"/>
      </w:r>
      <w:r w:rsidR="00FD223B">
        <w:rPr>
          <w:rFonts w:ascii="Arial" w:hAnsi="Arial" w:cs="Arial"/>
        </w:rPr>
        <w:t xml:space="preserve"> to generate spectrograms for </w:t>
      </w:r>
      <w:r w:rsidR="00D1734E">
        <w:rPr>
          <w:rFonts w:ascii="Arial" w:hAnsi="Arial" w:cs="Arial"/>
        </w:rPr>
        <w:t xml:space="preserve">initial </w:t>
      </w:r>
      <w:r w:rsidR="00FD223B">
        <w:rPr>
          <w:rFonts w:ascii="Arial" w:hAnsi="Arial" w:cs="Arial"/>
        </w:rPr>
        <w:t xml:space="preserve">visual checks, and then we used the </w:t>
      </w:r>
      <w:proofErr w:type="spellStart"/>
      <w:r w:rsidR="00FD223B">
        <w:rPr>
          <w:rFonts w:ascii="Arial" w:hAnsi="Arial" w:cs="Arial"/>
        </w:rPr>
        <w:t>seewave</w:t>
      </w:r>
      <w:proofErr w:type="spellEnd"/>
      <w:r w:rsidR="00FD223B">
        <w:rPr>
          <w:rFonts w:ascii="Arial" w:hAnsi="Arial" w:cs="Arial"/>
        </w:rPr>
        <w:t xml:space="preserve"> package </w:t>
      </w:r>
      <w:r w:rsidR="00247069">
        <w:rPr>
          <w:rFonts w:ascii="Arial" w:hAnsi="Arial" w:cs="Arial"/>
        </w:rPr>
        <w:t xml:space="preserve">version </w:t>
      </w:r>
      <w:r w:rsidR="006814DF">
        <w:rPr>
          <w:rFonts w:ascii="Arial" w:hAnsi="Arial" w:cs="Arial"/>
        </w:rPr>
        <w:t>2.2.3</w:t>
      </w:r>
      <w:r w:rsidR="00247069">
        <w:rPr>
          <w:rFonts w:ascii="Arial" w:hAnsi="Arial" w:cs="Arial"/>
        </w:rPr>
        <w:t xml:space="preserve"> </w:t>
      </w:r>
      <w:r w:rsidR="00D92A83">
        <w:rPr>
          <w:rFonts w:ascii="Arial" w:hAnsi="Arial" w:cs="Arial"/>
        </w:rPr>
        <w:fldChar w:fldCharType="begin"/>
      </w:r>
      <w:r w:rsidR="00F07E83">
        <w:rPr>
          <w:rFonts w:ascii="Arial" w:hAnsi="Arial" w:cs="Arial"/>
        </w:rPr>
        <w:instrText xml:space="preserve"> ADDIN ZOTERO_ITEM CSL_CITATION {"citationID":"GNP7lqtg","properties":{"formattedCitation":"(28)","plainCitation":"(28)","noteIndex":0},"citationItems":[{"id":26075,"uris":["http://zotero.org/groups/5786507/items/SINYAVQQ"],"itemData":{"id":26075,"type":"article-journal","abstract":"We review Seewave, new software for analysing and synthesizing sounds. Seewave is free and works on a wide variety of operating systems as an extension of the R operating environment. Its current 67 functions allow the user to achieve time, amplitude and frequency analyses, to estimate quantitative differences between sounds, and to generate new sounds for playback experiments. Thanks to its implementation in the R environment, Seewave is fully modular. All functions can be combined for complex data acquisition and graphical output, they can be part of important scripts for batch processing and they can be modified ad libitum. New functions can also be written, making Seewave a truly open-source tool.","container-title":"Bioacoustics","DOI":"10.1080/09524622.2008.9753600","ISSN":"0952-4622","issue":"2","note":"publisher: Taylor &amp; Francis\n_eprint: https://doi.org/10.1080/09524622.2008.9753600","page":"213-226","source":"Taylor and Francis+NEJM","title":"Seewave, a Free Modular Tool for Sound Analysis and Synthesis","volume":"18","author":[{"family":"Sueur","given":"Jerome"},{"family":"Aubin","given":"Thierry"},{"family":"Simonis","given":"Caroline"}],"issued":{"date-parts":[["2008",1,1]]}}}],"schema":"https://github.com/citation-style-language/schema/raw/master/csl-citation.json"} </w:instrText>
      </w:r>
      <w:r w:rsidR="00D92A83">
        <w:rPr>
          <w:rFonts w:ascii="Arial" w:hAnsi="Arial" w:cs="Arial"/>
        </w:rPr>
        <w:fldChar w:fldCharType="separate"/>
      </w:r>
      <w:r w:rsidR="00FF3DC3" w:rsidRPr="00FF3DC3">
        <w:rPr>
          <w:rFonts w:ascii="Arial" w:hAnsi="Arial" w:cs="Arial"/>
        </w:rPr>
        <w:t>(28)</w:t>
      </w:r>
      <w:r w:rsidR="00D92A83">
        <w:rPr>
          <w:rFonts w:ascii="Arial" w:hAnsi="Arial" w:cs="Arial"/>
        </w:rPr>
        <w:fldChar w:fldCharType="end"/>
      </w:r>
      <w:r w:rsidR="00FD223B">
        <w:rPr>
          <w:rFonts w:ascii="Arial" w:hAnsi="Arial" w:cs="Arial"/>
        </w:rPr>
        <w:t xml:space="preserve"> to build final spectrograms </w:t>
      </w:r>
      <w:r w:rsidR="00CB47A4">
        <w:rPr>
          <w:rFonts w:ascii="Arial" w:hAnsi="Arial" w:cs="Arial"/>
        </w:rPr>
        <w:t xml:space="preserve">for visual interpretation </w:t>
      </w:r>
      <w:r w:rsidR="007C2CA3">
        <w:rPr>
          <w:rFonts w:ascii="Arial" w:hAnsi="Arial" w:cs="Arial"/>
        </w:rPr>
        <w:t xml:space="preserve">with a window length of 512 samples, </w:t>
      </w:r>
      <w:r w:rsidR="009454B2">
        <w:rPr>
          <w:rFonts w:ascii="Arial" w:hAnsi="Arial" w:cs="Arial"/>
        </w:rPr>
        <w:t xml:space="preserve">an </w:t>
      </w:r>
      <w:r w:rsidR="007C2CA3">
        <w:rPr>
          <w:rFonts w:ascii="Arial" w:hAnsi="Arial" w:cs="Arial"/>
        </w:rPr>
        <w:t>overlap</w:t>
      </w:r>
      <w:r w:rsidR="009454B2">
        <w:rPr>
          <w:rFonts w:ascii="Arial" w:hAnsi="Arial" w:cs="Arial"/>
        </w:rPr>
        <w:t xml:space="preserve"> between consecutive</w:t>
      </w:r>
      <w:r w:rsidR="007C2CA3">
        <w:rPr>
          <w:rFonts w:ascii="Arial" w:hAnsi="Arial" w:cs="Arial"/>
        </w:rPr>
        <w:t xml:space="preserve"> </w:t>
      </w:r>
      <w:r w:rsidR="009454B2">
        <w:rPr>
          <w:rFonts w:ascii="Arial" w:hAnsi="Arial" w:cs="Arial"/>
        </w:rPr>
        <w:t xml:space="preserve">windows </w:t>
      </w:r>
      <w:r w:rsidR="007C2CA3">
        <w:rPr>
          <w:rFonts w:ascii="Arial" w:hAnsi="Arial" w:cs="Arial"/>
        </w:rPr>
        <w:t>of 90%</w:t>
      </w:r>
      <w:r w:rsidR="009454B2">
        <w:rPr>
          <w:rFonts w:ascii="Arial" w:hAnsi="Arial" w:cs="Arial"/>
        </w:rPr>
        <w:t xml:space="preserve">, </w:t>
      </w:r>
      <w:r w:rsidR="00640EAB">
        <w:rPr>
          <w:rFonts w:ascii="Arial" w:hAnsi="Arial" w:cs="Arial"/>
        </w:rPr>
        <w:t>and a Hanning window.</w:t>
      </w:r>
      <w:r w:rsidR="005021AB">
        <w:rPr>
          <w:rFonts w:ascii="Arial" w:hAnsi="Arial" w:cs="Arial"/>
        </w:rPr>
        <w:t xml:space="preserve"> </w:t>
      </w:r>
      <w:r w:rsidR="00E56020">
        <w:rPr>
          <w:rFonts w:ascii="Arial" w:hAnsi="Arial" w:cs="Arial"/>
        </w:rPr>
        <w:t xml:space="preserve">We also used functions from the </w:t>
      </w:r>
      <w:proofErr w:type="spellStart"/>
      <w:r w:rsidR="00E56020">
        <w:rPr>
          <w:rFonts w:ascii="Arial" w:hAnsi="Arial" w:cs="Arial"/>
        </w:rPr>
        <w:t>tune</w:t>
      </w:r>
      <w:r w:rsidR="00252CF2">
        <w:rPr>
          <w:rFonts w:ascii="Arial" w:hAnsi="Arial" w:cs="Arial"/>
        </w:rPr>
        <w:t>R</w:t>
      </w:r>
      <w:proofErr w:type="spellEnd"/>
      <w:r w:rsidR="00E56020">
        <w:rPr>
          <w:rFonts w:ascii="Arial" w:hAnsi="Arial" w:cs="Arial"/>
        </w:rPr>
        <w:t xml:space="preserve"> package version 1.4.7</w:t>
      </w:r>
      <w:r w:rsidR="002F498B">
        <w:rPr>
          <w:rFonts w:ascii="Arial" w:hAnsi="Arial" w:cs="Arial"/>
        </w:rPr>
        <w:t xml:space="preserve"> (CITE)</w:t>
      </w:r>
      <w:r w:rsidR="00E56020">
        <w:rPr>
          <w:rFonts w:ascii="Arial" w:hAnsi="Arial" w:cs="Arial"/>
        </w:rPr>
        <w:t xml:space="preserve"> to facilitate creating spectrograms</w:t>
      </w:r>
      <w:r w:rsidR="003D1BBA">
        <w:rPr>
          <w:rFonts w:ascii="Arial" w:hAnsi="Arial" w:cs="Arial"/>
        </w:rPr>
        <w:t xml:space="preserve"> and extracting metadata from audio files</w:t>
      </w:r>
      <w:r w:rsidR="00E56020">
        <w:rPr>
          <w:rFonts w:ascii="Arial" w:hAnsi="Arial" w:cs="Arial"/>
        </w:rPr>
        <w:t>.</w:t>
      </w:r>
    </w:p>
    <w:p w14:paraId="6E9D7FF7" w14:textId="147FBE5A" w:rsidR="0090035A" w:rsidRDefault="00A629FB" w:rsidP="003909DC">
      <w:pPr>
        <w:spacing w:line="480" w:lineRule="auto"/>
        <w:ind w:firstLine="720"/>
        <w:rPr>
          <w:rFonts w:ascii="Arial" w:hAnsi="Arial" w:cs="Arial"/>
        </w:rPr>
      </w:pPr>
      <w:r>
        <w:rPr>
          <w:rFonts w:ascii="Arial" w:hAnsi="Arial" w:cs="Arial"/>
        </w:rPr>
        <w:t xml:space="preserve">We </w:t>
      </w:r>
      <w:r w:rsidR="00F434F1">
        <w:rPr>
          <w:rFonts w:ascii="Arial" w:hAnsi="Arial" w:cs="Arial"/>
        </w:rPr>
        <w:t xml:space="preserve">generated </w:t>
      </w:r>
      <w:r>
        <w:rPr>
          <w:rFonts w:ascii="Arial" w:hAnsi="Arial" w:cs="Arial"/>
        </w:rPr>
        <w:t>low-dimensional trait spaces</w:t>
      </w:r>
      <w:r w:rsidR="005D381D">
        <w:rPr>
          <w:rFonts w:ascii="Arial" w:hAnsi="Arial" w:cs="Arial"/>
        </w:rPr>
        <w:t>, or acoustic space plots,</w:t>
      </w:r>
      <w:r>
        <w:rPr>
          <w:rFonts w:ascii="Arial" w:hAnsi="Arial" w:cs="Arial"/>
        </w:rPr>
        <w:t xml:space="preserve"> </w:t>
      </w:r>
      <w:r w:rsidR="00610FC6">
        <w:rPr>
          <w:rFonts w:ascii="Arial" w:hAnsi="Arial" w:cs="Arial"/>
        </w:rPr>
        <w:t xml:space="preserve">to visualize </w:t>
      </w:r>
      <w:r w:rsidR="004D023A">
        <w:rPr>
          <w:rFonts w:ascii="Arial" w:hAnsi="Arial" w:cs="Arial"/>
        </w:rPr>
        <w:t xml:space="preserve">patterns of variation over </w:t>
      </w:r>
      <w:r w:rsidR="002E4860">
        <w:rPr>
          <w:rFonts w:ascii="Arial" w:hAnsi="Arial" w:cs="Arial"/>
        </w:rPr>
        <w:t xml:space="preserve">the group and individual </w:t>
      </w:r>
      <w:r w:rsidR="004D023A">
        <w:rPr>
          <w:rFonts w:ascii="Arial" w:hAnsi="Arial" w:cs="Arial"/>
        </w:rPr>
        <w:t>levels in each example dataset</w:t>
      </w:r>
      <w:r w:rsidR="007C0FCC">
        <w:rPr>
          <w:rFonts w:ascii="Arial" w:hAnsi="Arial" w:cs="Arial"/>
        </w:rPr>
        <w:t xml:space="preserve"> and each representation of the vocalizations</w:t>
      </w:r>
      <w:r w:rsidR="004D023A">
        <w:rPr>
          <w:rFonts w:ascii="Arial" w:hAnsi="Arial" w:cs="Arial"/>
        </w:rPr>
        <w:t>.</w:t>
      </w:r>
      <w:r w:rsidR="002F498B">
        <w:rPr>
          <w:rFonts w:ascii="Arial" w:hAnsi="Arial" w:cs="Arial"/>
        </w:rPr>
        <w:t xml:space="preserve"> We performed these analyses in R (CITE R Core Team 2024) and relied on tools from the </w:t>
      </w:r>
      <w:proofErr w:type="spellStart"/>
      <w:r w:rsidR="002F498B">
        <w:rPr>
          <w:rFonts w:ascii="Arial" w:hAnsi="Arial" w:cs="Arial"/>
        </w:rPr>
        <w:t>tidyverse</w:t>
      </w:r>
      <w:proofErr w:type="spellEnd"/>
      <w:r w:rsidR="002F498B">
        <w:rPr>
          <w:rFonts w:ascii="Arial" w:hAnsi="Arial" w:cs="Arial"/>
        </w:rPr>
        <w:t xml:space="preserve"> (CITE) for data manipulation and visualization. Unless otherwise specified, we used these same tools for all downstream data manipulation and visualization as well. </w:t>
      </w:r>
      <w:r w:rsidR="00201C3C">
        <w:rPr>
          <w:rFonts w:ascii="Arial" w:hAnsi="Arial" w:cs="Arial"/>
        </w:rPr>
        <w:t xml:space="preserve">We computed the </w:t>
      </w:r>
      <w:proofErr w:type="spellStart"/>
      <w:r w:rsidR="00201C3C">
        <w:rPr>
          <w:rFonts w:ascii="Arial" w:hAnsi="Arial" w:cs="Arial"/>
        </w:rPr>
        <w:t>Levens</w:t>
      </w:r>
      <w:r w:rsidR="0052644B">
        <w:rPr>
          <w:rFonts w:ascii="Arial" w:hAnsi="Arial" w:cs="Arial"/>
        </w:rPr>
        <w:t>h</w:t>
      </w:r>
      <w:r w:rsidR="00201C3C">
        <w:rPr>
          <w:rFonts w:ascii="Arial" w:hAnsi="Arial" w:cs="Arial"/>
        </w:rPr>
        <w:t>tein</w:t>
      </w:r>
      <w:proofErr w:type="spellEnd"/>
      <w:r w:rsidR="00201C3C">
        <w:rPr>
          <w:rFonts w:ascii="Arial" w:hAnsi="Arial" w:cs="Arial"/>
        </w:rPr>
        <w:t xml:space="preserve"> </w:t>
      </w:r>
      <w:r w:rsidR="00201C3C">
        <w:rPr>
          <w:rFonts w:ascii="Arial" w:hAnsi="Arial" w:cs="Arial"/>
        </w:rPr>
        <w:lastRenderedPageBreak/>
        <w:t>edit distance</w:t>
      </w:r>
      <w:r w:rsidR="00451BD9">
        <w:rPr>
          <w:rFonts w:ascii="Arial" w:hAnsi="Arial" w:cs="Arial"/>
        </w:rPr>
        <w:t xml:space="preserve"> (</w:t>
      </w:r>
      <w:r w:rsidR="003B3B06">
        <w:rPr>
          <w:rFonts w:ascii="Arial" w:hAnsi="Arial" w:cs="Arial"/>
        </w:rPr>
        <w:t xml:space="preserve">with a penalty of 1 each for deletion, insertion, and substitution, but </w:t>
      </w:r>
      <w:r w:rsidR="00451BD9">
        <w:rPr>
          <w:rFonts w:ascii="Arial" w:hAnsi="Arial" w:cs="Arial"/>
        </w:rPr>
        <w:t xml:space="preserve">ignoring </w:t>
      </w:r>
      <w:r w:rsidR="00C858EC">
        <w:rPr>
          <w:rFonts w:ascii="Arial" w:hAnsi="Arial" w:cs="Arial"/>
        </w:rPr>
        <w:t xml:space="preserve">penalties for </w:t>
      </w:r>
      <w:r w:rsidR="00451BD9">
        <w:rPr>
          <w:rFonts w:ascii="Arial" w:hAnsi="Arial" w:cs="Arial"/>
        </w:rPr>
        <w:t>transpositions)</w:t>
      </w:r>
      <w:r w:rsidR="00201C3C">
        <w:rPr>
          <w:rFonts w:ascii="Arial" w:hAnsi="Arial" w:cs="Arial"/>
        </w:rPr>
        <w:t xml:space="preserve"> amongst </w:t>
      </w:r>
      <w:r w:rsidR="009D300C">
        <w:rPr>
          <w:rFonts w:ascii="Arial" w:hAnsi="Arial" w:cs="Arial"/>
        </w:rPr>
        <w:t xml:space="preserve">all </w:t>
      </w:r>
      <w:r w:rsidR="00201C3C">
        <w:rPr>
          <w:rFonts w:ascii="Arial" w:hAnsi="Arial" w:cs="Arial"/>
        </w:rPr>
        <w:t xml:space="preserve">strings </w:t>
      </w:r>
      <w:r w:rsidR="00807528">
        <w:rPr>
          <w:rFonts w:ascii="Arial" w:hAnsi="Arial" w:cs="Arial"/>
        </w:rPr>
        <w:t xml:space="preserve">across datasets </w:t>
      </w:r>
      <w:r w:rsidR="00201C3C">
        <w:rPr>
          <w:rFonts w:ascii="Arial" w:hAnsi="Arial" w:cs="Arial"/>
        </w:rPr>
        <w:t xml:space="preserve">using the </w:t>
      </w:r>
      <w:proofErr w:type="spellStart"/>
      <w:r w:rsidR="00201C3C">
        <w:rPr>
          <w:rFonts w:ascii="Arial" w:hAnsi="Arial" w:cs="Arial"/>
        </w:rPr>
        <w:t>string</w:t>
      </w:r>
      <w:r w:rsidR="0052644B">
        <w:rPr>
          <w:rFonts w:ascii="Arial" w:hAnsi="Arial" w:cs="Arial"/>
        </w:rPr>
        <w:t>dist</w:t>
      </w:r>
      <w:proofErr w:type="spellEnd"/>
      <w:r w:rsidR="00201C3C">
        <w:rPr>
          <w:rFonts w:ascii="Arial" w:hAnsi="Arial" w:cs="Arial"/>
        </w:rPr>
        <w:t xml:space="preserve"> package version </w:t>
      </w:r>
      <w:r w:rsidR="0052644B">
        <w:rPr>
          <w:rFonts w:ascii="Arial" w:hAnsi="Arial" w:cs="Arial"/>
        </w:rPr>
        <w:t>0.9.12</w:t>
      </w:r>
      <w:r w:rsidR="002F498B">
        <w:rPr>
          <w:rFonts w:ascii="Arial" w:hAnsi="Arial" w:cs="Arial"/>
        </w:rPr>
        <w:t xml:space="preserve"> (CITE)</w:t>
      </w:r>
      <w:r w:rsidR="0083684D">
        <w:rPr>
          <w:rFonts w:ascii="Arial" w:hAnsi="Arial" w:cs="Arial"/>
        </w:rPr>
        <w:t xml:space="preserve">. We also </w:t>
      </w:r>
      <w:r w:rsidR="009F6BE8">
        <w:rPr>
          <w:rFonts w:ascii="Arial" w:hAnsi="Arial" w:cs="Arial"/>
        </w:rPr>
        <w:t>measured acoustic similarity with</w:t>
      </w:r>
      <w:r w:rsidR="00201C3C">
        <w:rPr>
          <w:rFonts w:ascii="Arial" w:hAnsi="Arial" w:cs="Arial"/>
        </w:rPr>
        <w:t xml:space="preserve"> </w:t>
      </w:r>
      <w:r w:rsidR="00C73560">
        <w:rPr>
          <w:rFonts w:ascii="Arial" w:hAnsi="Arial" w:cs="Arial"/>
        </w:rPr>
        <w:t>spectrographic cross-correlation (</w:t>
      </w:r>
      <w:r w:rsidR="00201C3C">
        <w:rPr>
          <w:rFonts w:ascii="Arial" w:hAnsi="Arial" w:cs="Arial"/>
        </w:rPr>
        <w:t>SPCC</w:t>
      </w:r>
      <w:r w:rsidR="00C73560">
        <w:rPr>
          <w:rFonts w:ascii="Arial" w:hAnsi="Arial" w:cs="Arial"/>
        </w:rPr>
        <w:t>)</w:t>
      </w:r>
      <w:r w:rsidR="00807528">
        <w:rPr>
          <w:rFonts w:ascii="Arial" w:hAnsi="Arial" w:cs="Arial"/>
        </w:rPr>
        <w:t xml:space="preserve"> amongst all </w:t>
      </w:r>
      <w:r w:rsidR="00AC28A7">
        <w:rPr>
          <w:rFonts w:ascii="Arial" w:hAnsi="Arial" w:cs="Arial"/>
        </w:rPr>
        <w:t xml:space="preserve">audio files </w:t>
      </w:r>
      <w:r w:rsidR="00807528">
        <w:rPr>
          <w:rFonts w:ascii="Arial" w:hAnsi="Arial" w:cs="Arial"/>
        </w:rPr>
        <w:t>across datasets</w:t>
      </w:r>
      <w:r w:rsidR="008968BF">
        <w:rPr>
          <w:rFonts w:ascii="Arial" w:hAnsi="Arial" w:cs="Arial"/>
        </w:rPr>
        <w:t xml:space="preserve"> with the </w:t>
      </w:r>
      <w:proofErr w:type="spellStart"/>
      <w:r w:rsidR="008968BF">
        <w:rPr>
          <w:rFonts w:ascii="Arial" w:hAnsi="Arial" w:cs="Arial"/>
        </w:rPr>
        <w:t>warble</w:t>
      </w:r>
      <w:r w:rsidR="00135E5A">
        <w:rPr>
          <w:rFonts w:ascii="Arial" w:hAnsi="Arial" w:cs="Arial"/>
        </w:rPr>
        <w:t>R</w:t>
      </w:r>
      <w:proofErr w:type="spellEnd"/>
      <w:r w:rsidR="008968BF">
        <w:rPr>
          <w:rFonts w:ascii="Arial" w:hAnsi="Arial" w:cs="Arial"/>
        </w:rPr>
        <w:t xml:space="preserve"> package</w:t>
      </w:r>
      <w:r w:rsidR="00C73560">
        <w:rPr>
          <w:rFonts w:ascii="Arial" w:hAnsi="Arial" w:cs="Arial"/>
        </w:rPr>
        <w:t xml:space="preserve"> </w:t>
      </w:r>
      <w:r w:rsidR="00D92A83">
        <w:rPr>
          <w:rFonts w:ascii="Arial" w:hAnsi="Arial" w:cs="Arial"/>
        </w:rPr>
        <w:fldChar w:fldCharType="begin"/>
      </w:r>
      <w:r w:rsidR="00F07E83">
        <w:rPr>
          <w:rFonts w:ascii="Arial" w:hAnsi="Arial" w:cs="Arial"/>
        </w:rPr>
        <w:instrText xml:space="preserve"> ADDIN ZOTERO_ITEM CSL_CITATION {"citationID":"8Nlr6ax0","properties":{"formattedCitation":"(29,33)","plainCitation":"(29,33)","noteIndex":0},"citationItems":[{"id":26076,"uris":["http://zotero.org/groups/5786507/items/KSAJINRD"],"itemData":{"id":26076,"type":"article-journal","abstract":"Animal acoustic communication is one of the most fruitful research areas in behavioural and evolutionary biology. Work in this area depends largely on quantifying the structure of acoustic signals, which has often depended upon closed-source or graphical user interface (GUI)-based software. Here, we describe the r package warbleR, a new package for the analysis of animal acoustic signal structure. The package offers functions for downloading avian vocalizations from the open-access online repository Xeno-Canto, displaying the geographic extent of the recordings, manipulating sound files, detecting acoustic signals or importing detected signals from other software, assessing performance of methods that measure acoustic similarity, conducting cross-correlations, measuring acoustic parameters and analysing interactive vocal signals, among others. Functions working iteratively allow parallelization to improve computational efficiency. We present a case study showing how warbleR functions can be used in a workflow to evaluate the structure of acoustic signals. We analyse geographic variation in long-billed hermit hummingbirds (Phaethornis longirostris) songs obtained from Xeno-Canto. The code in warbleR can be executed by less experienced r users, but has also been thoroughly commented, which will facilitate further customization by advanced users. The combination of the tools described here with other acoustic analysis packages in r should significantly expand the range of analytical approaches available.","container-title":"Methods in Ecology and Evolution","DOI":"10.1111/2041-210X.12624","ISSN":"2041-210X","issue":"2","language":"en","license":"© 2016 The Authors. Methods in Ecology and Evolution © 2016 British Ecological Society","note":"_eprint: https://besjournals.onlinelibrary.wiley.com/doi/pdf/10.1111/2041-210X.12624","page":"184-191","source":"Wiley Online Library","title":"warbleR: an r package to streamline analysis of animal acoustic signals","title-short":"warbleR","volume":"8","author":[{"family":"Araya-Salas","given":"Marcelo"},{"family":"Smith-Vidaurre","given":"Grace"}],"issued":{"date-parts":[["2017"]]}}},{"id":2599,"uris":["http://zotero.org/groups/5786507/items/GR5UUI5P"],"itemData":{"id":2599,"type":"article-journal","abstract":"Sound spectrograms have been a traditional method for comparing animal vocalizations and demonstrating their similarities or differences, but quantification of the comparative process has been difficult. This lack of quantification has hindered progress in documenting the timing and degree of song development in song birds. With this in mind, computer-based methods for sound comparison and sound averaging were developed. These methods utilize a numerical representation of a sound's frequency-time structure to compute a similarity value between any two sounds and an average sound spectrogram for a set of sounds. These analytical techniques were applied to an analysis of song notes of the swamp sparrow (Melospiza georgiana). The results demonstrate the usefulness of the methods and reveal new details in the description of the swamp sparrow's set of species-universal note types and in the decrease of note variability during the course of developmental transitions from subsong, through plastic song to song crystallization.","container-title":"Ethology","DOI":"10.1111/j.1439-0310.1987.tb00676.x","ISSN":"1439-0310","issue":"2","language":"en","license":"1987 Blackwell Verlag GmbH","note":"_eprint: https://onlinelibrary.wiley.com/doi/pdf/10.1111/j.1439-0310.1987.tb00676.x","page":"101-115","source":"Wiley Online Library","title":"Quantitative Analysis of Animal Vocal Phonology: an Application to Swamp Sparrow Song","title-short":"Quantitative Analysis of Animal Vocal Phonology","volume":"76","author":[{"family":"Clark","given":"Christopher W."},{"family":"Marler","given":"Peter"},{"family":"Beeman","given":"Kim"}],"issued":{"date-parts":[["1987"]]}}}],"schema":"https://github.com/citation-style-language/schema/raw/master/csl-citation.json"} </w:instrText>
      </w:r>
      <w:r w:rsidR="00D92A83">
        <w:rPr>
          <w:rFonts w:ascii="Arial" w:hAnsi="Arial" w:cs="Arial"/>
        </w:rPr>
        <w:fldChar w:fldCharType="separate"/>
      </w:r>
      <w:r w:rsidR="00F07E83">
        <w:rPr>
          <w:rFonts w:ascii="Arial" w:hAnsi="Arial" w:cs="Arial"/>
        </w:rPr>
        <w:t>(29,33)</w:t>
      </w:r>
      <w:r w:rsidR="00D92A83">
        <w:rPr>
          <w:rFonts w:ascii="Arial" w:hAnsi="Arial" w:cs="Arial"/>
        </w:rPr>
        <w:fldChar w:fldCharType="end"/>
      </w:r>
      <w:r w:rsidR="00D82AB2">
        <w:rPr>
          <w:rFonts w:ascii="Arial" w:hAnsi="Arial" w:cs="Arial"/>
        </w:rPr>
        <w:t>, using</w:t>
      </w:r>
      <w:r w:rsidR="00E37AFD">
        <w:rPr>
          <w:rFonts w:ascii="Arial" w:hAnsi="Arial" w:cs="Arial"/>
        </w:rPr>
        <w:t xml:space="preserve"> a window length of 512 samples, an overlap between consecutive windows of 90%, a Hanning window</w:t>
      </w:r>
      <w:r w:rsidR="00044456">
        <w:rPr>
          <w:rFonts w:ascii="Arial" w:hAnsi="Arial" w:cs="Arial"/>
        </w:rPr>
        <w:t xml:space="preserve">, a bandpass filter of </w:t>
      </w:r>
      <w:r w:rsidR="00B678C5">
        <w:rPr>
          <w:rFonts w:ascii="Arial" w:hAnsi="Arial" w:cs="Arial"/>
        </w:rPr>
        <w:t>0 to 7.5 kHz</w:t>
      </w:r>
      <w:r w:rsidR="00E03ABF">
        <w:rPr>
          <w:rFonts w:ascii="Arial" w:hAnsi="Arial" w:cs="Arial"/>
        </w:rPr>
        <w:t xml:space="preserve"> (0.5 kHz above the maximum frequency value across the frequency timeseries)</w:t>
      </w:r>
      <w:r w:rsidR="00044456">
        <w:rPr>
          <w:rFonts w:ascii="Arial" w:hAnsi="Arial" w:cs="Arial"/>
        </w:rPr>
        <w:t>, and</w:t>
      </w:r>
      <w:r w:rsidR="00E37AFD">
        <w:rPr>
          <w:rFonts w:ascii="Arial" w:hAnsi="Arial" w:cs="Arial"/>
        </w:rPr>
        <w:t xml:space="preserve"> </w:t>
      </w:r>
      <w:r w:rsidR="00DF4010">
        <w:rPr>
          <w:rFonts w:ascii="Arial" w:hAnsi="Arial" w:cs="Arial"/>
        </w:rPr>
        <w:t>Pearson’s correlatio</w:t>
      </w:r>
      <w:r w:rsidR="00044456">
        <w:rPr>
          <w:rFonts w:ascii="Arial" w:hAnsi="Arial" w:cs="Arial"/>
        </w:rPr>
        <w:t>n statistic</w:t>
      </w:r>
      <w:r w:rsidR="008968BF">
        <w:rPr>
          <w:rFonts w:ascii="Arial" w:hAnsi="Arial" w:cs="Arial"/>
        </w:rPr>
        <w:t>.</w:t>
      </w:r>
      <w:r w:rsidR="00DA1407">
        <w:rPr>
          <w:rFonts w:ascii="Arial" w:hAnsi="Arial" w:cs="Arial"/>
        </w:rPr>
        <w:t xml:space="preserve"> </w:t>
      </w:r>
      <w:r w:rsidR="006E3EBF">
        <w:rPr>
          <w:rFonts w:ascii="Arial" w:hAnsi="Arial" w:cs="Arial"/>
        </w:rPr>
        <w:t xml:space="preserve">We checked the similarity values produced by SPCC for negative values that can occur when </w:t>
      </w:r>
      <w:r w:rsidR="00DF4508">
        <w:rPr>
          <w:rFonts w:ascii="Arial" w:hAnsi="Arial" w:cs="Arial"/>
        </w:rPr>
        <w:t xml:space="preserve">comparing very structurally different or less stereotyped </w:t>
      </w:r>
      <w:r w:rsidR="006E3EBF">
        <w:rPr>
          <w:rFonts w:ascii="Arial" w:hAnsi="Arial" w:cs="Arial"/>
        </w:rPr>
        <w:t xml:space="preserve">vocalizations </w:t>
      </w:r>
      <w:r w:rsidR="00DF4508">
        <w:rPr>
          <w:rFonts w:ascii="Arial" w:hAnsi="Arial" w:cs="Arial"/>
        </w:rPr>
        <w:t>(as we found in preliminary work, see above), as well as values of 1 off of the diagonal</w:t>
      </w:r>
      <w:r w:rsidR="00EC76CF">
        <w:rPr>
          <w:rFonts w:ascii="Arial" w:hAnsi="Arial" w:cs="Arial"/>
        </w:rPr>
        <w:t xml:space="preserve"> that can arise when synthetic vocalizations represent the exact same acoustic structures (this can occur when turning off the </w:t>
      </w:r>
      <w:r w:rsidR="000D1879">
        <w:rPr>
          <w:rFonts w:ascii="Arial" w:hAnsi="Arial" w:cs="Arial"/>
        </w:rPr>
        <w:t xml:space="preserve">parameter controlling </w:t>
      </w:r>
      <w:r w:rsidR="00EC76CF">
        <w:rPr>
          <w:rFonts w:ascii="Arial" w:hAnsi="Arial" w:cs="Arial"/>
        </w:rPr>
        <w:t xml:space="preserve">stochasticity in sound generation </w:t>
      </w:r>
      <w:r w:rsidR="000D1879">
        <w:rPr>
          <w:rFonts w:ascii="Arial" w:hAnsi="Arial" w:cs="Arial"/>
        </w:rPr>
        <w:t>through</w:t>
      </w:r>
      <w:r w:rsidR="00EC76CF">
        <w:rPr>
          <w:rFonts w:ascii="Arial" w:hAnsi="Arial" w:cs="Arial"/>
        </w:rPr>
        <w:t xml:space="preserve"> </w:t>
      </w:r>
      <w:proofErr w:type="spellStart"/>
      <w:r w:rsidR="00EC76CF">
        <w:rPr>
          <w:rFonts w:ascii="Arial" w:hAnsi="Arial" w:cs="Arial"/>
        </w:rPr>
        <w:t>soundgen</w:t>
      </w:r>
      <w:proofErr w:type="spellEnd"/>
      <w:r w:rsidR="00EC76CF">
        <w:rPr>
          <w:rFonts w:ascii="Arial" w:hAnsi="Arial" w:cs="Arial"/>
        </w:rPr>
        <w:t>)</w:t>
      </w:r>
      <w:r w:rsidR="006E3EBF">
        <w:rPr>
          <w:rFonts w:ascii="Arial" w:hAnsi="Arial" w:cs="Arial"/>
        </w:rPr>
        <w:t>.</w:t>
      </w:r>
      <w:r w:rsidR="00EB6B96">
        <w:rPr>
          <w:rFonts w:ascii="Arial" w:hAnsi="Arial" w:cs="Arial"/>
        </w:rPr>
        <w:t xml:space="preserve"> </w:t>
      </w:r>
      <w:r w:rsidR="003C670A">
        <w:rPr>
          <w:rFonts w:ascii="Arial" w:hAnsi="Arial" w:cs="Arial"/>
        </w:rPr>
        <w:t xml:space="preserve">We did not identify negative SPCC values or values of 1 </w:t>
      </w:r>
      <w:proofErr w:type="gramStart"/>
      <w:r w:rsidR="003C670A">
        <w:rPr>
          <w:rFonts w:ascii="Arial" w:hAnsi="Arial" w:cs="Arial"/>
        </w:rPr>
        <w:t>off of</w:t>
      </w:r>
      <w:proofErr w:type="gramEnd"/>
      <w:r w:rsidR="003C670A">
        <w:rPr>
          <w:rFonts w:ascii="Arial" w:hAnsi="Arial" w:cs="Arial"/>
        </w:rPr>
        <w:t xml:space="preserve"> the diagonal for our example datasets. </w:t>
      </w:r>
      <w:r w:rsidR="00770D40">
        <w:rPr>
          <w:rFonts w:ascii="Arial" w:hAnsi="Arial" w:cs="Arial"/>
        </w:rPr>
        <w:t xml:space="preserve">However, the </w:t>
      </w:r>
      <w:r w:rsidR="00484C95">
        <w:rPr>
          <w:rFonts w:ascii="Arial" w:hAnsi="Arial" w:cs="Arial"/>
        </w:rPr>
        <w:t>e</w:t>
      </w:r>
      <w:r w:rsidR="00305461">
        <w:rPr>
          <w:rFonts w:ascii="Arial" w:hAnsi="Arial" w:cs="Arial"/>
        </w:rPr>
        <w:t xml:space="preserve">dit distance calculations sometimes yielded values of zero </w:t>
      </w:r>
      <w:proofErr w:type="gramStart"/>
      <w:r w:rsidR="00305461">
        <w:rPr>
          <w:rFonts w:ascii="Arial" w:hAnsi="Arial" w:cs="Arial"/>
        </w:rPr>
        <w:t xml:space="preserve">off </w:t>
      </w:r>
      <w:r w:rsidR="000E227F">
        <w:rPr>
          <w:rFonts w:ascii="Arial" w:hAnsi="Arial" w:cs="Arial"/>
        </w:rPr>
        <w:t>of</w:t>
      </w:r>
      <w:proofErr w:type="gramEnd"/>
      <w:r w:rsidR="000E227F">
        <w:rPr>
          <w:rFonts w:ascii="Arial" w:hAnsi="Arial" w:cs="Arial"/>
        </w:rPr>
        <w:t xml:space="preserve"> </w:t>
      </w:r>
      <w:r w:rsidR="00305461">
        <w:rPr>
          <w:rFonts w:ascii="Arial" w:hAnsi="Arial" w:cs="Arial"/>
        </w:rPr>
        <w:t xml:space="preserve">the </w:t>
      </w:r>
      <w:r w:rsidR="00525139">
        <w:rPr>
          <w:rFonts w:ascii="Arial" w:hAnsi="Arial" w:cs="Arial"/>
        </w:rPr>
        <w:t xml:space="preserve">diagonal, as </w:t>
      </w:r>
      <w:r w:rsidR="00484C95">
        <w:rPr>
          <w:rFonts w:ascii="Arial" w:hAnsi="Arial" w:cs="Arial"/>
        </w:rPr>
        <w:t>we expected, given the</w:t>
      </w:r>
      <w:r w:rsidR="00936496">
        <w:rPr>
          <w:rFonts w:ascii="Arial" w:hAnsi="Arial" w:cs="Arial"/>
        </w:rPr>
        <w:t xml:space="preserve"> string duplications that arose from our random generation process.</w:t>
      </w:r>
      <w:r w:rsidR="000B04C3">
        <w:rPr>
          <w:rFonts w:ascii="Arial" w:hAnsi="Arial" w:cs="Arial"/>
        </w:rPr>
        <w:t xml:space="preserve"> </w:t>
      </w:r>
      <w:r w:rsidR="00EC1298">
        <w:rPr>
          <w:rFonts w:ascii="Arial" w:hAnsi="Arial" w:cs="Arial"/>
        </w:rPr>
        <w:t>To</w:t>
      </w:r>
      <w:r w:rsidR="006E5218">
        <w:rPr>
          <w:rFonts w:ascii="Arial" w:hAnsi="Arial" w:cs="Arial"/>
        </w:rPr>
        <w:t xml:space="preserve"> treat duplicated strings produced within or amongst individuals as unique string structures for our downstream analyses, we replaced </w:t>
      </w:r>
      <w:r w:rsidR="00B76B70">
        <w:rPr>
          <w:rFonts w:ascii="Arial" w:hAnsi="Arial" w:cs="Arial"/>
        </w:rPr>
        <w:t xml:space="preserve">these values of zero with </w:t>
      </w:r>
      <w:r w:rsidR="000D22F0">
        <w:rPr>
          <w:rFonts w:ascii="Arial" w:hAnsi="Arial" w:cs="Arial"/>
        </w:rPr>
        <w:t>1/10th</w:t>
      </w:r>
      <w:r w:rsidR="00B76B70">
        <w:rPr>
          <w:rFonts w:ascii="Arial" w:hAnsi="Arial" w:cs="Arial"/>
        </w:rPr>
        <w:t xml:space="preserve"> </w:t>
      </w:r>
      <w:r w:rsidR="000D22F0">
        <w:rPr>
          <w:rFonts w:ascii="Arial" w:hAnsi="Arial" w:cs="Arial"/>
        </w:rPr>
        <w:t xml:space="preserve">of </w:t>
      </w:r>
      <w:r w:rsidR="00A02865">
        <w:rPr>
          <w:rFonts w:ascii="Arial" w:hAnsi="Arial" w:cs="Arial"/>
        </w:rPr>
        <w:t xml:space="preserve">the </w:t>
      </w:r>
      <w:r w:rsidR="00B76B70">
        <w:rPr>
          <w:rFonts w:ascii="Arial" w:hAnsi="Arial" w:cs="Arial"/>
        </w:rPr>
        <w:t xml:space="preserve">minimum </w:t>
      </w:r>
      <w:r w:rsidR="00006C26">
        <w:rPr>
          <w:rFonts w:ascii="Arial" w:hAnsi="Arial" w:cs="Arial"/>
        </w:rPr>
        <w:t>non-zero</w:t>
      </w:r>
      <w:r w:rsidR="00B76B70">
        <w:rPr>
          <w:rFonts w:ascii="Arial" w:hAnsi="Arial" w:cs="Arial"/>
        </w:rPr>
        <w:t xml:space="preserve"> value in the edit distance matrix</w:t>
      </w:r>
      <w:r w:rsidR="00115792">
        <w:rPr>
          <w:rFonts w:ascii="Arial" w:hAnsi="Arial" w:cs="Arial"/>
        </w:rPr>
        <w:t>, or 0.1</w:t>
      </w:r>
      <w:r w:rsidR="00575B42">
        <w:rPr>
          <w:rFonts w:ascii="Arial" w:hAnsi="Arial" w:cs="Arial"/>
        </w:rPr>
        <w:t>, as the minimum non</w:t>
      </w:r>
      <w:r w:rsidR="00056A86">
        <w:rPr>
          <w:rFonts w:ascii="Arial" w:hAnsi="Arial" w:cs="Arial"/>
        </w:rPr>
        <w:t>-zero value produced by the edit distance was always 1</w:t>
      </w:r>
      <w:r w:rsidR="00827CD9">
        <w:rPr>
          <w:rFonts w:ascii="Arial" w:hAnsi="Arial" w:cs="Arial"/>
        </w:rPr>
        <w:t xml:space="preserve"> (see information on validation below)</w:t>
      </w:r>
      <w:r w:rsidR="00B76B70">
        <w:rPr>
          <w:rFonts w:ascii="Arial" w:hAnsi="Arial" w:cs="Arial"/>
        </w:rPr>
        <w:t>.</w:t>
      </w:r>
      <w:r w:rsidR="006C66EF">
        <w:rPr>
          <w:rFonts w:ascii="Arial" w:hAnsi="Arial" w:cs="Arial"/>
        </w:rPr>
        <w:t xml:space="preserve"> </w:t>
      </w:r>
    </w:p>
    <w:p w14:paraId="34A752C5" w14:textId="76AD7482" w:rsidR="00D76C6C" w:rsidRDefault="00C72A20" w:rsidP="0090035A">
      <w:pPr>
        <w:spacing w:line="480" w:lineRule="auto"/>
        <w:ind w:firstLine="720"/>
        <w:rPr>
          <w:rFonts w:ascii="Arial" w:hAnsi="Arial" w:cs="Arial"/>
        </w:rPr>
      </w:pPr>
      <w:r>
        <w:rPr>
          <w:rFonts w:ascii="Arial" w:hAnsi="Arial" w:cs="Arial"/>
        </w:rPr>
        <w:t xml:space="preserve">By </w:t>
      </w:r>
      <w:r w:rsidR="006B5C8E">
        <w:rPr>
          <w:rFonts w:ascii="Arial" w:hAnsi="Arial" w:cs="Arial"/>
        </w:rPr>
        <w:t xml:space="preserve">calculating the </w:t>
      </w:r>
      <w:r>
        <w:rPr>
          <w:rFonts w:ascii="Arial" w:hAnsi="Arial" w:cs="Arial"/>
        </w:rPr>
        <w:t xml:space="preserve">edit distance and SPCC </w:t>
      </w:r>
      <w:r w:rsidR="006B5C8E">
        <w:rPr>
          <w:rFonts w:ascii="Arial" w:hAnsi="Arial" w:cs="Arial"/>
        </w:rPr>
        <w:t>similarit</w:t>
      </w:r>
      <w:r w:rsidR="004627A4">
        <w:rPr>
          <w:rFonts w:ascii="Arial" w:hAnsi="Arial" w:cs="Arial"/>
        </w:rPr>
        <w:t>y</w:t>
      </w:r>
      <w:r w:rsidR="006B5C8E">
        <w:rPr>
          <w:rFonts w:ascii="Arial" w:hAnsi="Arial" w:cs="Arial"/>
        </w:rPr>
        <w:t xml:space="preserve"> </w:t>
      </w:r>
      <w:r>
        <w:rPr>
          <w:rFonts w:ascii="Arial" w:hAnsi="Arial" w:cs="Arial"/>
        </w:rPr>
        <w:t xml:space="preserve">on all vocalizations across our two example datasets, </w:t>
      </w:r>
      <w:r w:rsidR="00916937">
        <w:rPr>
          <w:rFonts w:ascii="Arial" w:hAnsi="Arial" w:cs="Arial"/>
        </w:rPr>
        <w:t xml:space="preserve">we could interpret </w:t>
      </w:r>
      <w:r w:rsidR="0030202D">
        <w:rPr>
          <w:rFonts w:ascii="Arial" w:hAnsi="Arial" w:cs="Arial"/>
        </w:rPr>
        <w:t xml:space="preserve">our subsequent analyses </w:t>
      </w:r>
      <w:r w:rsidR="00D016F7">
        <w:rPr>
          <w:rFonts w:ascii="Arial" w:hAnsi="Arial" w:cs="Arial"/>
        </w:rPr>
        <w:t xml:space="preserve">and </w:t>
      </w:r>
      <w:r w:rsidR="00D016F7">
        <w:rPr>
          <w:rFonts w:ascii="Arial" w:hAnsi="Arial" w:cs="Arial"/>
        </w:rPr>
        <w:lastRenderedPageBreak/>
        <w:t xml:space="preserve">visualizations </w:t>
      </w:r>
      <w:r w:rsidR="0030202D">
        <w:rPr>
          <w:rFonts w:ascii="Arial" w:hAnsi="Arial" w:cs="Arial"/>
        </w:rPr>
        <w:t xml:space="preserve">of variation </w:t>
      </w:r>
      <w:r w:rsidR="00D016F7">
        <w:rPr>
          <w:rFonts w:ascii="Arial" w:hAnsi="Arial" w:cs="Arial"/>
        </w:rPr>
        <w:t xml:space="preserve">in </w:t>
      </w:r>
      <w:r w:rsidR="003273C3">
        <w:rPr>
          <w:rFonts w:ascii="Arial" w:hAnsi="Arial" w:cs="Arial"/>
        </w:rPr>
        <w:t xml:space="preserve">a </w:t>
      </w:r>
      <w:r w:rsidR="00D016F7">
        <w:rPr>
          <w:rFonts w:ascii="Arial" w:hAnsi="Arial" w:cs="Arial"/>
        </w:rPr>
        <w:t>universal trait space per measurement method</w:t>
      </w:r>
      <w:r w:rsidR="00916937">
        <w:rPr>
          <w:rFonts w:ascii="Arial" w:hAnsi="Arial" w:cs="Arial"/>
        </w:rPr>
        <w:t xml:space="preserve"> (one universal space for character strings</w:t>
      </w:r>
      <w:r w:rsidR="008A08C7">
        <w:rPr>
          <w:rFonts w:ascii="Arial" w:hAnsi="Arial" w:cs="Arial"/>
        </w:rPr>
        <w:t xml:space="preserve"> with the edit distance</w:t>
      </w:r>
      <w:r w:rsidR="00916937">
        <w:rPr>
          <w:rFonts w:ascii="Arial" w:hAnsi="Arial" w:cs="Arial"/>
        </w:rPr>
        <w:t>, and another</w:t>
      </w:r>
      <w:r w:rsidR="00BB017A">
        <w:rPr>
          <w:rFonts w:ascii="Arial" w:hAnsi="Arial" w:cs="Arial"/>
        </w:rPr>
        <w:t xml:space="preserve"> universal space</w:t>
      </w:r>
      <w:r w:rsidR="00916937">
        <w:rPr>
          <w:rFonts w:ascii="Arial" w:hAnsi="Arial" w:cs="Arial"/>
        </w:rPr>
        <w:t xml:space="preserve"> for synthetic vocalizations with SPCC).</w:t>
      </w:r>
      <w:r w:rsidR="0090035A">
        <w:rPr>
          <w:rFonts w:ascii="Arial" w:hAnsi="Arial" w:cs="Arial"/>
        </w:rPr>
        <w:t xml:space="preserve"> </w:t>
      </w:r>
      <w:r w:rsidR="000961B2">
        <w:rPr>
          <w:rFonts w:ascii="Arial" w:hAnsi="Arial" w:cs="Arial"/>
        </w:rPr>
        <w:t xml:space="preserve">We </w:t>
      </w:r>
      <w:r w:rsidR="0090035A">
        <w:rPr>
          <w:rFonts w:ascii="Arial" w:hAnsi="Arial" w:cs="Arial"/>
        </w:rPr>
        <w:t xml:space="preserve">produced </w:t>
      </w:r>
      <w:r w:rsidR="009046A2">
        <w:rPr>
          <w:rFonts w:ascii="Arial" w:hAnsi="Arial" w:cs="Arial"/>
        </w:rPr>
        <w:t xml:space="preserve">acoustic </w:t>
      </w:r>
      <w:r w:rsidR="0090035A">
        <w:rPr>
          <w:rFonts w:ascii="Arial" w:hAnsi="Arial" w:cs="Arial"/>
        </w:rPr>
        <w:t>space</w:t>
      </w:r>
      <w:r w:rsidR="005B1E1D">
        <w:rPr>
          <w:rFonts w:ascii="Arial" w:hAnsi="Arial" w:cs="Arial"/>
        </w:rPr>
        <w:t>s</w:t>
      </w:r>
      <w:r w:rsidR="0090035A">
        <w:rPr>
          <w:rFonts w:ascii="Arial" w:hAnsi="Arial" w:cs="Arial"/>
        </w:rPr>
        <w:t xml:space="preserve"> from the edit distance and SPCC matrices by </w:t>
      </w:r>
      <w:r w:rsidR="000961B2">
        <w:rPr>
          <w:rFonts w:ascii="Arial" w:hAnsi="Arial" w:cs="Arial"/>
        </w:rPr>
        <w:t>perform</w:t>
      </w:r>
      <w:r w:rsidR="0090035A">
        <w:rPr>
          <w:rFonts w:ascii="Arial" w:hAnsi="Arial" w:cs="Arial"/>
        </w:rPr>
        <w:t>ing</w:t>
      </w:r>
      <w:r w:rsidR="000961B2">
        <w:rPr>
          <w:rFonts w:ascii="Arial" w:hAnsi="Arial" w:cs="Arial"/>
        </w:rPr>
        <w:t xml:space="preserve"> multidimensional scaling </w:t>
      </w:r>
      <w:r w:rsidR="00B852DA">
        <w:rPr>
          <w:rFonts w:ascii="Arial" w:hAnsi="Arial" w:cs="Arial"/>
        </w:rPr>
        <w:t xml:space="preserve">with the MASS package version </w:t>
      </w:r>
      <w:r w:rsidR="007054B9">
        <w:rPr>
          <w:rFonts w:ascii="Arial" w:hAnsi="Arial" w:cs="Arial"/>
        </w:rPr>
        <w:t>7.3 -58.4</w:t>
      </w:r>
      <w:r w:rsidR="00036C66">
        <w:rPr>
          <w:rFonts w:ascii="Arial" w:hAnsi="Arial" w:cs="Arial"/>
        </w:rPr>
        <w:t xml:space="preserve"> with 1000 maximum iterations to yield an optimal </w:t>
      </w:r>
      <w:r w:rsidR="00744627">
        <w:rPr>
          <w:rFonts w:ascii="Arial" w:hAnsi="Arial" w:cs="Arial"/>
        </w:rPr>
        <w:t>low-dimensional solution</w:t>
      </w:r>
      <w:r w:rsidR="00402499">
        <w:rPr>
          <w:rFonts w:ascii="Arial" w:hAnsi="Arial" w:cs="Arial"/>
        </w:rPr>
        <w:t xml:space="preserve"> with </w:t>
      </w:r>
      <w:r w:rsidR="0061458C">
        <w:rPr>
          <w:rFonts w:ascii="Arial" w:hAnsi="Arial" w:cs="Arial"/>
        </w:rPr>
        <w:t>15</w:t>
      </w:r>
      <w:r w:rsidR="00402499">
        <w:rPr>
          <w:rFonts w:ascii="Arial" w:hAnsi="Arial" w:cs="Arial"/>
        </w:rPr>
        <w:t xml:space="preserve"> dimensions. </w:t>
      </w:r>
      <w:r w:rsidR="0061458C">
        <w:rPr>
          <w:rFonts w:ascii="Arial" w:hAnsi="Arial" w:cs="Arial"/>
        </w:rPr>
        <w:t>We used 15 dimensions to reduce the stress of the resulting optimal solution to 5% or less (</w:t>
      </w:r>
      <w:r w:rsidR="0061458C" w:rsidRPr="009D550F">
        <w:rPr>
          <w:rFonts w:ascii="Arial" w:hAnsi="Arial" w:cs="Arial"/>
          <w:highlight w:val="yellow"/>
        </w:rPr>
        <w:t>CITE</w:t>
      </w:r>
      <w:r w:rsidR="000B4A95">
        <w:rPr>
          <w:rFonts w:ascii="Arial" w:hAnsi="Arial" w:cs="Arial"/>
        </w:rPr>
        <w:t xml:space="preserve"> </w:t>
      </w:r>
      <w:r w:rsidR="0064078F">
        <w:rPr>
          <w:rFonts w:ascii="Arial" w:hAnsi="Arial" w:cs="Arial"/>
        </w:rPr>
        <w:t>Kruskal 19</w:t>
      </w:r>
      <w:r w:rsidR="002F498B">
        <w:rPr>
          <w:rFonts w:ascii="Arial" w:hAnsi="Arial" w:cs="Arial"/>
        </w:rPr>
        <w:t>6</w:t>
      </w:r>
      <w:r w:rsidR="0064078F">
        <w:rPr>
          <w:rFonts w:ascii="Arial" w:hAnsi="Arial" w:cs="Arial"/>
        </w:rPr>
        <w:t>4</w:t>
      </w:r>
      <w:r w:rsidR="0061458C">
        <w:rPr>
          <w:rFonts w:ascii="Arial" w:hAnsi="Arial" w:cs="Arial"/>
        </w:rPr>
        <w:t xml:space="preserve">). </w:t>
      </w:r>
      <w:r w:rsidR="00402499">
        <w:rPr>
          <w:rFonts w:ascii="Arial" w:hAnsi="Arial" w:cs="Arial"/>
        </w:rPr>
        <w:t>We performed multidimensional scaling on both the edit distance and SPCC matrices</w:t>
      </w:r>
      <w:r w:rsidR="002736F9">
        <w:rPr>
          <w:rFonts w:ascii="Arial" w:hAnsi="Arial" w:cs="Arial"/>
        </w:rPr>
        <w:t xml:space="preserve"> </w:t>
      </w:r>
      <w:r w:rsidR="007407CA">
        <w:rPr>
          <w:rFonts w:ascii="Arial" w:hAnsi="Arial" w:cs="Arial"/>
        </w:rPr>
        <w:t xml:space="preserve">to visualize patterns of variation for each representation of the synthetic </w:t>
      </w:r>
      <w:r w:rsidR="004708F2">
        <w:rPr>
          <w:rFonts w:ascii="Arial" w:hAnsi="Arial" w:cs="Arial"/>
        </w:rPr>
        <w:t>vocalizations</w:t>
      </w:r>
      <w:r w:rsidR="007407CA">
        <w:rPr>
          <w:rFonts w:ascii="Arial" w:hAnsi="Arial" w:cs="Arial"/>
        </w:rPr>
        <w:t xml:space="preserve"> (character strings and vocalizations, respectively).</w:t>
      </w:r>
      <w:r w:rsidR="00A76A96">
        <w:rPr>
          <w:rFonts w:ascii="Arial" w:hAnsi="Arial" w:cs="Arial"/>
        </w:rPr>
        <w:t xml:space="preserve"> </w:t>
      </w:r>
      <w:r w:rsidR="002164D9">
        <w:rPr>
          <w:rFonts w:ascii="Arial" w:hAnsi="Arial" w:cs="Arial"/>
        </w:rPr>
        <w:t xml:space="preserve">To perform multidimensional scaling with the SPCC matrix, we </w:t>
      </w:r>
      <w:r w:rsidR="00622920">
        <w:rPr>
          <w:rFonts w:ascii="Arial" w:hAnsi="Arial" w:cs="Arial"/>
        </w:rPr>
        <w:t xml:space="preserve">first </w:t>
      </w:r>
      <w:r w:rsidR="002164D9">
        <w:rPr>
          <w:rFonts w:ascii="Arial" w:hAnsi="Arial" w:cs="Arial"/>
        </w:rPr>
        <w:t xml:space="preserve">subtracted this matrix from 1 to yield distance values. </w:t>
      </w:r>
      <w:r w:rsidR="00CD3859">
        <w:rPr>
          <w:rFonts w:ascii="Arial" w:hAnsi="Arial" w:cs="Arial"/>
        </w:rPr>
        <w:t xml:space="preserve">We used the first two dimensions of each </w:t>
      </w:r>
      <w:r w:rsidR="00ED2A79">
        <w:rPr>
          <w:rFonts w:ascii="Arial" w:hAnsi="Arial" w:cs="Arial"/>
        </w:rPr>
        <w:t xml:space="preserve">optimal </w:t>
      </w:r>
      <w:r w:rsidR="009C5383">
        <w:rPr>
          <w:rFonts w:ascii="Arial" w:hAnsi="Arial" w:cs="Arial"/>
        </w:rPr>
        <w:t xml:space="preserve">multidimensional scaling </w:t>
      </w:r>
      <w:r w:rsidR="00ED2A79">
        <w:rPr>
          <w:rFonts w:ascii="Arial" w:hAnsi="Arial" w:cs="Arial"/>
        </w:rPr>
        <w:t xml:space="preserve">solution to generate </w:t>
      </w:r>
      <w:r w:rsidR="00024FC8">
        <w:rPr>
          <w:rFonts w:ascii="Arial" w:hAnsi="Arial" w:cs="Arial"/>
        </w:rPr>
        <w:t xml:space="preserve">acoustic </w:t>
      </w:r>
      <w:r w:rsidR="00ED2A79">
        <w:rPr>
          <w:rFonts w:ascii="Arial" w:hAnsi="Arial" w:cs="Arial"/>
        </w:rPr>
        <w:t>space visualizations. In each of these</w:t>
      </w:r>
      <w:r w:rsidR="008F3B81">
        <w:rPr>
          <w:rFonts w:ascii="Arial" w:hAnsi="Arial" w:cs="Arial"/>
        </w:rPr>
        <w:t xml:space="preserve"> acoustic</w:t>
      </w:r>
      <w:r w:rsidR="00ED2A79">
        <w:rPr>
          <w:rFonts w:ascii="Arial" w:hAnsi="Arial" w:cs="Arial"/>
        </w:rPr>
        <w:t xml:space="preserve"> space</w:t>
      </w:r>
      <w:r w:rsidR="008F3B81">
        <w:rPr>
          <w:rFonts w:ascii="Arial" w:hAnsi="Arial" w:cs="Arial"/>
        </w:rPr>
        <w:t xml:space="preserve"> plot</w:t>
      </w:r>
      <w:r w:rsidR="00ED2A79">
        <w:rPr>
          <w:rFonts w:ascii="Arial" w:hAnsi="Arial" w:cs="Arial"/>
        </w:rPr>
        <w:t xml:space="preserve">s, </w:t>
      </w:r>
      <w:r w:rsidR="00956BBF">
        <w:rPr>
          <w:rFonts w:ascii="Arial" w:hAnsi="Arial" w:cs="Arial"/>
        </w:rPr>
        <w:t>vocalizations that are structurally similar are closer together</w:t>
      </w:r>
      <w:r w:rsidR="00DD7330">
        <w:rPr>
          <w:rFonts w:ascii="Arial" w:hAnsi="Arial" w:cs="Arial"/>
        </w:rPr>
        <w:t xml:space="preserve"> or concentrated</w:t>
      </w:r>
      <w:r w:rsidR="00956BBF">
        <w:rPr>
          <w:rFonts w:ascii="Arial" w:hAnsi="Arial" w:cs="Arial"/>
        </w:rPr>
        <w:t xml:space="preserve"> in space, whi</w:t>
      </w:r>
      <w:r w:rsidR="004D155A">
        <w:rPr>
          <w:rFonts w:ascii="Arial" w:hAnsi="Arial" w:cs="Arial"/>
        </w:rPr>
        <w:t>le</w:t>
      </w:r>
      <w:r w:rsidR="00956BBF">
        <w:rPr>
          <w:rFonts w:ascii="Arial" w:hAnsi="Arial" w:cs="Arial"/>
        </w:rPr>
        <w:t xml:space="preserve"> those that are structurally different are farther apart</w:t>
      </w:r>
      <w:r w:rsidR="0040486C">
        <w:rPr>
          <w:rFonts w:ascii="Arial" w:hAnsi="Arial" w:cs="Arial"/>
        </w:rPr>
        <w:t xml:space="preserve">, or </w:t>
      </w:r>
      <w:proofErr w:type="spellStart"/>
      <w:r w:rsidR="00DD6DF5">
        <w:rPr>
          <w:rFonts w:ascii="Arial" w:hAnsi="Arial" w:cs="Arial"/>
        </w:rPr>
        <w:t>overdispers</w:t>
      </w:r>
      <w:r w:rsidR="0040486C">
        <w:rPr>
          <w:rFonts w:ascii="Arial" w:hAnsi="Arial" w:cs="Arial"/>
        </w:rPr>
        <w:t>ed</w:t>
      </w:r>
      <w:proofErr w:type="spellEnd"/>
      <w:r w:rsidR="00956BBF">
        <w:rPr>
          <w:rFonts w:ascii="Arial" w:hAnsi="Arial" w:cs="Arial"/>
        </w:rPr>
        <w:t xml:space="preserve">. </w:t>
      </w:r>
      <w:r w:rsidR="005B4335">
        <w:rPr>
          <w:rFonts w:ascii="Arial" w:hAnsi="Arial" w:cs="Arial"/>
        </w:rPr>
        <w:t xml:space="preserve">Finally, we generated </w:t>
      </w:r>
      <w:r w:rsidR="0076095D">
        <w:rPr>
          <w:rFonts w:ascii="Arial" w:hAnsi="Arial" w:cs="Arial"/>
        </w:rPr>
        <w:t>acoustic</w:t>
      </w:r>
      <w:r w:rsidR="005B4335">
        <w:rPr>
          <w:rFonts w:ascii="Arial" w:hAnsi="Arial" w:cs="Arial"/>
        </w:rPr>
        <w:t xml:space="preserve"> space plots for character strings and vocalizations with convex hull polygons outlining the area encompassed in acoustic space by the social level at which we had originally encoded the most information (Figures 2 and 3), as well as both social levels (Supplementary Figures 1 and 2), to facilitate ease of comparisons of patterns of concentration </w:t>
      </w:r>
      <w:r w:rsidR="00DD1DBA">
        <w:rPr>
          <w:rFonts w:ascii="Arial" w:hAnsi="Arial" w:cs="Arial"/>
        </w:rPr>
        <w:t>of points (</w:t>
      </w:r>
      <w:r w:rsidR="005B4335">
        <w:rPr>
          <w:rFonts w:ascii="Arial" w:hAnsi="Arial" w:cs="Arial"/>
        </w:rPr>
        <w:t>or overlap</w:t>
      </w:r>
      <w:r w:rsidR="00DD1DBA">
        <w:rPr>
          <w:rFonts w:ascii="Arial" w:hAnsi="Arial" w:cs="Arial"/>
        </w:rPr>
        <w:t xml:space="preserve"> amongst polygons)</w:t>
      </w:r>
      <w:r w:rsidR="005B4335">
        <w:rPr>
          <w:rFonts w:ascii="Arial" w:hAnsi="Arial" w:cs="Arial"/>
        </w:rPr>
        <w:t xml:space="preserve">, as well as overdispersion given our original expectations. </w:t>
      </w:r>
      <w:r w:rsidR="004D155A">
        <w:rPr>
          <w:rFonts w:ascii="Arial" w:hAnsi="Arial" w:cs="Arial"/>
        </w:rPr>
        <w:t>W</w:t>
      </w:r>
      <w:r w:rsidR="00854923">
        <w:rPr>
          <w:rFonts w:ascii="Arial" w:hAnsi="Arial" w:cs="Arial"/>
        </w:rPr>
        <w:t xml:space="preserve">e expected to identify </w:t>
      </w:r>
      <w:r w:rsidR="00DD1641">
        <w:rPr>
          <w:rFonts w:ascii="Arial" w:hAnsi="Arial" w:cs="Arial"/>
        </w:rPr>
        <w:t xml:space="preserve">patterns of </w:t>
      </w:r>
      <w:r w:rsidR="004320AF">
        <w:rPr>
          <w:rFonts w:ascii="Arial" w:hAnsi="Arial" w:cs="Arial"/>
        </w:rPr>
        <w:t>concentrat</w:t>
      </w:r>
      <w:r w:rsidR="00DD1641">
        <w:rPr>
          <w:rFonts w:ascii="Arial" w:hAnsi="Arial" w:cs="Arial"/>
        </w:rPr>
        <w:t>ed points</w:t>
      </w:r>
      <w:r w:rsidR="004320AF">
        <w:rPr>
          <w:rFonts w:ascii="Arial" w:hAnsi="Arial" w:cs="Arial"/>
        </w:rPr>
        <w:t xml:space="preserve"> within groups and </w:t>
      </w:r>
      <w:r w:rsidR="00854923">
        <w:rPr>
          <w:rFonts w:ascii="Arial" w:hAnsi="Arial" w:cs="Arial"/>
        </w:rPr>
        <w:t>overdispersion amongst groups</w:t>
      </w:r>
      <w:r w:rsidR="00967922">
        <w:rPr>
          <w:rFonts w:ascii="Arial" w:hAnsi="Arial" w:cs="Arial"/>
        </w:rPr>
        <w:t xml:space="preserve"> for the group-specific dataset</w:t>
      </w:r>
      <w:r w:rsidR="00FB0BCE">
        <w:rPr>
          <w:rFonts w:ascii="Arial" w:hAnsi="Arial" w:cs="Arial"/>
        </w:rPr>
        <w:t xml:space="preserve">. For the </w:t>
      </w:r>
      <w:r w:rsidR="00FB0BCE">
        <w:rPr>
          <w:rFonts w:ascii="Arial" w:hAnsi="Arial" w:cs="Arial"/>
        </w:rPr>
        <w:lastRenderedPageBreak/>
        <w:t>individually distinctive dataset,</w:t>
      </w:r>
      <w:r w:rsidR="00854923">
        <w:rPr>
          <w:rFonts w:ascii="Arial" w:hAnsi="Arial" w:cs="Arial"/>
        </w:rPr>
        <w:t xml:space="preserve"> </w:t>
      </w:r>
      <w:r w:rsidR="00FB0BCE">
        <w:rPr>
          <w:rFonts w:ascii="Arial" w:hAnsi="Arial" w:cs="Arial"/>
        </w:rPr>
        <w:t>we expected to find</w:t>
      </w:r>
      <w:r w:rsidR="00854923">
        <w:rPr>
          <w:rFonts w:ascii="Arial" w:hAnsi="Arial" w:cs="Arial"/>
        </w:rPr>
        <w:t xml:space="preserve"> overdispersion </w:t>
      </w:r>
      <w:r w:rsidR="00BF1F12">
        <w:rPr>
          <w:rFonts w:ascii="Arial" w:hAnsi="Arial" w:cs="Arial"/>
        </w:rPr>
        <w:t>within groups</w:t>
      </w:r>
      <w:r w:rsidR="002D13E0">
        <w:rPr>
          <w:rFonts w:ascii="Arial" w:hAnsi="Arial" w:cs="Arial"/>
        </w:rPr>
        <w:t>, but not amongst groups,</w:t>
      </w:r>
      <w:r w:rsidR="00854923">
        <w:rPr>
          <w:rFonts w:ascii="Arial" w:hAnsi="Arial" w:cs="Arial"/>
        </w:rPr>
        <w:t xml:space="preserve"> when individuals displayed </w:t>
      </w:r>
      <w:r w:rsidR="00886108">
        <w:rPr>
          <w:rFonts w:ascii="Arial" w:hAnsi="Arial" w:cs="Arial"/>
        </w:rPr>
        <w:t xml:space="preserve">more </w:t>
      </w:r>
      <w:r w:rsidR="00854923">
        <w:rPr>
          <w:rFonts w:ascii="Arial" w:hAnsi="Arial" w:cs="Arial"/>
        </w:rPr>
        <w:t xml:space="preserve">distinctive </w:t>
      </w:r>
      <w:commentRangeStart w:id="80"/>
      <w:r w:rsidR="00854923">
        <w:rPr>
          <w:rFonts w:ascii="Arial" w:hAnsi="Arial" w:cs="Arial"/>
        </w:rPr>
        <w:t>information</w:t>
      </w:r>
      <w:commentRangeEnd w:id="80"/>
      <w:r w:rsidR="002C02ED">
        <w:rPr>
          <w:rStyle w:val="CommentReference"/>
        </w:rPr>
        <w:commentReference w:id="80"/>
      </w:r>
      <w:r w:rsidR="00854923">
        <w:rPr>
          <w:rFonts w:ascii="Arial" w:hAnsi="Arial" w:cs="Arial"/>
        </w:rPr>
        <w:t>.</w:t>
      </w:r>
    </w:p>
    <w:p w14:paraId="32AA4C46" w14:textId="77777777" w:rsidR="00493337" w:rsidRDefault="00493337" w:rsidP="00493337">
      <w:pPr>
        <w:spacing w:line="480" w:lineRule="auto"/>
        <w:rPr>
          <w:rFonts w:ascii="Arial" w:hAnsi="Arial" w:cs="Arial"/>
          <w:i/>
          <w:iCs/>
        </w:rPr>
      </w:pPr>
    </w:p>
    <w:p w14:paraId="4A3CF7B0" w14:textId="51DC7516" w:rsidR="00493337" w:rsidRDefault="00AA1375" w:rsidP="00493337">
      <w:pPr>
        <w:spacing w:line="480" w:lineRule="auto"/>
        <w:rPr>
          <w:rFonts w:ascii="Arial" w:hAnsi="Arial" w:cs="Arial"/>
          <w:i/>
          <w:iCs/>
        </w:rPr>
      </w:pPr>
      <w:commentRangeStart w:id="81"/>
      <w:r>
        <w:rPr>
          <w:rFonts w:ascii="Arial" w:hAnsi="Arial" w:cs="Arial"/>
          <w:i/>
          <w:iCs/>
        </w:rPr>
        <w:t xml:space="preserve">Simulation </w:t>
      </w:r>
      <w:r w:rsidR="00493337">
        <w:rPr>
          <w:rFonts w:ascii="Arial" w:hAnsi="Arial" w:cs="Arial"/>
          <w:i/>
          <w:iCs/>
        </w:rPr>
        <w:t xml:space="preserve">Experiments to Assess Accuracy of Information </w:t>
      </w:r>
      <w:r w:rsidR="006E70CA">
        <w:rPr>
          <w:rFonts w:ascii="Arial" w:hAnsi="Arial" w:cs="Arial"/>
          <w:i/>
          <w:iCs/>
        </w:rPr>
        <w:t>Detection</w:t>
      </w:r>
      <w:commentRangeEnd w:id="81"/>
      <w:r w:rsidR="002C02ED">
        <w:rPr>
          <w:rStyle w:val="CommentReference"/>
        </w:rPr>
        <w:commentReference w:id="81"/>
      </w:r>
    </w:p>
    <w:p w14:paraId="1651B7A6" w14:textId="0186EA78" w:rsidR="008F4FBD" w:rsidRDefault="00493337" w:rsidP="00493337">
      <w:pPr>
        <w:pStyle w:val="NoSpacing"/>
        <w:spacing w:line="480" w:lineRule="auto"/>
        <w:rPr>
          <w:rFonts w:ascii="Arial" w:hAnsi="Arial" w:cs="Arial"/>
        </w:rPr>
      </w:pPr>
      <w:r w:rsidRPr="00B7433C">
        <w:rPr>
          <w:rFonts w:ascii="Arial" w:hAnsi="Arial" w:cs="Arial"/>
        </w:rPr>
        <w:tab/>
      </w:r>
      <w:r>
        <w:rPr>
          <w:rFonts w:ascii="Arial" w:hAnsi="Arial" w:cs="Arial"/>
        </w:rPr>
        <w:t xml:space="preserve"> </w:t>
      </w:r>
      <w:del w:id="82" w:author="Samman, Raneem" w:date="2025-08-07T15:33:00Z" w16du:dateUtc="2025-08-07T20:33:00Z">
        <w:r w:rsidRPr="00B7433C" w:rsidDel="002C02ED">
          <w:rPr>
            <w:rFonts w:ascii="Arial" w:hAnsi="Arial" w:cs="Arial"/>
          </w:rPr>
          <w:delText xml:space="preserve">To </w:delText>
        </w:r>
        <w:r w:rsidDel="002C02ED">
          <w:rPr>
            <w:rFonts w:ascii="Arial" w:hAnsi="Arial" w:cs="Arial"/>
          </w:rPr>
          <w:delText>assess</w:delText>
        </w:r>
        <w:r w:rsidRPr="00B7433C" w:rsidDel="002C02ED">
          <w:rPr>
            <w:rFonts w:ascii="Arial" w:hAnsi="Arial" w:cs="Arial"/>
          </w:rPr>
          <w:delText xml:space="preserve"> how </w:delText>
        </w:r>
        <w:r w:rsidR="00712C95" w:rsidDel="002C02ED">
          <w:rPr>
            <w:rFonts w:ascii="Arial" w:hAnsi="Arial" w:cs="Arial"/>
          </w:rPr>
          <w:delText>well we could detect identity information in the synthetic vocal identity signals, we</w:delText>
        </w:r>
      </w:del>
      <w:ins w:id="83" w:author="Samman, Raneem" w:date="2025-08-07T15:33:00Z" w16du:dateUtc="2025-08-07T20:33:00Z">
        <w:r w:rsidR="002C02ED">
          <w:rPr>
            <w:rFonts w:ascii="Arial" w:hAnsi="Arial" w:cs="Arial"/>
          </w:rPr>
          <w:t>W</w:t>
        </w:r>
      </w:ins>
      <w:r w:rsidR="00712C95">
        <w:rPr>
          <w:rFonts w:ascii="Arial" w:hAnsi="Arial" w:cs="Arial"/>
        </w:rPr>
        <w:t xml:space="preserve"> </w:t>
      </w:r>
      <w:r w:rsidR="00A36189">
        <w:rPr>
          <w:rFonts w:ascii="Arial" w:hAnsi="Arial" w:cs="Arial"/>
        </w:rPr>
        <w:t>performed</w:t>
      </w:r>
      <w:r w:rsidR="00D9404D">
        <w:rPr>
          <w:rFonts w:ascii="Arial" w:hAnsi="Arial" w:cs="Arial"/>
        </w:rPr>
        <w:t xml:space="preserve"> </w:t>
      </w:r>
      <w:r w:rsidR="00712C95">
        <w:rPr>
          <w:rFonts w:ascii="Arial" w:hAnsi="Arial" w:cs="Arial"/>
        </w:rPr>
        <w:t xml:space="preserve">simulation experiments over </w:t>
      </w:r>
      <w:r w:rsidR="00D9404D">
        <w:rPr>
          <w:rFonts w:ascii="Arial" w:hAnsi="Arial" w:cs="Arial"/>
        </w:rPr>
        <w:t xml:space="preserve">varying </w:t>
      </w:r>
      <w:r w:rsidR="005D0FE1">
        <w:rPr>
          <w:rFonts w:ascii="Arial" w:hAnsi="Arial" w:cs="Arial"/>
        </w:rPr>
        <w:t xml:space="preserve">proportions of identity </w:t>
      </w:r>
      <w:r w:rsidR="00D9404D">
        <w:rPr>
          <w:rFonts w:ascii="Arial" w:hAnsi="Arial" w:cs="Arial"/>
        </w:rPr>
        <w:t>information encod</w:t>
      </w:r>
      <w:r w:rsidR="005D0FE1">
        <w:rPr>
          <w:rFonts w:ascii="Arial" w:hAnsi="Arial" w:cs="Arial"/>
        </w:rPr>
        <w:t>ed at the individual and group levels, as well as over varying sizes of</w:t>
      </w:r>
      <w:r w:rsidR="00D9404D">
        <w:rPr>
          <w:rFonts w:ascii="Arial" w:hAnsi="Arial" w:cs="Arial"/>
        </w:rPr>
        <w:t xml:space="preserve"> signal </w:t>
      </w:r>
      <w:r w:rsidR="005D0FE1">
        <w:rPr>
          <w:rFonts w:ascii="Arial" w:hAnsi="Arial" w:cs="Arial"/>
        </w:rPr>
        <w:t>datasets</w:t>
      </w:r>
      <w:r w:rsidR="00C523D2">
        <w:rPr>
          <w:rFonts w:ascii="Arial" w:hAnsi="Arial" w:cs="Arial"/>
        </w:rPr>
        <w:t>, or the number of classes at each social level</w:t>
      </w:r>
      <w:r w:rsidR="00D9404D">
        <w:rPr>
          <w:rFonts w:ascii="Arial" w:hAnsi="Arial" w:cs="Arial"/>
        </w:rPr>
        <w:t>.</w:t>
      </w:r>
      <w:r w:rsidR="00644431">
        <w:rPr>
          <w:rFonts w:ascii="Arial" w:hAnsi="Arial" w:cs="Arial"/>
        </w:rPr>
        <w:t xml:space="preserve"> We designed </w:t>
      </w:r>
      <w:r w:rsidR="00772C4D">
        <w:rPr>
          <w:rFonts w:ascii="Arial" w:hAnsi="Arial" w:cs="Arial"/>
        </w:rPr>
        <w:t>our</w:t>
      </w:r>
      <w:r w:rsidR="00644431">
        <w:rPr>
          <w:rFonts w:ascii="Arial" w:hAnsi="Arial" w:cs="Arial"/>
        </w:rPr>
        <w:t xml:space="preserve"> simulation experiments to manipulate the relative proportions of information encoding and signal dataset sizes because we expected both</w:t>
      </w:r>
      <w:r w:rsidR="00A55531">
        <w:rPr>
          <w:rFonts w:ascii="Arial" w:hAnsi="Arial" w:cs="Arial"/>
        </w:rPr>
        <w:t xml:space="preserve"> </w:t>
      </w:r>
      <w:r w:rsidR="00644431">
        <w:rPr>
          <w:rFonts w:ascii="Arial" w:hAnsi="Arial" w:cs="Arial"/>
        </w:rPr>
        <w:t xml:space="preserve">parameters to impact </w:t>
      </w:r>
      <w:r w:rsidR="001A6671">
        <w:rPr>
          <w:rFonts w:ascii="Arial" w:hAnsi="Arial" w:cs="Arial"/>
        </w:rPr>
        <w:t xml:space="preserve">our detection of identity information in the synthetic vocalizations using traditional bioacoustics analyses. </w:t>
      </w:r>
      <w:r w:rsidR="00BB5A5D">
        <w:rPr>
          <w:rFonts w:ascii="Arial" w:hAnsi="Arial" w:cs="Arial"/>
        </w:rPr>
        <w:t xml:space="preserve">We expected </w:t>
      </w:r>
      <w:r w:rsidR="007A09B7">
        <w:rPr>
          <w:rFonts w:ascii="Arial" w:hAnsi="Arial" w:cs="Arial"/>
        </w:rPr>
        <w:t>the highest accuracies of information detection at the social level</w:t>
      </w:r>
      <w:r w:rsidR="001914FD">
        <w:rPr>
          <w:rFonts w:ascii="Arial" w:hAnsi="Arial" w:cs="Arial"/>
        </w:rPr>
        <w:t xml:space="preserve"> at which we had originally encoded more information, and we also expected </w:t>
      </w:r>
      <w:r w:rsidR="00E32C32">
        <w:rPr>
          <w:rFonts w:ascii="Arial" w:hAnsi="Arial" w:cs="Arial"/>
        </w:rPr>
        <w:t xml:space="preserve">it would be more difficult to detect </w:t>
      </w:r>
      <w:r w:rsidR="00DB0602">
        <w:rPr>
          <w:rFonts w:ascii="Arial" w:hAnsi="Arial" w:cs="Arial"/>
        </w:rPr>
        <w:t xml:space="preserve">information with high accuracy when </w:t>
      </w:r>
      <w:r w:rsidR="00DD4B15">
        <w:rPr>
          <w:rFonts w:ascii="Arial" w:hAnsi="Arial" w:cs="Arial"/>
        </w:rPr>
        <w:t>we had originally encoded information at both the group and individual levels.</w:t>
      </w:r>
      <w:r w:rsidR="00961856">
        <w:rPr>
          <w:rFonts w:ascii="Arial" w:hAnsi="Arial" w:cs="Arial"/>
        </w:rPr>
        <w:t xml:space="preserve"> </w:t>
      </w:r>
      <w:r w:rsidR="00264720">
        <w:rPr>
          <w:rFonts w:ascii="Arial" w:hAnsi="Arial" w:cs="Arial"/>
        </w:rPr>
        <w:t xml:space="preserve">In our experiments, we varied the relative proportions of group to individual information encoded in each string over four treatments: (1) 0 (representing all individual information and no group information), </w:t>
      </w:r>
      <w:r w:rsidR="00643F33">
        <w:rPr>
          <w:rFonts w:ascii="Arial" w:hAnsi="Arial" w:cs="Arial"/>
        </w:rPr>
        <w:t xml:space="preserve">(2) </w:t>
      </w:r>
      <w:r w:rsidR="00264720">
        <w:rPr>
          <w:rFonts w:ascii="Arial" w:hAnsi="Arial" w:cs="Arial"/>
        </w:rPr>
        <w:t>1/3</w:t>
      </w:r>
      <w:r w:rsidR="001F16A5">
        <w:rPr>
          <w:rFonts w:ascii="Arial" w:hAnsi="Arial" w:cs="Arial"/>
        </w:rPr>
        <w:t xml:space="preserve"> (more individual than group information)</w:t>
      </w:r>
      <w:r w:rsidR="00264720">
        <w:rPr>
          <w:rFonts w:ascii="Arial" w:hAnsi="Arial" w:cs="Arial"/>
        </w:rPr>
        <w:t xml:space="preserve">, </w:t>
      </w:r>
      <w:r w:rsidR="00643F33">
        <w:rPr>
          <w:rFonts w:ascii="Arial" w:hAnsi="Arial" w:cs="Arial"/>
        </w:rPr>
        <w:t xml:space="preserve">(3) </w:t>
      </w:r>
      <w:r w:rsidR="00264720">
        <w:rPr>
          <w:rFonts w:ascii="Arial" w:hAnsi="Arial" w:cs="Arial"/>
        </w:rPr>
        <w:t>2/3</w:t>
      </w:r>
      <w:r w:rsidR="001F16A5">
        <w:rPr>
          <w:rFonts w:ascii="Arial" w:hAnsi="Arial" w:cs="Arial"/>
        </w:rPr>
        <w:t xml:space="preserve"> (</w:t>
      </w:r>
      <w:r w:rsidR="00AA768E">
        <w:rPr>
          <w:rFonts w:ascii="Arial" w:hAnsi="Arial" w:cs="Arial"/>
        </w:rPr>
        <w:t>more group than individual information</w:t>
      </w:r>
      <w:r w:rsidR="001F16A5">
        <w:rPr>
          <w:rFonts w:ascii="Arial" w:hAnsi="Arial" w:cs="Arial"/>
        </w:rPr>
        <w:t>)</w:t>
      </w:r>
      <w:r w:rsidR="00264720">
        <w:rPr>
          <w:rFonts w:ascii="Arial" w:hAnsi="Arial" w:cs="Arial"/>
        </w:rPr>
        <w:t xml:space="preserve">, and </w:t>
      </w:r>
      <w:r w:rsidR="00643F33">
        <w:rPr>
          <w:rFonts w:ascii="Arial" w:hAnsi="Arial" w:cs="Arial"/>
        </w:rPr>
        <w:t xml:space="preserve">(4) </w:t>
      </w:r>
      <w:r w:rsidR="00264720">
        <w:rPr>
          <w:rFonts w:ascii="Arial" w:hAnsi="Arial" w:cs="Arial"/>
        </w:rPr>
        <w:t>1 (all group and no individual information</w:t>
      </w:r>
      <w:r w:rsidR="00AA768E">
        <w:rPr>
          <w:rFonts w:ascii="Arial" w:hAnsi="Arial" w:cs="Arial"/>
        </w:rPr>
        <w:t>)</w:t>
      </w:r>
      <w:r w:rsidR="00264720">
        <w:rPr>
          <w:rFonts w:ascii="Arial" w:hAnsi="Arial" w:cs="Arial"/>
        </w:rPr>
        <w:t>.</w:t>
      </w:r>
      <w:r w:rsidR="00335CE6">
        <w:rPr>
          <w:rFonts w:ascii="Arial" w:hAnsi="Arial" w:cs="Arial"/>
        </w:rPr>
        <w:t xml:space="preserve"> We </w:t>
      </w:r>
      <w:r w:rsidR="00D61D2E">
        <w:rPr>
          <w:rFonts w:ascii="Arial" w:hAnsi="Arial" w:cs="Arial"/>
        </w:rPr>
        <w:t xml:space="preserve">used a total length of 6 characters in the overall character string for encoding information at one or both social levels, </w:t>
      </w:r>
      <w:r w:rsidR="00CA206B">
        <w:rPr>
          <w:rFonts w:ascii="Arial" w:hAnsi="Arial" w:cs="Arial"/>
        </w:rPr>
        <w:t>for the following 4</w:t>
      </w:r>
      <w:r w:rsidR="00D61D2E">
        <w:rPr>
          <w:rFonts w:ascii="Arial" w:hAnsi="Arial" w:cs="Arial"/>
        </w:rPr>
        <w:t xml:space="preserve"> treatments</w:t>
      </w:r>
      <w:r w:rsidR="00B6759F">
        <w:rPr>
          <w:rFonts w:ascii="Arial" w:hAnsi="Arial" w:cs="Arial"/>
        </w:rPr>
        <w:t>: (1)</w:t>
      </w:r>
      <w:r w:rsidR="00845200">
        <w:rPr>
          <w:rFonts w:ascii="Arial" w:hAnsi="Arial" w:cs="Arial"/>
        </w:rPr>
        <w:t xml:space="preserve"> 6 characters devoted to individual information, </w:t>
      </w:r>
      <w:r w:rsidR="00B6759F">
        <w:rPr>
          <w:rFonts w:ascii="Arial" w:hAnsi="Arial" w:cs="Arial"/>
        </w:rPr>
        <w:t xml:space="preserve">(2) </w:t>
      </w:r>
      <w:r w:rsidR="00845200">
        <w:rPr>
          <w:rFonts w:ascii="Arial" w:hAnsi="Arial" w:cs="Arial"/>
        </w:rPr>
        <w:t>4 characters for individual and 2 characters for group information,</w:t>
      </w:r>
      <w:r w:rsidR="00B6759F">
        <w:rPr>
          <w:rFonts w:ascii="Arial" w:hAnsi="Arial" w:cs="Arial"/>
        </w:rPr>
        <w:t xml:space="preserve"> (3)</w:t>
      </w:r>
      <w:r w:rsidR="00845200">
        <w:rPr>
          <w:rFonts w:ascii="Arial" w:hAnsi="Arial" w:cs="Arial"/>
        </w:rPr>
        <w:t xml:space="preserve"> </w:t>
      </w:r>
      <w:r w:rsidR="00532A72">
        <w:rPr>
          <w:rFonts w:ascii="Arial" w:hAnsi="Arial" w:cs="Arial"/>
        </w:rPr>
        <w:t>2</w:t>
      </w:r>
      <w:r w:rsidR="00845200">
        <w:rPr>
          <w:rFonts w:ascii="Arial" w:hAnsi="Arial" w:cs="Arial"/>
        </w:rPr>
        <w:t xml:space="preserve"> characters for individual and </w:t>
      </w:r>
      <w:r w:rsidR="00532A72">
        <w:rPr>
          <w:rFonts w:ascii="Arial" w:hAnsi="Arial" w:cs="Arial"/>
        </w:rPr>
        <w:t>4</w:t>
      </w:r>
      <w:r w:rsidR="00845200">
        <w:rPr>
          <w:rFonts w:ascii="Arial" w:hAnsi="Arial" w:cs="Arial"/>
        </w:rPr>
        <w:t xml:space="preserve"> characters for group information, </w:t>
      </w:r>
      <w:r w:rsidR="00532A72">
        <w:rPr>
          <w:rFonts w:ascii="Arial" w:hAnsi="Arial" w:cs="Arial"/>
        </w:rPr>
        <w:t>or</w:t>
      </w:r>
      <w:r w:rsidR="00B6759F">
        <w:rPr>
          <w:rFonts w:ascii="Arial" w:hAnsi="Arial" w:cs="Arial"/>
        </w:rPr>
        <w:t xml:space="preserve"> (4)</w:t>
      </w:r>
      <w:r w:rsidR="00532A72">
        <w:rPr>
          <w:rFonts w:ascii="Arial" w:hAnsi="Arial" w:cs="Arial"/>
        </w:rPr>
        <w:t xml:space="preserve"> </w:t>
      </w:r>
      <w:r w:rsidR="00845200">
        <w:rPr>
          <w:rFonts w:ascii="Arial" w:hAnsi="Arial" w:cs="Arial"/>
        </w:rPr>
        <w:t>6 characters devoted to group information</w:t>
      </w:r>
      <w:r w:rsidR="00532A72">
        <w:rPr>
          <w:rFonts w:ascii="Arial" w:hAnsi="Arial" w:cs="Arial"/>
        </w:rPr>
        <w:t>.</w:t>
      </w:r>
    </w:p>
    <w:p w14:paraId="3C36172E" w14:textId="078D0FEA" w:rsidR="00EF4D13" w:rsidRDefault="00172A53" w:rsidP="00842BAC">
      <w:pPr>
        <w:pStyle w:val="NoSpacing"/>
        <w:spacing w:line="480" w:lineRule="auto"/>
        <w:ind w:firstLine="720"/>
        <w:rPr>
          <w:rFonts w:ascii="Arial" w:hAnsi="Arial" w:cs="Arial"/>
        </w:rPr>
      </w:pPr>
      <w:r>
        <w:rPr>
          <w:rFonts w:ascii="Arial" w:hAnsi="Arial" w:cs="Arial"/>
        </w:rPr>
        <w:lastRenderedPageBreak/>
        <w:t>We also expected that the size</w:t>
      </w:r>
      <w:r w:rsidR="0033275F">
        <w:rPr>
          <w:rFonts w:ascii="Arial" w:hAnsi="Arial" w:cs="Arial"/>
        </w:rPr>
        <w:t>s</w:t>
      </w:r>
      <w:r>
        <w:rPr>
          <w:rFonts w:ascii="Arial" w:hAnsi="Arial" w:cs="Arial"/>
        </w:rPr>
        <w:t xml:space="preserve"> of the signal datasets that we generated would impact our information detection accuracy, </w:t>
      </w:r>
      <w:r w:rsidR="00E858A5">
        <w:rPr>
          <w:rFonts w:ascii="Arial" w:hAnsi="Arial" w:cs="Arial"/>
        </w:rPr>
        <w:t>as the likelihood of generating stochastically similar vocalizations should increase with the size of a given dataset</w:t>
      </w:r>
      <w:r w:rsidR="00D1633C">
        <w:rPr>
          <w:rFonts w:ascii="Arial" w:hAnsi="Arial" w:cs="Arial"/>
        </w:rPr>
        <w:t>.</w:t>
      </w:r>
      <w:r w:rsidR="008F7DE9">
        <w:rPr>
          <w:rFonts w:ascii="Arial" w:hAnsi="Arial" w:cs="Arial"/>
        </w:rPr>
        <w:t xml:space="preserve"> In other words, we anticipated that it would be more difficult to randomly generate completely unique group-level or individual-level vocal signatu</w:t>
      </w:r>
      <w:r w:rsidR="008E6685">
        <w:rPr>
          <w:rFonts w:ascii="Arial" w:hAnsi="Arial" w:cs="Arial"/>
        </w:rPr>
        <w:t xml:space="preserve">res </w:t>
      </w:r>
      <w:r w:rsidR="00AA653A">
        <w:rPr>
          <w:rFonts w:ascii="Arial" w:hAnsi="Arial" w:cs="Arial"/>
        </w:rPr>
        <w:t xml:space="preserve">with increasing numbers of </w:t>
      </w:r>
      <w:r w:rsidR="00F41C05">
        <w:rPr>
          <w:rFonts w:ascii="Arial" w:hAnsi="Arial" w:cs="Arial"/>
        </w:rPr>
        <w:t>classes at each social level</w:t>
      </w:r>
      <w:r w:rsidR="00693936">
        <w:rPr>
          <w:rFonts w:ascii="Arial" w:hAnsi="Arial" w:cs="Arial"/>
        </w:rPr>
        <w:t xml:space="preserve">. Indeed, </w:t>
      </w:r>
      <w:r w:rsidR="00CF6657">
        <w:rPr>
          <w:rFonts w:ascii="Arial" w:hAnsi="Arial" w:cs="Arial"/>
        </w:rPr>
        <w:t>given</w:t>
      </w:r>
      <w:r w:rsidR="000F7292">
        <w:rPr>
          <w:rFonts w:ascii="Arial" w:hAnsi="Arial" w:cs="Arial"/>
        </w:rPr>
        <w:t xml:space="preserve"> our information encoding approach with </w:t>
      </w:r>
      <w:r w:rsidR="00E54FC4">
        <w:rPr>
          <w:rFonts w:ascii="Arial" w:hAnsi="Arial" w:cs="Arial"/>
        </w:rPr>
        <w:t xml:space="preserve">information </w:t>
      </w:r>
      <w:proofErr w:type="spellStart"/>
      <w:r w:rsidR="00E54FC4">
        <w:rPr>
          <w:rFonts w:ascii="Arial" w:hAnsi="Arial" w:cs="Arial"/>
        </w:rPr>
        <w:t>trits</w:t>
      </w:r>
      <w:proofErr w:type="spellEnd"/>
      <w:r w:rsidR="00E54FC4">
        <w:rPr>
          <w:rFonts w:ascii="Arial" w:hAnsi="Arial" w:cs="Arial"/>
        </w:rPr>
        <w:t xml:space="preserve"> in </w:t>
      </w:r>
      <w:r w:rsidR="000F7292">
        <w:rPr>
          <w:rFonts w:ascii="Arial" w:hAnsi="Arial" w:cs="Arial"/>
        </w:rPr>
        <w:t xml:space="preserve">character strings, the </w:t>
      </w:r>
      <w:r w:rsidR="002D0313">
        <w:rPr>
          <w:rFonts w:ascii="Arial" w:hAnsi="Arial" w:cs="Arial"/>
        </w:rPr>
        <w:t>greatest number of unique signatures</w:t>
      </w:r>
      <w:r w:rsidR="000F7292">
        <w:rPr>
          <w:rFonts w:ascii="Arial" w:hAnsi="Arial" w:cs="Arial"/>
        </w:rPr>
        <w:t xml:space="preserve"> we could </w:t>
      </w:r>
      <w:r w:rsidR="002D0313">
        <w:rPr>
          <w:rFonts w:ascii="Arial" w:hAnsi="Arial" w:cs="Arial"/>
        </w:rPr>
        <w:t>create at either social level with only 1 type of information encoding was 3</w:t>
      </w:r>
      <w:r w:rsidR="002D0313" w:rsidRPr="00842BAC">
        <w:rPr>
          <w:rFonts w:ascii="Arial" w:hAnsi="Arial" w:cs="Arial"/>
          <w:vertAlign w:val="superscript"/>
        </w:rPr>
        <w:t>6</w:t>
      </w:r>
      <w:r w:rsidR="002D0313">
        <w:rPr>
          <w:rFonts w:ascii="Arial" w:hAnsi="Arial" w:cs="Arial"/>
        </w:rPr>
        <w:t xml:space="preserve"> </w:t>
      </w:r>
      <w:r w:rsidR="00867510">
        <w:rPr>
          <w:rFonts w:ascii="Arial" w:hAnsi="Arial" w:cs="Arial"/>
        </w:rPr>
        <w:t>or</w:t>
      </w:r>
      <w:r w:rsidR="006834BE">
        <w:rPr>
          <w:rFonts w:ascii="Arial" w:hAnsi="Arial" w:cs="Arial"/>
        </w:rPr>
        <w:t xml:space="preserve"> </w:t>
      </w:r>
      <w:r w:rsidR="00867510">
        <w:rPr>
          <w:rFonts w:ascii="Arial" w:hAnsi="Arial" w:cs="Arial"/>
        </w:rPr>
        <w:t xml:space="preserve">729 unique signatures, </w:t>
      </w:r>
      <w:r w:rsidR="001B65ED">
        <w:rPr>
          <w:rFonts w:ascii="Arial" w:hAnsi="Arial" w:cs="Arial"/>
        </w:rPr>
        <w:t>and</w:t>
      </w:r>
      <w:r w:rsidR="00867510">
        <w:rPr>
          <w:rFonts w:ascii="Arial" w:hAnsi="Arial" w:cs="Arial"/>
        </w:rPr>
        <w:t xml:space="preserve"> 3</w:t>
      </w:r>
      <w:r w:rsidR="00867510" w:rsidRPr="00842BAC">
        <w:rPr>
          <w:rFonts w:ascii="Arial" w:hAnsi="Arial" w:cs="Arial"/>
          <w:vertAlign w:val="superscript"/>
        </w:rPr>
        <w:t>4</w:t>
      </w:r>
      <w:r w:rsidR="00867510">
        <w:rPr>
          <w:rFonts w:ascii="Arial" w:hAnsi="Arial" w:cs="Arial"/>
        </w:rPr>
        <w:t xml:space="preserve"> or </w:t>
      </w:r>
      <w:r w:rsidR="00594280">
        <w:rPr>
          <w:rFonts w:ascii="Arial" w:hAnsi="Arial" w:cs="Arial"/>
        </w:rPr>
        <w:t>81 unique signatures</w:t>
      </w:r>
      <w:r w:rsidR="00386330">
        <w:rPr>
          <w:rFonts w:ascii="Arial" w:hAnsi="Arial" w:cs="Arial"/>
        </w:rPr>
        <w:t xml:space="preserve"> when encoding both group and individual-level information</w:t>
      </w:r>
      <w:r w:rsidR="00F85F57">
        <w:rPr>
          <w:rFonts w:ascii="Arial" w:hAnsi="Arial" w:cs="Arial"/>
        </w:rPr>
        <w:t xml:space="preserve"> </w:t>
      </w:r>
      <w:r w:rsidR="00121D80">
        <w:rPr>
          <w:rFonts w:ascii="Arial" w:hAnsi="Arial" w:cs="Arial"/>
        </w:rPr>
        <w:fldChar w:fldCharType="begin"/>
      </w:r>
      <w:r w:rsidR="00F07E83">
        <w:rPr>
          <w:rFonts w:ascii="Arial" w:hAnsi="Arial" w:cs="Arial"/>
        </w:rPr>
        <w:instrText xml:space="preserve"> ADDIN ZOTERO_ITEM CSL_CITATION {"citationID":"cI0cFR2e","properties":{"formattedCitation":"(34)","plainCitation":"(34)","noteIndex":0},"citationItems":[{"id":2598,"uris":["http://zotero.org/groups/5786507/items/NRMZ8YYS"],"itemData":{"id":2598,"type":"article-journal","abstract":"This paper develops a quantitative method for measuring the information capacity of an animal's ‘signature system’, i.e. the set of cues by which individuals are identified. The information measure (Hs) is derived by applying Shannon's measure for the information in a continuous variable to a simple linear model. The model is essentially the analysis of variance model II (random effects), and is implicit in the many ANOVAs and discriminant function analyses that have been done on the signature systems of animals. For multivariate measurements, a principal components transformation of the data permits the information in the independent components to be added to give the total information. An analysis of illustrative data sets reveals a close correlation between Hs and the probability of a correct classification of an individual (P) obtained by discriminant function analysis. Hs has the advantage, however, that it is a population estimate whereas the value of P is tied to the number of individuals in the sample. The information analysis approach may prove valuable for comparative analyses where evolutionary hypotheses predict one species to have a better developed signature system than another.","container-title":"Animal Behaviour","DOI":"10.1016/S0003-3472(89)80087-9","ISSN":"0003-3472","issue":"2","journalAbbreviation":"Animal Behaviour","page":"248-261","source":"ScienceDirect","title":"Signalling systems for individual recognition: an information theory approach","title-short":"Signalling systems for individual recognition","volume":"38","author":[{"family":"Beecher","given":"Michael D."}],"issued":{"date-parts":[["1989",8,1]]}}}],"schema":"https://github.com/citation-style-language/schema/raw/master/csl-citation.json"} </w:instrText>
      </w:r>
      <w:r w:rsidR="00121D80">
        <w:rPr>
          <w:rFonts w:ascii="Arial" w:hAnsi="Arial" w:cs="Arial"/>
        </w:rPr>
        <w:fldChar w:fldCharType="separate"/>
      </w:r>
      <w:r w:rsidR="00F07E83">
        <w:rPr>
          <w:rFonts w:ascii="Arial" w:hAnsi="Arial" w:cs="Arial"/>
        </w:rPr>
        <w:t>(34)</w:t>
      </w:r>
      <w:r w:rsidR="00121D80">
        <w:rPr>
          <w:rFonts w:ascii="Arial" w:hAnsi="Arial" w:cs="Arial"/>
        </w:rPr>
        <w:fldChar w:fldCharType="end"/>
      </w:r>
      <w:r w:rsidR="00386330">
        <w:rPr>
          <w:rFonts w:ascii="Arial" w:hAnsi="Arial" w:cs="Arial"/>
        </w:rPr>
        <w:t>.</w:t>
      </w:r>
      <w:r w:rsidR="009E17D8">
        <w:rPr>
          <w:rFonts w:ascii="Arial" w:hAnsi="Arial" w:cs="Arial"/>
        </w:rPr>
        <w:t xml:space="preserve"> Our manipulation</w:t>
      </w:r>
      <w:r w:rsidR="006E5CF6">
        <w:rPr>
          <w:rFonts w:ascii="Arial" w:hAnsi="Arial" w:cs="Arial"/>
        </w:rPr>
        <w:t xml:space="preserve"> </w:t>
      </w:r>
      <w:r w:rsidR="00DF5A41">
        <w:rPr>
          <w:rFonts w:ascii="Arial" w:hAnsi="Arial" w:cs="Arial"/>
        </w:rPr>
        <w:t xml:space="preserve">of </w:t>
      </w:r>
      <w:r w:rsidR="002A41BF">
        <w:rPr>
          <w:rFonts w:ascii="Arial" w:hAnsi="Arial" w:cs="Arial"/>
        </w:rPr>
        <w:t xml:space="preserve">the number of classes at either social level, or the size of the resulting signal datasets, was therefore a proxy for the crowdedness of </w:t>
      </w:r>
      <w:r w:rsidR="00E867F4">
        <w:rPr>
          <w:rFonts w:ascii="Arial" w:hAnsi="Arial" w:cs="Arial"/>
        </w:rPr>
        <w:t>the signaling environment</w:t>
      </w:r>
      <w:r w:rsidR="00376958">
        <w:rPr>
          <w:rFonts w:ascii="Arial" w:hAnsi="Arial" w:cs="Arial"/>
        </w:rPr>
        <w:t>, such that it should be harder to create distinctive identity signatures</w:t>
      </w:r>
      <w:r w:rsidR="00897F20">
        <w:rPr>
          <w:rFonts w:ascii="Arial" w:hAnsi="Arial" w:cs="Arial"/>
        </w:rPr>
        <w:t xml:space="preserve"> when interacting with increasing numbers of individuals</w:t>
      </w:r>
      <w:r w:rsidR="00AB6177">
        <w:rPr>
          <w:rFonts w:ascii="Arial" w:hAnsi="Arial" w:cs="Arial"/>
        </w:rPr>
        <w:t xml:space="preserve"> </w:t>
      </w:r>
      <w:r w:rsidR="00121D80">
        <w:rPr>
          <w:rFonts w:ascii="Arial" w:hAnsi="Arial" w:cs="Arial"/>
        </w:rPr>
        <w:fldChar w:fldCharType="begin"/>
      </w:r>
      <w:r w:rsidR="00F07E83">
        <w:rPr>
          <w:rFonts w:ascii="Arial" w:hAnsi="Arial" w:cs="Arial"/>
        </w:rPr>
        <w:instrText xml:space="preserve"> ADDIN ZOTERO_ITEM CSL_CITATION {"citationID":"NaOzUzZA","properties":{"formattedCitation":"(34)","plainCitation":"(34)","noteIndex":0},"citationItems":[{"id":2598,"uris":["http://zotero.org/groups/5786507/items/NRMZ8YYS"],"itemData":{"id":2598,"type":"article-journal","abstract":"This paper develops a quantitative method for measuring the information capacity of an animal's ‘signature system’, i.e. the set of cues by which individuals are identified. The information measure (Hs) is derived by applying Shannon's measure for the information in a continuous variable to a simple linear model. The model is essentially the analysis of variance model II (random effects), and is implicit in the many ANOVAs and discriminant function analyses that have been done on the signature systems of animals. For multivariate measurements, a principal components transformation of the data permits the information in the independent components to be added to give the total information. An analysis of illustrative data sets reveals a close correlation between Hs and the probability of a correct classification of an individual (P) obtained by discriminant function analysis. Hs has the advantage, however, that it is a population estimate whereas the value of P is tied to the number of individuals in the sample. The information analysis approach may prove valuable for comparative analyses where evolutionary hypotheses predict one species to have a better developed signature system than another.","container-title":"Animal Behaviour","DOI":"10.1016/S0003-3472(89)80087-9","ISSN":"0003-3472","issue":"2","journalAbbreviation":"Animal Behaviour","page":"248-261","source":"ScienceDirect","title":"Signalling systems for individual recognition: an information theory approach","title-short":"Signalling systems for individual recognition","volume":"38","author":[{"family":"Beecher","given":"Michael D."}],"issued":{"date-parts":[["1989",8,1]]}}}],"schema":"https://github.com/citation-style-language/schema/raw/master/csl-citation.json"} </w:instrText>
      </w:r>
      <w:r w:rsidR="00121D80">
        <w:rPr>
          <w:rFonts w:ascii="Arial" w:hAnsi="Arial" w:cs="Arial"/>
        </w:rPr>
        <w:fldChar w:fldCharType="separate"/>
      </w:r>
      <w:r w:rsidR="00F07E83">
        <w:rPr>
          <w:rFonts w:ascii="Arial" w:hAnsi="Arial" w:cs="Arial"/>
        </w:rPr>
        <w:t>(34)</w:t>
      </w:r>
      <w:r w:rsidR="00121D80">
        <w:rPr>
          <w:rFonts w:ascii="Arial" w:hAnsi="Arial" w:cs="Arial"/>
        </w:rPr>
        <w:fldChar w:fldCharType="end"/>
      </w:r>
      <w:commentRangeStart w:id="84"/>
      <w:commentRangeEnd w:id="84"/>
      <w:r w:rsidR="00C41466">
        <w:rPr>
          <w:rStyle w:val="CommentReference"/>
        </w:rPr>
        <w:commentReference w:id="84"/>
      </w:r>
      <w:r w:rsidR="00AB6177">
        <w:rPr>
          <w:rFonts w:ascii="Arial" w:hAnsi="Arial" w:cs="Arial"/>
        </w:rPr>
        <w:t>.</w:t>
      </w:r>
      <w:r w:rsidR="00264720">
        <w:rPr>
          <w:rFonts w:ascii="Arial" w:hAnsi="Arial" w:cs="Arial"/>
        </w:rPr>
        <w:t xml:space="preserve"> </w:t>
      </w:r>
      <w:r w:rsidR="007C1266">
        <w:rPr>
          <w:rFonts w:ascii="Arial" w:hAnsi="Arial" w:cs="Arial"/>
        </w:rPr>
        <w:t>W</w:t>
      </w:r>
      <w:r w:rsidR="009D36C3">
        <w:rPr>
          <w:rFonts w:ascii="Arial" w:hAnsi="Arial" w:cs="Arial"/>
        </w:rPr>
        <w:t xml:space="preserve">e varied </w:t>
      </w:r>
      <w:r w:rsidR="007C1266">
        <w:rPr>
          <w:rFonts w:ascii="Arial" w:hAnsi="Arial" w:cs="Arial"/>
        </w:rPr>
        <w:t>the number of classes and vocalizations produced per class at each social level over four experimental treatments</w:t>
      </w:r>
      <w:r w:rsidR="00C4198A">
        <w:rPr>
          <w:rFonts w:ascii="Arial" w:hAnsi="Arial" w:cs="Arial"/>
        </w:rPr>
        <w:t xml:space="preserve">: </w:t>
      </w:r>
      <w:r w:rsidR="000F4A73">
        <w:rPr>
          <w:rFonts w:ascii="Arial" w:hAnsi="Arial" w:cs="Arial"/>
        </w:rPr>
        <w:t>2, 4, 6 or 8 classes</w:t>
      </w:r>
      <w:r w:rsidR="007C1266">
        <w:rPr>
          <w:rFonts w:ascii="Arial" w:hAnsi="Arial" w:cs="Arial"/>
        </w:rPr>
        <w:t xml:space="preserve">. </w:t>
      </w:r>
      <w:r w:rsidR="000F4A73">
        <w:rPr>
          <w:rFonts w:ascii="Arial" w:hAnsi="Arial" w:cs="Arial"/>
        </w:rPr>
        <w:t>W</w:t>
      </w:r>
      <w:r w:rsidR="007C1266">
        <w:rPr>
          <w:rFonts w:ascii="Arial" w:hAnsi="Arial" w:cs="Arial"/>
        </w:rPr>
        <w:t xml:space="preserve">ithin </w:t>
      </w:r>
      <w:r w:rsidR="00121D80">
        <w:rPr>
          <w:rFonts w:ascii="Arial" w:hAnsi="Arial" w:cs="Arial"/>
        </w:rPr>
        <w:t>a treatment</w:t>
      </w:r>
      <w:r w:rsidR="007C1266">
        <w:rPr>
          <w:rFonts w:ascii="Arial" w:hAnsi="Arial" w:cs="Arial"/>
        </w:rPr>
        <w:t xml:space="preserve">, we used a constant number of classes </w:t>
      </w:r>
      <w:r w:rsidR="00E93946">
        <w:rPr>
          <w:rFonts w:ascii="Arial" w:hAnsi="Arial" w:cs="Arial"/>
        </w:rPr>
        <w:t xml:space="preserve">and vocalizations </w:t>
      </w:r>
      <w:r w:rsidR="007C1266">
        <w:rPr>
          <w:rFonts w:ascii="Arial" w:hAnsi="Arial" w:cs="Arial"/>
        </w:rPr>
        <w:t>assigned to each social level.</w:t>
      </w:r>
      <w:r w:rsidR="00433C10">
        <w:rPr>
          <w:rFonts w:ascii="Arial" w:hAnsi="Arial" w:cs="Arial"/>
        </w:rPr>
        <w:t xml:space="preserve"> </w:t>
      </w:r>
      <w:r w:rsidR="000148E3">
        <w:rPr>
          <w:rFonts w:ascii="Arial" w:hAnsi="Arial" w:cs="Arial"/>
        </w:rPr>
        <w:t>For instance, in the 2</w:t>
      </w:r>
      <w:r w:rsidR="00824249">
        <w:rPr>
          <w:rFonts w:ascii="Arial" w:hAnsi="Arial" w:cs="Arial"/>
        </w:rPr>
        <w:t>-</w:t>
      </w:r>
      <w:r w:rsidR="000148E3">
        <w:rPr>
          <w:rFonts w:ascii="Arial" w:hAnsi="Arial" w:cs="Arial"/>
        </w:rPr>
        <w:t xml:space="preserve">class treatment, the resulting signal datasets were composed of </w:t>
      </w:r>
      <w:r w:rsidR="00AF4B78">
        <w:rPr>
          <w:rFonts w:ascii="Arial" w:hAnsi="Arial" w:cs="Arial"/>
        </w:rPr>
        <w:t>2 groups</w:t>
      </w:r>
      <w:r w:rsidR="00E93946">
        <w:rPr>
          <w:rFonts w:ascii="Arial" w:hAnsi="Arial" w:cs="Arial"/>
        </w:rPr>
        <w:t xml:space="preserve">, </w:t>
      </w:r>
      <w:r w:rsidR="00AF4B78">
        <w:rPr>
          <w:rFonts w:ascii="Arial" w:hAnsi="Arial" w:cs="Arial"/>
        </w:rPr>
        <w:t>2 individuals per group</w:t>
      </w:r>
      <w:r w:rsidR="00E93946">
        <w:rPr>
          <w:rFonts w:ascii="Arial" w:hAnsi="Arial" w:cs="Arial"/>
        </w:rPr>
        <w:t xml:space="preserve">, and 2 vocalizations per individual. In downstream analyses, we used </w:t>
      </w:r>
      <w:r w:rsidR="004E5C60">
        <w:rPr>
          <w:rFonts w:ascii="Arial" w:hAnsi="Arial" w:cs="Arial"/>
        </w:rPr>
        <w:t xml:space="preserve">all </w:t>
      </w:r>
      <w:r w:rsidR="00E93946">
        <w:rPr>
          <w:rFonts w:ascii="Arial" w:hAnsi="Arial" w:cs="Arial"/>
        </w:rPr>
        <w:t>exemplars of vocalizations per individual</w:t>
      </w:r>
      <w:r w:rsidR="00C818BF">
        <w:rPr>
          <w:rFonts w:ascii="Arial" w:hAnsi="Arial" w:cs="Arial"/>
        </w:rPr>
        <w:t>, but for group-level analyses,</w:t>
      </w:r>
      <w:r w:rsidR="00E93946">
        <w:rPr>
          <w:rFonts w:ascii="Arial" w:hAnsi="Arial" w:cs="Arial"/>
        </w:rPr>
        <w:t xml:space="preserve"> </w:t>
      </w:r>
      <w:r w:rsidR="00C818BF">
        <w:rPr>
          <w:rFonts w:ascii="Arial" w:hAnsi="Arial" w:cs="Arial"/>
        </w:rPr>
        <w:t xml:space="preserve">we </w:t>
      </w:r>
      <w:r w:rsidR="004E2586">
        <w:rPr>
          <w:rFonts w:ascii="Arial" w:hAnsi="Arial" w:cs="Arial"/>
        </w:rPr>
        <w:t xml:space="preserve">randomly selected 1 vocalization per individual in each group to use the same number of vocalizations </w:t>
      </w:r>
      <w:r w:rsidR="00C818BF">
        <w:rPr>
          <w:rFonts w:ascii="Arial" w:hAnsi="Arial" w:cs="Arial"/>
        </w:rPr>
        <w:t xml:space="preserve">across analyses at each social </w:t>
      </w:r>
      <w:commentRangeStart w:id="85"/>
      <w:r w:rsidR="00C818BF">
        <w:rPr>
          <w:rFonts w:ascii="Arial" w:hAnsi="Arial" w:cs="Arial"/>
        </w:rPr>
        <w:t>level</w:t>
      </w:r>
      <w:commentRangeEnd w:id="85"/>
      <w:r w:rsidR="002C02ED">
        <w:rPr>
          <w:rStyle w:val="CommentReference"/>
        </w:rPr>
        <w:commentReference w:id="85"/>
      </w:r>
      <w:r w:rsidR="004E2586">
        <w:rPr>
          <w:rFonts w:ascii="Arial" w:hAnsi="Arial" w:cs="Arial"/>
        </w:rPr>
        <w:t>.</w:t>
      </w:r>
    </w:p>
    <w:p w14:paraId="5ADA5DA2" w14:textId="37A23291" w:rsidR="001914FD" w:rsidRDefault="002F119C" w:rsidP="00493337">
      <w:pPr>
        <w:pStyle w:val="NoSpacing"/>
        <w:spacing w:line="480" w:lineRule="auto"/>
        <w:rPr>
          <w:rFonts w:ascii="Arial" w:hAnsi="Arial" w:cs="Arial"/>
        </w:rPr>
      </w:pPr>
      <w:r>
        <w:rPr>
          <w:rFonts w:ascii="Arial" w:hAnsi="Arial" w:cs="Arial"/>
        </w:rPr>
        <w:tab/>
      </w:r>
      <w:r w:rsidR="00C02B67">
        <w:rPr>
          <w:rFonts w:ascii="Arial" w:hAnsi="Arial" w:cs="Arial"/>
        </w:rPr>
        <w:t>We ran our</w:t>
      </w:r>
      <w:r w:rsidR="00CC0D6F">
        <w:rPr>
          <w:rFonts w:ascii="Arial" w:hAnsi="Arial" w:cs="Arial"/>
        </w:rPr>
        <w:t xml:space="preserve"> simulatio</w:t>
      </w:r>
      <w:r w:rsidR="00D35AA9">
        <w:rPr>
          <w:rFonts w:ascii="Arial" w:hAnsi="Arial" w:cs="Arial"/>
        </w:rPr>
        <w:t>n experiments</w:t>
      </w:r>
      <w:r w:rsidR="00C02B67">
        <w:rPr>
          <w:rFonts w:ascii="Arial" w:hAnsi="Arial" w:cs="Arial"/>
        </w:rPr>
        <w:t xml:space="preserve"> over 16 total treatment combinations and 10 iterations per treatment.</w:t>
      </w:r>
      <w:r w:rsidR="00D15B5A">
        <w:rPr>
          <w:rFonts w:ascii="Arial" w:hAnsi="Arial" w:cs="Arial"/>
        </w:rPr>
        <w:t xml:space="preserve"> </w:t>
      </w:r>
      <w:r w:rsidR="00BA3377">
        <w:rPr>
          <w:rFonts w:ascii="Arial" w:hAnsi="Arial" w:cs="Arial"/>
        </w:rPr>
        <w:t xml:space="preserve">We </w:t>
      </w:r>
      <w:r w:rsidR="005829B6">
        <w:rPr>
          <w:rFonts w:ascii="Arial" w:hAnsi="Arial" w:cs="Arial"/>
        </w:rPr>
        <w:t>analyzed</w:t>
      </w:r>
      <w:r w:rsidR="00D15B5A">
        <w:rPr>
          <w:rFonts w:ascii="Arial" w:hAnsi="Arial" w:cs="Arial"/>
        </w:rPr>
        <w:t xml:space="preserve"> </w:t>
      </w:r>
      <w:r w:rsidR="005829B6">
        <w:rPr>
          <w:rFonts w:ascii="Arial" w:hAnsi="Arial" w:cs="Arial"/>
        </w:rPr>
        <w:t>each of</w:t>
      </w:r>
      <w:r w:rsidR="0091780A">
        <w:rPr>
          <w:rFonts w:ascii="Arial" w:hAnsi="Arial" w:cs="Arial"/>
        </w:rPr>
        <w:t xml:space="preserve"> the resulting 160 datasets</w:t>
      </w:r>
      <w:r w:rsidR="00CB5302">
        <w:rPr>
          <w:rFonts w:ascii="Arial" w:hAnsi="Arial" w:cs="Arial"/>
        </w:rPr>
        <w:t xml:space="preserve"> of synthetic </w:t>
      </w:r>
      <w:r w:rsidR="00CB5302">
        <w:rPr>
          <w:rFonts w:ascii="Arial" w:hAnsi="Arial" w:cs="Arial"/>
        </w:rPr>
        <w:lastRenderedPageBreak/>
        <w:t>vocalizations</w:t>
      </w:r>
      <w:r w:rsidR="008C7322">
        <w:rPr>
          <w:rFonts w:ascii="Arial" w:hAnsi="Arial" w:cs="Arial"/>
        </w:rPr>
        <w:t xml:space="preserve"> to test how well we could detect the information</w:t>
      </w:r>
      <w:r w:rsidR="003A218C">
        <w:rPr>
          <w:rFonts w:ascii="Arial" w:hAnsi="Arial" w:cs="Arial"/>
        </w:rPr>
        <w:t xml:space="preserve"> </w:t>
      </w:r>
      <w:r w:rsidR="00743970">
        <w:rPr>
          <w:rFonts w:ascii="Arial" w:hAnsi="Arial" w:cs="Arial"/>
        </w:rPr>
        <w:t xml:space="preserve">that we had originally </w:t>
      </w:r>
      <w:r w:rsidR="007055A0">
        <w:rPr>
          <w:rFonts w:ascii="Arial" w:hAnsi="Arial" w:cs="Arial"/>
        </w:rPr>
        <w:t xml:space="preserve">encoded </w:t>
      </w:r>
      <w:r w:rsidR="00743970">
        <w:rPr>
          <w:rFonts w:ascii="Arial" w:hAnsi="Arial" w:cs="Arial"/>
        </w:rPr>
        <w:t>in character strings at one or both social levels.</w:t>
      </w:r>
      <w:r w:rsidR="002E32A9">
        <w:rPr>
          <w:rFonts w:ascii="Arial" w:hAnsi="Arial" w:cs="Arial"/>
        </w:rPr>
        <w:t xml:space="preserve"> </w:t>
      </w:r>
      <w:r w:rsidR="00777043">
        <w:rPr>
          <w:rFonts w:ascii="Arial" w:hAnsi="Arial" w:cs="Arial"/>
        </w:rPr>
        <w:t xml:space="preserve">We used the same </w:t>
      </w:r>
      <w:r w:rsidR="00060F8E">
        <w:rPr>
          <w:rFonts w:ascii="Arial" w:hAnsi="Arial" w:cs="Arial"/>
        </w:rPr>
        <w:t xml:space="preserve">pipeline </w:t>
      </w:r>
      <w:r w:rsidR="00777043">
        <w:rPr>
          <w:rFonts w:ascii="Arial" w:hAnsi="Arial" w:cs="Arial"/>
        </w:rPr>
        <w:t>described above to generate datasets of synthetic vocal</w:t>
      </w:r>
      <w:r w:rsidR="00243A64">
        <w:rPr>
          <w:rFonts w:ascii="Arial" w:hAnsi="Arial" w:cs="Arial"/>
        </w:rPr>
        <w:t xml:space="preserve">izations </w:t>
      </w:r>
      <w:r w:rsidR="00777043">
        <w:rPr>
          <w:rFonts w:ascii="Arial" w:hAnsi="Arial" w:cs="Arial"/>
        </w:rPr>
        <w:t xml:space="preserve">under each treatment combination. </w:t>
      </w:r>
      <w:r w:rsidR="003B70BF">
        <w:rPr>
          <w:rFonts w:ascii="Arial" w:hAnsi="Arial" w:cs="Arial"/>
        </w:rPr>
        <w:t xml:space="preserve">Then we analyzed both the character string and audio representations of the </w:t>
      </w:r>
      <w:r w:rsidR="00D4688B">
        <w:rPr>
          <w:rFonts w:ascii="Arial" w:hAnsi="Arial" w:cs="Arial"/>
        </w:rPr>
        <w:t>vocalizations</w:t>
      </w:r>
      <w:r w:rsidR="00F7569E">
        <w:rPr>
          <w:rFonts w:ascii="Arial" w:hAnsi="Arial" w:cs="Arial"/>
        </w:rPr>
        <w:t xml:space="preserve"> per treatment combination</w:t>
      </w:r>
      <w:r w:rsidR="00A52CB3">
        <w:rPr>
          <w:rFonts w:ascii="Arial" w:hAnsi="Arial" w:cs="Arial"/>
        </w:rPr>
        <w:t>. O</w:t>
      </w:r>
      <w:r w:rsidR="00466BEE">
        <w:rPr>
          <w:rFonts w:ascii="Arial" w:hAnsi="Arial" w:cs="Arial"/>
        </w:rPr>
        <w:t>ur results generated using the character strings</w:t>
      </w:r>
      <w:r w:rsidR="00CB4196">
        <w:rPr>
          <w:rFonts w:ascii="Arial" w:hAnsi="Arial" w:cs="Arial"/>
        </w:rPr>
        <w:t xml:space="preserve"> served as a b</w:t>
      </w:r>
      <w:r w:rsidR="00177929">
        <w:rPr>
          <w:rFonts w:ascii="Arial" w:hAnsi="Arial" w:cs="Arial"/>
        </w:rPr>
        <w:t>aseline or internal validation</w:t>
      </w:r>
      <w:r w:rsidR="00CB4196">
        <w:rPr>
          <w:rFonts w:ascii="Arial" w:hAnsi="Arial" w:cs="Arial"/>
        </w:rPr>
        <w:t xml:space="preserve"> for our ability to detect identity information</w:t>
      </w:r>
      <w:r w:rsidR="00D117C6">
        <w:rPr>
          <w:rFonts w:ascii="Arial" w:hAnsi="Arial" w:cs="Arial"/>
        </w:rPr>
        <w:t xml:space="preserve"> </w:t>
      </w:r>
      <w:r w:rsidR="00CB4196">
        <w:rPr>
          <w:rFonts w:ascii="Arial" w:hAnsi="Arial" w:cs="Arial"/>
        </w:rPr>
        <w:t xml:space="preserve">in the </w:t>
      </w:r>
      <w:r w:rsidR="009B13CF">
        <w:rPr>
          <w:rFonts w:ascii="Arial" w:hAnsi="Arial" w:cs="Arial"/>
        </w:rPr>
        <w:t xml:space="preserve">audio files of the </w:t>
      </w:r>
      <w:r w:rsidR="00CB4196">
        <w:rPr>
          <w:rFonts w:ascii="Arial" w:hAnsi="Arial" w:cs="Arial"/>
        </w:rPr>
        <w:t>synthetic vocalizations using traditional bioacoustics too</w:t>
      </w:r>
      <w:r w:rsidR="008D67C6">
        <w:rPr>
          <w:rFonts w:ascii="Arial" w:hAnsi="Arial" w:cs="Arial"/>
        </w:rPr>
        <w:t>l</w:t>
      </w:r>
      <w:r w:rsidR="00CB4196">
        <w:rPr>
          <w:rFonts w:ascii="Arial" w:hAnsi="Arial" w:cs="Arial"/>
        </w:rPr>
        <w:t>s.</w:t>
      </w:r>
    </w:p>
    <w:p w14:paraId="3A1BB58A" w14:textId="7A01B7E2" w:rsidR="00B639A6" w:rsidRDefault="00B639A6" w:rsidP="002212B1">
      <w:pPr>
        <w:pStyle w:val="NoSpacing"/>
        <w:spacing w:line="480" w:lineRule="auto"/>
        <w:ind w:firstLine="720"/>
        <w:rPr>
          <w:rFonts w:ascii="Arial" w:hAnsi="Arial" w:cs="Arial"/>
        </w:rPr>
      </w:pPr>
      <w:r>
        <w:rPr>
          <w:rFonts w:ascii="Arial" w:hAnsi="Arial" w:cs="Arial"/>
        </w:rPr>
        <w:t xml:space="preserve">We used a similar approach for analyzing synthetic datasets produced during our simulation experiments as for the example datasets described above. </w:t>
      </w:r>
      <w:r w:rsidR="00366407">
        <w:rPr>
          <w:rFonts w:ascii="Arial" w:hAnsi="Arial" w:cs="Arial"/>
        </w:rPr>
        <w:t>We measured distance</w:t>
      </w:r>
      <w:r w:rsidR="00AD345F">
        <w:rPr>
          <w:rFonts w:ascii="Arial" w:hAnsi="Arial" w:cs="Arial"/>
        </w:rPr>
        <w:t>s amongst the datasets of strings and audio files</w:t>
      </w:r>
      <w:r w:rsidR="00366407">
        <w:rPr>
          <w:rFonts w:ascii="Arial" w:hAnsi="Arial" w:cs="Arial"/>
        </w:rPr>
        <w:t xml:space="preserve"> with the edit distance or SPCC, respectively, and then performed multidimensional scaling to generate features. </w:t>
      </w:r>
      <w:r w:rsidR="002C0F5E">
        <w:rPr>
          <w:rFonts w:ascii="Arial" w:hAnsi="Arial" w:cs="Arial"/>
        </w:rPr>
        <w:t>We</w:t>
      </w:r>
      <w:r>
        <w:rPr>
          <w:rFonts w:ascii="Arial" w:hAnsi="Arial" w:cs="Arial"/>
        </w:rPr>
        <w:t xml:space="preserve"> </w:t>
      </w:r>
      <w:r w:rsidR="00366407">
        <w:rPr>
          <w:rFonts w:ascii="Arial" w:hAnsi="Arial" w:cs="Arial"/>
        </w:rPr>
        <w:t>checked values of the SPCC matrices for negative values</w:t>
      </w:r>
      <w:r w:rsidR="00B33EA1">
        <w:rPr>
          <w:rFonts w:ascii="Arial" w:hAnsi="Arial" w:cs="Arial"/>
        </w:rPr>
        <w:t xml:space="preserve"> or values of 1 </w:t>
      </w:r>
      <w:proofErr w:type="gramStart"/>
      <w:r w:rsidR="00B33EA1">
        <w:rPr>
          <w:rFonts w:ascii="Arial" w:hAnsi="Arial" w:cs="Arial"/>
        </w:rPr>
        <w:t>off of</w:t>
      </w:r>
      <w:proofErr w:type="gramEnd"/>
      <w:r w:rsidR="00B33EA1">
        <w:rPr>
          <w:rFonts w:ascii="Arial" w:hAnsi="Arial" w:cs="Arial"/>
        </w:rPr>
        <w:t xml:space="preserve"> the diagonal</w:t>
      </w:r>
      <w:r w:rsidR="000C647E">
        <w:rPr>
          <w:rFonts w:ascii="Arial" w:hAnsi="Arial" w:cs="Arial"/>
        </w:rPr>
        <w:t>.</w:t>
      </w:r>
      <w:r w:rsidR="00B33EA1">
        <w:rPr>
          <w:rFonts w:ascii="Arial" w:hAnsi="Arial" w:cs="Arial"/>
        </w:rPr>
        <w:t xml:space="preserve"> </w:t>
      </w:r>
      <w:r w:rsidR="000C647E">
        <w:rPr>
          <w:rFonts w:ascii="Arial" w:hAnsi="Arial" w:cs="Arial"/>
        </w:rPr>
        <w:t>We</w:t>
      </w:r>
      <w:r w:rsidR="00B33EA1">
        <w:rPr>
          <w:rFonts w:ascii="Arial" w:hAnsi="Arial" w:cs="Arial"/>
        </w:rPr>
        <w:t xml:space="preserve"> did not find either issue in any of the SPCC matrices across </w:t>
      </w:r>
      <w:r w:rsidR="003D3459">
        <w:rPr>
          <w:rFonts w:ascii="Arial" w:hAnsi="Arial" w:cs="Arial"/>
        </w:rPr>
        <w:t xml:space="preserve">iterations of </w:t>
      </w:r>
      <w:r w:rsidR="00B33EA1">
        <w:rPr>
          <w:rFonts w:ascii="Arial" w:hAnsi="Arial" w:cs="Arial"/>
        </w:rPr>
        <w:t>our treatment combinations</w:t>
      </w:r>
      <w:r w:rsidR="003E4D82">
        <w:rPr>
          <w:rFonts w:ascii="Arial" w:hAnsi="Arial" w:cs="Arial"/>
        </w:rPr>
        <w:t>. W</w:t>
      </w:r>
      <w:r>
        <w:rPr>
          <w:rFonts w:ascii="Arial" w:hAnsi="Arial" w:cs="Arial"/>
        </w:rPr>
        <w:t xml:space="preserve">e did not generate </w:t>
      </w:r>
      <w:r w:rsidR="001F2EBF">
        <w:rPr>
          <w:rFonts w:ascii="Arial" w:hAnsi="Arial" w:cs="Arial"/>
        </w:rPr>
        <w:t xml:space="preserve">acoustic space </w:t>
      </w:r>
      <w:r>
        <w:rPr>
          <w:rFonts w:ascii="Arial" w:hAnsi="Arial" w:cs="Arial"/>
        </w:rPr>
        <w:t>visualizations after performing multidimensional scaling</w:t>
      </w:r>
      <w:r w:rsidR="00DB4045">
        <w:rPr>
          <w:rFonts w:ascii="Arial" w:hAnsi="Arial" w:cs="Arial"/>
        </w:rPr>
        <w:t xml:space="preserve"> </w:t>
      </w:r>
      <w:r w:rsidR="003E4D82">
        <w:rPr>
          <w:rFonts w:ascii="Arial" w:hAnsi="Arial" w:cs="Arial"/>
        </w:rPr>
        <w:t>but rather used</w:t>
      </w:r>
      <w:r w:rsidR="00C27875">
        <w:rPr>
          <w:rFonts w:ascii="Arial" w:hAnsi="Arial" w:cs="Arial"/>
        </w:rPr>
        <w:t xml:space="preserve"> </w:t>
      </w:r>
      <w:r w:rsidR="003E4D82">
        <w:rPr>
          <w:rFonts w:ascii="Arial" w:hAnsi="Arial" w:cs="Arial"/>
        </w:rPr>
        <w:t xml:space="preserve">unsupervised clustering </w:t>
      </w:r>
      <w:r w:rsidR="00C27875">
        <w:rPr>
          <w:rFonts w:ascii="Arial" w:hAnsi="Arial" w:cs="Arial"/>
        </w:rPr>
        <w:t>and inferential statistic</w:t>
      </w:r>
      <w:r w:rsidR="00912C3F">
        <w:rPr>
          <w:rFonts w:ascii="Arial" w:hAnsi="Arial" w:cs="Arial"/>
        </w:rPr>
        <w:t>s</w:t>
      </w:r>
      <w:r w:rsidR="00C27875">
        <w:rPr>
          <w:rFonts w:ascii="Arial" w:hAnsi="Arial" w:cs="Arial"/>
        </w:rPr>
        <w:t xml:space="preserve"> </w:t>
      </w:r>
      <w:r w:rsidR="003E4D82">
        <w:rPr>
          <w:rFonts w:ascii="Arial" w:hAnsi="Arial" w:cs="Arial"/>
        </w:rPr>
        <w:t>tool</w:t>
      </w:r>
      <w:r w:rsidR="00C27875">
        <w:rPr>
          <w:rFonts w:ascii="Arial" w:hAnsi="Arial" w:cs="Arial"/>
        </w:rPr>
        <w:t xml:space="preserve">s to </w:t>
      </w:r>
      <w:r w:rsidR="003E4D82">
        <w:rPr>
          <w:rFonts w:ascii="Arial" w:hAnsi="Arial" w:cs="Arial"/>
        </w:rPr>
        <w:t>test our accuracy of information detection</w:t>
      </w:r>
      <w:r>
        <w:rPr>
          <w:rFonts w:ascii="Arial" w:hAnsi="Arial" w:cs="Arial"/>
        </w:rPr>
        <w:t>.</w:t>
      </w:r>
    </w:p>
    <w:p w14:paraId="6C9B5369" w14:textId="1E678512" w:rsidR="0018162F" w:rsidRDefault="00A925E3" w:rsidP="00493337">
      <w:pPr>
        <w:pStyle w:val="NoSpacing"/>
        <w:spacing w:line="480" w:lineRule="auto"/>
        <w:rPr>
          <w:rFonts w:ascii="Arial" w:hAnsi="Arial" w:cs="Arial"/>
        </w:rPr>
      </w:pPr>
      <w:r>
        <w:rPr>
          <w:rFonts w:ascii="Arial" w:hAnsi="Arial" w:cs="Arial"/>
        </w:rPr>
        <w:tab/>
        <w:t>As described above for our analysis of the example datasets, e</w:t>
      </w:r>
      <w:r w:rsidR="0018162F">
        <w:rPr>
          <w:rFonts w:ascii="Arial" w:hAnsi="Arial" w:cs="Arial"/>
        </w:rPr>
        <w:t xml:space="preserve">dit distance calculations sometimes yielded values of zero </w:t>
      </w:r>
      <w:proofErr w:type="gramStart"/>
      <w:r w:rsidR="0018162F">
        <w:rPr>
          <w:rFonts w:ascii="Arial" w:hAnsi="Arial" w:cs="Arial"/>
        </w:rPr>
        <w:t>off of</w:t>
      </w:r>
      <w:proofErr w:type="gramEnd"/>
      <w:r w:rsidR="0018162F">
        <w:rPr>
          <w:rFonts w:ascii="Arial" w:hAnsi="Arial" w:cs="Arial"/>
        </w:rPr>
        <w:t xml:space="preserve"> the diagonal, as </w:t>
      </w:r>
      <w:r>
        <w:rPr>
          <w:rFonts w:ascii="Arial" w:hAnsi="Arial" w:cs="Arial"/>
        </w:rPr>
        <w:t xml:space="preserve">we had </w:t>
      </w:r>
      <w:r w:rsidR="0018162F">
        <w:rPr>
          <w:rFonts w:ascii="Arial" w:hAnsi="Arial" w:cs="Arial"/>
        </w:rPr>
        <w:t>anticipated</w:t>
      </w:r>
      <w:r>
        <w:rPr>
          <w:rFonts w:ascii="Arial" w:hAnsi="Arial" w:cs="Arial"/>
        </w:rPr>
        <w:t xml:space="preserve">. </w:t>
      </w:r>
      <w:r w:rsidR="002D7CE7">
        <w:rPr>
          <w:rFonts w:ascii="Arial" w:hAnsi="Arial" w:cs="Arial"/>
        </w:rPr>
        <w:t>We replaced these values of zero with 0.1</w:t>
      </w:r>
      <w:r w:rsidR="00726B07">
        <w:rPr>
          <w:rFonts w:ascii="Arial" w:hAnsi="Arial" w:cs="Arial"/>
        </w:rPr>
        <w:t xml:space="preserve"> and performed validation of </w:t>
      </w:r>
      <w:r w:rsidR="00F577FD">
        <w:rPr>
          <w:rFonts w:ascii="Arial" w:hAnsi="Arial" w:cs="Arial"/>
        </w:rPr>
        <w:t xml:space="preserve">this decision against </w:t>
      </w:r>
      <w:r w:rsidR="00394960">
        <w:rPr>
          <w:rFonts w:ascii="Arial" w:hAnsi="Arial" w:cs="Arial"/>
        </w:rPr>
        <w:t>replacement with a value of 1</w:t>
      </w:r>
      <w:r w:rsidR="00356837">
        <w:rPr>
          <w:rFonts w:ascii="Arial" w:hAnsi="Arial" w:cs="Arial"/>
        </w:rPr>
        <w:t xml:space="preserve"> using the same analytical pipeline described below</w:t>
      </w:r>
      <w:r w:rsidR="00394960">
        <w:rPr>
          <w:rFonts w:ascii="Arial" w:hAnsi="Arial" w:cs="Arial"/>
        </w:rPr>
        <w:t xml:space="preserve">. Overall, we found that using a value of 0.1 to replace values of </w:t>
      </w:r>
      <w:r w:rsidR="00781EEA">
        <w:rPr>
          <w:rFonts w:ascii="Arial" w:hAnsi="Arial" w:cs="Arial"/>
        </w:rPr>
        <w:t>zero</w:t>
      </w:r>
      <w:r w:rsidR="00394960">
        <w:rPr>
          <w:rFonts w:ascii="Arial" w:hAnsi="Arial" w:cs="Arial"/>
        </w:rPr>
        <w:t xml:space="preserve"> </w:t>
      </w:r>
      <w:proofErr w:type="gramStart"/>
      <w:r w:rsidR="00394960">
        <w:rPr>
          <w:rFonts w:ascii="Arial" w:hAnsi="Arial" w:cs="Arial"/>
        </w:rPr>
        <w:t>off of</w:t>
      </w:r>
      <w:proofErr w:type="gramEnd"/>
      <w:r w:rsidR="00394960">
        <w:rPr>
          <w:rFonts w:ascii="Arial" w:hAnsi="Arial" w:cs="Arial"/>
        </w:rPr>
        <w:t xml:space="preserve"> the diagonal </w:t>
      </w:r>
      <w:r w:rsidR="00463CB2">
        <w:rPr>
          <w:rFonts w:ascii="Arial" w:hAnsi="Arial" w:cs="Arial"/>
        </w:rPr>
        <w:t xml:space="preserve">of the edit distance matrix </w:t>
      </w:r>
      <w:r w:rsidR="00394960">
        <w:rPr>
          <w:rFonts w:ascii="Arial" w:hAnsi="Arial" w:cs="Arial"/>
        </w:rPr>
        <w:t xml:space="preserve">led to higher accuracy of identity information </w:t>
      </w:r>
      <w:r w:rsidR="00394960">
        <w:rPr>
          <w:rFonts w:ascii="Arial" w:hAnsi="Arial" w:cs="Arial"/>
        </w:rPr>
        <w:lastRenderedPageBreak/>
        <w:t>detection compared to replacement with a value of 1.</w:t>
      </w:r>
      <w:r w:rsidR="00A16497">
        <w:rPr>
          <w:rFonts w:ascii="Arial" w:hAnsi="Arial" w:cs="Arial"/>
        </w:rPr>
        <w:t xml:space="preserve"> Also, </w:t>
      </w:r>
      <w:r w:rsidR="00D035C3">
        <w:rPr>
          <w:rFonts w:ascii="Arial" w:hAnsi="Arial" w:cs="Arial"/>
        </w:rPr>
        <w:t xml:space="preserve">in preliminary analyses </w:t>
      </w:r>
      <w:r w:rsidR="003902C4">
        <w:rPr>
          <w:rFonts w:ascii="Arial" w:hAnsi="Arial" w:cs="Arial"/>
        </w:rPr>
        <w:t xml:space="preserve">we </w:t>
      </w:r>
      <w:r w:rsidR="004F4C2C">
        <w:rPr>
          <w:rFonts w:ascii="Arial" w:hAnsi="Arial" w:cs="Arial"/>
        </w:rPr>
        <w:t xml:space="preserve">sometimes </w:t>
      </w:r>
      <w:r w:rsidR="00D1511B">
        <w:rPr>
          <w:rFonts w:ascii="Arial" w:hAnsi="Arial" w:cs="Arial"/>
        </w:rPr>
        <w:t>produced SPCC matrices with negative values that represented comparisons of vocalizations that were very structurally different.</w:t>
      </w:r>
      <w:r w:rsidR="0018162F">
        <w:rPr>
          <w:rFonts w:ascii="Arial" w:hAnsi="Arial" w:cs="Arial"/>
        </w:rPr>
        <w:t xml:space="preserve"> We</w:t>
      </w:r>
      <w:r w:rsidR="00D035C3">
        <w:rPr>
          <w:rFonts w:ascii="Arial" w:hAnsi="Arial" w:cs="Arial"/>
        </w:rPr>
        <w:t xml:space="preserve"> included code in our simulation experiments</w:t>
      </w:r>
      <w:r w:rsidR="0018162F">
        <w:rPr>
          <w:rFonts w:ascii="Arial" w:hAnsi="Arial" w:cs="Arial"/>
        </w:rPr>
        <w:t xml:space="preserve"> </w:t>
      </w:r>
      <w:r w:rsidR="00D035C3">
        <w:rPr>
          <w:rFonts w:ascii="Arial" w:hAnsi="Arial" w:cs="Arial"/>
        </w:rPr>
        <w:t xml:space="preserve">to </w:t>
      </w:r>
      <w:r w:rsidR="0018162F">
        <w:rPr>
          <w:rFonts w:ascii="Arial" w:hAnsi="Arial" w:cs="Arial"/>
        </w:rPr>
        <w:t xml:space="preserve">replace these negative values with the minimum positive non-zero value in the SPCC matrix, as </w:t>
      </w:r>
      <w:r w:rsidR="00A467A7">
        <w:rPr>
          <w:rFonts w:ascii="Arial" w:hAnsi="Arial" w:cs="Arial"/>
        </w:rPr>
        <w:t>multidimensional scaling</w:t>
      </w:r>
      <w:r w:rsidR="0018162F">
        <w:rPr>
          <w:rFonts w:ascii="Arial" w:hAnsi="Arial" w:cs="Arial"/>
        </w:rPr>
        <w:t xml:space="preserve"> require</w:t>
      </w:r>
      <w:r w:rsidR="00A467A7">
        <w:rPr>
          <w:rFonts w:ascii="Arial" w:hAnsi="Arial" w:cs="Arial"/>
        </w:rPr>
        <w:t>s</w:t>
      </w:r>
      <w:r w:rsidR="0018162F">
        <w:rPr>
          <w:rFonts w:ascii="Arial" w:hAnsi="Arial" w:cs="Arial"/>
        </w:rPr>
        <w:t xml:space="preserve"> positive sign values.</w:t>
      </w:r>
      <w:r w:rsidR="008240FF">
        <w:rPr>
          <w:rFonts w:ascii="Arial" w:hAnsi="Arial" w:cs="Arial"/>
        </w:rPr>
        <w:t xml:space="preserve"> </w:t>
      </w:r>
      <w:r w:rsidR="00D035C3">
        <w:rPr>
          <w:rFonts w:ascii="Arial" w:hAnsi="Arial" w:cs="Arial"/>
        </w:rPr>
        <w:t>W</w:t>
      </w:r>
      <w:r w:rsidR="009F7F1B">
        <w:rPr>
          <w:rFonts w:ascii="Arial" w:hAnsi="Arial" w:cs="Arial"/>
        </w:rPr>
        <w:t xml:space="preserve">e </w:t>
      </w:r>
      <w:r w:rsidR="00D035C3">
        <w:rPr>
          <w:rFonts w:ascii="Arial" w:hAnsi="Arial" w:cs="Arial"/>
        </w:rPr>
        <w:t xml:space="preserve">also </w:t>
      </w:r>
      <w:r w:rsidR="009F7F1B">
        <w:rPr>
          <w:rFonts w:ascii="Arial" w:hAnsi="Arial" w:cs="Arial"/>
        </w:rPr>
        <w:t xml:space="preserve">added code to </w:t>
      </w:r>
      <w:r w:rsidR="00B65ABD">
        <w:rPr>
          <w:rFonts w:ascii="Arial" w:hAnsi="Arial" w:cs="Arial"/>
        </w:rPr>
        <w:t xml:space="preserve">change values of 1 </w:t>
      </w:r>
      <w:proofErr w:type="gramStart"/>
      <w:r w:rsidR="00B65ABD">
        <w:rPr>
          <w:rFonts w:ascii="Arial" w:hAnsi="Arial" w:cs="Arial"/>
        </w:rPr>
        <w:t>off of</w:t>
      </w:r>
      <w:proofErr w:type="gramEnd"/>
      <w:r w:rsidR="00B65ABD">
        <w:rPr>
          <w:rFonts w:ascii="Arial" w:hAnsi="Arial" w:cs="Arial"/>
        </w:rPr>
        <w:t xml:space="preserve"> the diagonal to the second largest similarity value in the given SPCC matrix</w:t>
      </w:r>
      <w:r w:rsidR="001B4281">
        <w:rPr>
          <w:rFonts w:ascii="Arial" w:hAnsi="Arial" w:cs="Arial"/>
        </w:rPr>
        <w:t xml:space="preserve">, although later we found that changing the hyperparameter for stochasticity in </w:t>
      </w:r>
      <w:proofErr w:type="spellStart"/>
      <w:r w:rsidR="001B4281">
        <w:rPr>
          <w:rFonts w:ascii="Arial" w:hAnsi="Arial" w:cs="Arial"/>
        </w:rPr>
        <w:t>soundgen</w:t>
      </w:r>
      <w:proofErr w:type="spellEnd"/>
      <w:r w:rsidR="001B4281">
        <w:rPr>
          <w:rFonts w:ascii="Arial" w:hAnsi="Arial" w:cs="Arial"/>
        </w:rPr>
        <w:t xml:space="preserve"> audio file generation fixed these issues</w:t>
      </w:r>
      <w:r w:rsidR="00B65ABD">
        <w:rPr>
          <w:rFonts w:ascii="Arial" w:hAnsi="Arial" w:cs="Arial"/>
        </w:rPr>
        <w:t>.</w:t>
      </w:r>
      <w:r w:rsidR="00A75260">
        <w:rPr>
          <w:rFonts w:ascii="Arial" w:hAnsi="Arial" w:cs="Arial"/>
        </w:rPr>
        <w:t xml:space="preserve"> </w:t>
      </w:r>
      <w:r w:rsidR="00DD09F7">
        <w:rPr>
          <w:rFonts w:ascii="Arial" w:hAnsi="Arial" w:cs="Arial"/>
        </w:rPr>
        <w:t xml:space="preserve">The final version of our simulation experiment code </w:t>
      </w:r>
      <w:r w:rsidR="00A75260">
        <w:rPr>
          <w:rFonts w:ascii="Arial" w:hAnsi="Arial" w:cs="Arial"/>
        </w:rPr>
        <w:t>track</w:t>
      </w:r>
      <w:r w:rsidR="00DD09F7">
        <w:rPr>
          <w:rFonts w:ascii="Arial" w:hAnsi="Arial" w:cs="Arial"/>
        </w:rPr>
        <w:t>s</w:t>
      </w:r>
      <w:r w:rsidR="00A75260">
        <w:rPr>
          <w:rFonts w:ascii="Arial" w:hAnsi="Arial" w:cs="Arial"/>
        </w:rPr>
        <w:t xml:space="preserve"> </w:t>
      </w:r>
      <w:proofErr w:type="gramStart"/>
      <w:r w:rsidR="00A75260">
        <w:rPr>
          <w:rFonts w:ascii="Arial" w:hAnsi="Arial" w:cs="Arial"/>
        </w:rPr>
        <w:t>all of</w:t>
      </w:r>
      <w:proofErr w:type="gramEnd"/>
      <w:r w:rsidR="00A75260">
        <w:rPr>
          <w:rFonts w:ascii="Arial" w:hAnsi="Arial" w:cs="Arial"/>
        </w:rPr>
        <w:t xml:space="preserve"> these modifications in the results of our simulation experiments</w:t>
      </w:r>
      <w:r w:rsidR="00F87EA2">
        <w:rPr>
          <w:rFonts w:ascii="Arial" w:hAnsi="Arial" w:cs="Arial"/>
        </w:rPr>
        <w:t>, so there is a record of the number of cells in each matrix that were found to be problematic, and the values we used to modify these cells</w:t>
      </w:r>
      <w:r w:rsidR="002C1B22">
        <w:rPr>
          <w:rFonts w:ascii="Arial" w:hAnsi="Arial" w:cs="Arial"/>
        </w:rPr>
        <w:t>.</w:t>
      </w:r>
      <w:r w:rsidR="00DD09F7">
        <w:rPr>
          <w:rFonts w:ascii="Arial" w:hAnsi="Arial" w:cs="Arial"/>
        </w:rPr>
        <w:t xml:space="preserve"> However, in our final experimental results, we did not find any of the issues listed above across our SPCC matrices.</w:t>
      </w:r>
    </w:p>
    <w:p w14:paraId="1B6C215D" w14:textId="61882F2C" w:rsidR="002E32A9" w:rsidRDefault="00FF0F7F" w:rsidP="00493337">
      <w:pPr>
        <w:pStyle w:val="NoSpacing"/>
        <w:spacing w:line="480" w:lineRule="auto"/>
        <w:rPr>
          <w:rFonts w:ascii="Arial" w:hAnsi="Arial" w:cs="Arial"/>
        </w:rPr>
      </w:pPr>
      <w:r>
        <w:rPr>
          <w:rFonts w:ascii="Arial" w:hAnsi="Arial" w:cs="Arial"/>
        </w:rPr>
        <w:tab/>
      </w:r>
      <w:r w:rsidR="005A365C">
        <w:rPr>
          <w:rFonts w:ascii="Arial" w:hAnsi="Arial" w:cs="Arial"/>
        </w:rPr>
        <w:t xml:space="preserve">In each iteration of our experiment, we applied </w:t>
      </w:r>
      <w:r w:rsidR="00E75E75">
        <w:rPr>
          <w:rFonts w:ascii="Arial" w:hAnsi="Arial" w:cs="Arial"/>
        </w:rPr>
        <w:t>multidimensional scaling</w:t>
      </w:r>
      <w:r w:rsidR="00946F99">
        <w:rPr>
          <w:rFonts w:ascii="Arial" w:hAnsi="Arial" w:cs="Arial"/>
        </w:rPr>
        <w:t xml:space="preserve"> the edit and SPCC distance matrices as described above for the example datasets, although with minor changes. </w:t>
      </w:r>
      <w:r w:rsidR="00D118B6">
        <w:rPr>
          <w:rFonts w:ascii="Arial" w:hAnsi="Arial" w:cs="Arial"/>
        </w:rPr>
        <w:t>We used 2 total dimensions when the number of classes was 2, and 10 dimensions for all other classes (4, 6, 8).</w:t>
      </w:r>
      <w:r w:rsidR="001C15FC">
        <w:rPr>
          <w:rFonts w:ascii="Arial" w:hAnsi="Arial" w:cs="Arial"/>
        </w:rPr>
        <w:t xml:space="preserve"> </w:t>
      </w:r>
      <w:r w:rsidR="00F320B9">
        <w:rPr>
          <w:rFonts w:ascii="Arial" w:hAnsi="Arial" w:cs="Arial"/>
        </w:rPr>
        <w:t>We chose this number of dimensions given constraints posed by the size of the dataset, but also to increase computational efficiency with increasing numbers of classes.</w:t>
      </w:r>
      <w:r w:rsidR="00F353CB">
        <w:rPr>
          <w:rFonts w:ascii="Arial" w:hAnsi="Arial" w:cs="Arial"/>
        </w:rPr>
        <w:t xml:space="preserve"> Following multidimensional scaling, </w:t>
      </w:r>
      <w:r w:rsidR="001A1602">
        <w:rPr>
          <w:rFonts w:ascii="Arial" w:hAnsi="Arial" w:cs="Arial"/>
        </w:rPr>
        <w:t>we</w:t>
      </w:r>
      <w:r w:rsidR="00DB00FD">
        <w:rPr>
          <w:rFonts w:ascii="Arial" w:hAnsi="Arial" w:cs="Arial"/>
        </w:rPr>
        <w:t xml:space="preserve"> performed k-means clustering on the edit distance or SPCC features</w:t>
      </w:r>
      <w:r w:rsidR="001F479D">
        <w:rPr>
          <w:rFonts w:ascii="Arial" w:hAnsi="Arial" w:cs="Arial"/>
        </w:rPr>
        <w:t>. We</w:t>
      </w:r>
      <w:r w:rsidR="00BD23C5">
        <w:rPr>
          <w:rFonts w:ascii="Arial" w:hAnsi="Arial" w:cs="Arial"/>
        </w:rPr>
        <w:t xml:space="preserve"> us</w:t>
      </w:r>
      <w:r w:rsidR="001F479D">
        <w:rPr>
          <w:rFonts w:ascii="Arial" w:hAnsi="Arial" w:cs="Arial"/>
        </w:rPr>
        <w:t>ed</w:t>
      </w:r>
      <w:r w:rsidR="00BD23C5">
        <w:rPr>
          <w:rFonts w:ascii="Arial" w:hAnsi="Arial" w:cs="Arial"/>
        </w:rPr>
        <w:t xml:space="preserve"> </w:t>
      </w:r>
      <w:r w:rsidR="00305E66">
        <w:rPr>
          <w:rFonts w:ascii="Arial" w:hAnsi="Arial" w:cs="Arial"/>
        </w:rPr>
        <w:t xml:space="preserve">the </w:t>
      </w:r>
      <w:r w:rsidR="001F479D">
        <w:rPr>
          <w:rFonts w:ascii="Arial" w:hAnsi="Arial" w:cs="Arial"/>
        </w:rPr>
        <w:t xml:space="preserve">k-means implementation from the </w:t>
      </w:r>
      <w:r w:rsidR="00305E66">
        <w:rPr>
          <w:rFonts w:ascii="Arial" w:hAnsi="Arial" w:cs="Arial"/>
        </w:rPr>
        <w:t xml:space="preserve">stats package version </w:t>
      </w:r>
      <w:r w:rsidR="00403C76">
        <w:rPr>
          <w:rFonts w:ascii="Arial" w:hAnsi="Arial" w:cs="Arial"/>
        </w:rPr>
        <w:t>4.3.0</w:t>
      </w:r>
      <w:r w:rsidR="00626923">
        <w:rPr>
          <w:rFonts w:ascii="Arial" w:hAnsi="Arial" w:cs="Arial"/>
        </w:rPr>
        <w:t xml:space="preserve"> (CITE R Core Team)</w:t>
      </w:r>
      <w:r w:rsidR="00305E66">
        <w:rPr>
          <w:rFonts w:ascii="Arial" w:hAnsi="Arial" w:cs="Arial"/>
        </w:rPr>
        <w:t xml:space="preserve"> with the Hartigan and Wong algorithm</w:t>
      </w:r>
      <w:r w:rsidR="00121D80">
        <w:rPr>
          <w:rFonts w:ascii="Arial" w:hAnsi="Arial" w:cs="Arial"/>
        </w:rPr>
        <w:t xml:space="preserve"> </w:t>
      </w:r>
      <w:r w:rsidR="00121D80">
        <w:rPr>
          <w:rFonts w:ascii="Arial" w:hAnsi="Arial" w:cs="Arial"/>
        </w:rPr>
        <w:fldChar w:fldCharType="begin"/>
      </w:r>
      <w:r w:rsidR="00F07E83">
        <w:rPr>
          <w:rFonts w:ascii="Arial" w:hAnsi="Arial" w:cs="Arial"/>
        </w:rPr>
        <w:instrText xml:space="preserve"> ADDIN ZOTERO_ITEM CSL_CITATION {"citationID":"bBMIqMKV","properties":{"formattedCitation":"(35)","plainCitation":"(35)","noteIndex":0},"citationItems":[{"id":26079,"uris":["http://zotero.org/groups/5786507/items/Z98YGRR9"],"itemData":{"id":26079,"type":"article-journal","container-title":"Journal of the Royal Statistical Society. Series C (Applied Statistics)","DOI":"10.2307/2346830","ISSN":"0035-9254","issue":"1","note":"publisher: [Royal Statistical Society, Oxford University Press]","page":"100-108","source":"JSTOR","title":"Algorithm AS 136: A K-Means Clustering Algorithm","title-short":"Algorithm AS 136","volume":"28","author":[{"family":"Hartigan","given":"J. A."},{"family":"Wong","given":"M. A."}],"issued":{"date-parts":[["1979"]]}}}],"schema":"https://github.com/citation-style-language/schema/raw/master/csl-citation.json"} </w:instrText>
      </w:r>
      <w:r w:rsidR="00121D80">
        <w:rPr>
          <w:rFonts w:ascii="Arial" w:hAnsi="Arial" w:cs="Arial"/>
        </w:rPr>
        <w:fldChar w:fldCharType="separate"/>
      </w:r>
      <w:r w:rsidR="00F07E83">
        <w:rPr>
          <w:rFonts w:ascii="Arial" w:hAnsi="Arial" w:cs="Arial"/>
        </w:rPr>
        <w:t>(35)</w:t>
      </w:r>
      <w:r w:rsidR="00121D80">
        <w:rPr>
          <w:rFonts w:ascii="Arial" w:hAnsi="Arial" w:cs="Arial"/>
        </w:rPr>
        <w:fldChar w:fldCharType="end"/>
      </w:r>
      <w:r w:rsidR="001F479D">
        <w:rPr>
          <w:rFonts w:ascii="Arial" w:hAnsi="Arial" w:cs="Arial"/>
        </w:rPr>
        <w:t xml:space="preserve"> </w:t>
      </w:r>
      <w:r w:rsidR="00E538C0">
        <w:rPr>
          <w:rFonts w:ascii="Arial" w:hAnsi="Arial" w:cs="Arial"/>
        </w:rPr>
        <w:t>with 10 iterations maximum, and</w:t>
      </w:r>
      <w:r w:rsidR="00174B15">
        <w:rPr>
          <w:rFonts w:ascii="Arial" w:hAnsi="Arial" w:cs="Arial"/>
        </w:rPr>
        <w:t xml:space="preserve"> we set</w:t>
      </w:r>
      <w:r w:rsidR="00E538C0">
        <w:rPr>
          <w:rFonts w:ascii="Arial" w:hAnsi="Arial" w:cs="Arial"/>
        </w:rPr>
        <w:t xml:space="preserve"> the number of centers to the number of </w:t>
      </w:r>
      <w:r w:rsidR="00AB478F">
        <w:rPr>
          <w:rFonts w:ascii="Arial" w:hAnsi="Arial" w:cs="Arial"/>
        </w:rPr>
        <w:t xml:space="preserve">true </w:t>
      </w:r>
      <w:r w:rsidR="00E538C0">
        <w:rPr>
          <w:rFonts w:ascii="Arial" w:hAnsi="Arial" w:cs="Arial"/>
        </w:rPr>
        <w:t>classes</w:t>
      </w:r>
      <w:r w:rsidR="0096461C">
        <w:rPr>
          <w:rFonts w:ascii="Arial" w:hAnsi="Arial" w:cs="Arial"/>
        </w:rPr>
        <w:t>.</w:t>
      </w:r>
      <w:r w:rsidR="00647FF5">
        <w:rPr>
          <w:rFonts w:ascii="Arial" w:hAnsi="Arial" w:cs="Arial"/>
        </w:rPr>
        <w:t xml:space="preserve"> We performed k-means clustering at </w:t>
      </w:r>
      <w:r w:rsidR="00647FF5">
        <w:rPr>
          <w:rFonts w:ascii="Arial" w:hAnsi="Arial" w:cs="Arial"/>
        </w:rPr>
        <w:lastRenderedPageBreak/>
        <w:t xml:space="preserve">each social level to </w:t>
      </w:r>
      <w:r w:rsidR="00407BA1">
        <w:rPr>
          <w:rFonts w:ascii="Arial" w:hAnsi="Arial" w:cs="Arial"/>
        </w:rPr>
        <w:t xml:space="preserve">yield predicted cluster labels that we could compare to original class labels </w:t>
      </w:r>
      <w:r w:rsidR="005008B9">
        <w:rPr>
          <w:rFonts w:ascii="Arial" w:hAnsi="Arial" w:cs="Arial"/>
        </w:rPr>
        <w:t>and</w:t>
      </w:r>
      <w:r w:rsidR="00407BA1">
        <w:rPr>
          <w:rFonts w:ascii="Arial" w:hAnsi="Arial" w:cs="Arial"/>
        </w:rPr>
        <w:t xml:space="preserve"> compute</w:t>
      </w:r>
      <w:r w:rsidR="00647FF5">
        <w:rPr>
          <w:rFonts w:ascii="Arial" w:hAnsi="Arial" w:cs="Arial"/>
        </w:rPr>
        <w:t xml:space="preserve"> </w:t>
      </w:r>
      <w:r w:rsidR="005008B9">
        <w:rPr>
          <w:rFonts w:ascii="Arial" w:hAnsi="Arial" w:cs="Arial"/>
        </w:rPr>
        <w:t>the</w:t>
      </w:r>
      <w:r w:rsidR="00407BA1">
        <w:rPr>
          <w:rFonts w:ascii="Arial" w:hAnsi="Arial" w:cs="Arial"/>
        </w:rPr>
        <w:t xml:space="preserve"> </w:t>
      </w:r>
      <w:r w:rsidR="00647FF5">
        <w:rPr>
          <w:rFonts w:ascii="Arial" w:hAnsi="Arial" w:cs="Arial"/>
        </w:rPr>
        <w:t xml:space="preserve">accuracy of information detection </w:t>
      </w:r>
      <w:r w:rsidR="00407BA1">
        <w:rPr>
          <w:rFonts w:ascii="Arial" w:hAnsi="Arial" w:cs="Arial"/>
        </w:rPr>
        <w:t>at each social level. At the group level, we randomly selected 1 vocalization per individual within a group to maintain symmetry in sample size between social levels. At the individual level, we performed clustering of individuals’ vocalizations within a group for each group in the given dataset</w:t>
      </w:r>
      <w:r w:rsidR="00024029">
        <w:rPr>
          <w:rFonts w:ascii="Arial" w:hAnsi="Arial" w:cs="Arial"/>
        </w:rPr>
        <w:t>.</w:t>
      </w:r>
      <w:r w:rsidR="00AB04AC">
        <w:rPr>
          <w:rFonts w:ascii="Arial" w:hAnsi="Arial" w:cs="Arial"/>
        </w:rPr>
        <w:t xml:space="preserve"> We then used a bipartite mapping approach to calculate the accuracy with which predicted labels matched original class labels</w:t>
      </w:r>
      <w:r w:rsidR="0009744C">
        <w:rPr>
          <w:rFonts w:ascii="Arial" w:hAnsi="Arial" w:cs="Arial"/>
        </w:rPr>
        <w:t xml:space="preserve">. </w:t>
      </w:r>
      <w:r w:rsidR="00BA1D10">
        <w:rPr>
          <w:rFonts w:ascii="Arial" w:hAnsi="Arial" w:cs="Arial"/>
        </w:rPr>
        <w:t>This bipartite mapping approach entailed computing all possible accuracy values by using each possible mapping between unique cluster and class labels. We calculated the maximum accuracy score across all possible accuracy values at each social level. For individual-level calculations, we averaged these accuracy calculations across groups.</w:t>
      </w:r>
      <w:r w:rsidR="0009744C">
        <w:rPr>
          <w:rFonts w:ascii="Arial" w:hAnsi="Arial" w:cs="Arial"/>
        </w:rPr>
        <w:t xml:space="preserve"> </w:t>
      </w:r>
      <w:r w:rsidR="00475501">
        <w:rPr>
          <w:rFonts w:ascii="Arial" w:hAnsi="Arial" w:cs="Arial"/>
        </w:rPr>
        <w:t xml:space="preserve">We generally expected to find higher clustering accuracy back to original class labels at the social level that we used to originally encode the most identity information in the synthetic vocalizations. </w:t>
      </w:r>
      <w:commentRangeStart w:id="86"/>
      <w:commentRangeStart w:id="87"/>
      <w:commentRangeStart w:id="88"/>
      <w:r w:rsidR="00475501">
        <w:rPr>
          <w:rFonts w:ascii="Arial" w:hAnsi="Arial" w:cs="Arial"/>
        </w:rPr>
        <w:t>We also expected to identify clustering accuracies that were generally lower for spectrographic cross-correlation than the edit distance, since spectrographic cross-correlation was performed on strings transformed into synthetic audio files, which may have led to losses of the original information or added noise</w:t>
      </w:r>
      <w:commentRangeEnd w:id="86"/>
      <w:r w:rsidR="00475501">
        <w:rPr>
          <w:rStyle w:val="CommentReference"/>
        </w:rPr>
        <w:commentReference w:id="86"/>
      </w:r>
      <w:commentRangeEnd w:id="87"/>
      <w:r w:rsidR="00475501">
        <w:rPr>
          <w:rStyle w:val="CommentReference"/>
        </w:rPr>
        <w:commentReference w:id="87"/>
      </w:r>
      <w:commentRangeEnd w:id="88"/>
      <w:r w:rsidR="00475501">
        <w:rPr>
          <w:rStyle w:val="CommentReference"/>
        </w:rPr>
        <w:commentReference w:id="88"/>
      </w:r>
      <w:r w:rsidR="00475501">
        <w:rPr>
          <w:rFonts w:ascii="Arial" w:hAnsi="Arial" w:cs="Arial"/>
        </w:rPr>
        <w:t>.</w:t>
      </w:r>
    </w:p>
    <w:p w14:paraId="1F79CBBD" w14:textId="2A16BA2D" w:rsidR="00FD1E50" w:rsidRDefault="00F817E7" w:rsidP="00493337">
      <w:pPr>
        <w:pStyle w:val="NoSpacing"/>
        <w:spacing w:line="480" w:lineRule="auto"/>
        <w:rPr>
          <w:rFonts w:ascii="Arial" w:hAnsi="Arial" w:cs="Arial"/>
        </w:rPr>
      </w:pPr>
      <w:r>
        <w:rPr>
          <w:rFonts w:ascii="Arial" w:hAnsi="Arial" w:cs="Arial"/>
        </w:rPr>
        <w:tab/>
        <w:t xml:space="preserve">Finally, we </w:t>
      </w:r>
      <w:r w:rsidR="00B3436C">
        <w:rPr>
          <w:rFonts w:ascii="Arial" w:hAnsi="Arial" w:cs="Arial"/>
        </w:rPr>
        <w:t xml:space="preserve">calculated </w:t>
      </w:r>
      <w:r w:rsidR="00FD1E50">
        <w:rPr>
          <w:rFonts w:ascii="Arial" w:hAnsi="Arial" w:cs="Arial"/>
        </w:rPr>
        <w:t xml:space="preserve">the </w:t>
      </w:r>
      <w:r w:rsidR="00B3436C">
        <w:rPr>
          <w:rFonts w:ascii="Arial" w:hAnsi="Arial" w:cs="Arial"/>
        </w:rPr>
        <w:t>effect size</w:t>
      </w:r>
      <w:r w:rsidR="00FD1E50">
        <w:rPr>
          <w:rFonts w:ascii="Arial" w:hAnsi="Arial" w:cs="Arial"/>
        </w:rPr>
        <w:t xml:space="preserve"> of clustering accuracies between social levels for each measurement method (edit distance or SPCC) and experimental treatment combination (information encoding and </w:t>
      </w:r>
      <w:r w:rsidR="00AC4E5D">
        <w:rPr>
          <w:rFonts w:ascii="Arial" w:hAnsi="Arial" w:cs="Arial"/>
        </w:rPr>
        <w:t>the number of classes at each social level</w:t>
      </w:r>
      <w:r w:rsidR="00FD1E50">
        <w:rPr>
          <w:rFonts w:ascii="Arial" w:hAnsi="Arial" w:cs="Arial"/>
        </w:rPr>
        <w:t>).</w:t>
      </w:r>
      <w:r w:rsidR="00AC4E5D">
        <w:rPr>
          <w:rFonts w:ascii="Arial" w:hAnsi="Arial" w:cs="Arial"/>
        </w:rPr>
        <w:t xml:space="preserve"> </w:t>
      </w:r>
      <w:r w:rsidR="00055519">
        <w:rPr>
          <w:rFonts w:ascii="Arial" w:hAnsi="Arial" w:cs="Arial"/>
        </w:rPr>
        <w:t xml:space="preserve">We used effect sizes as an approach to quantify the statistical significance of our accuracy of information detection for the social level at which we had encoded the most information. Effect size calculations </w:t>
      </w:r>
      <w:r w:rsidR="002A62CC">
        <w:rPr>
          <w:rFonts w:ascii="Arial" w:hAnsi="Arial" w:cs="Arial"/>
        </w:rPr>
        <w:t xml:space="preserve">were a more direct way of addressing our ability to </w:t>
      </w:r>
      <w:r w:rsidR="002A62CC">
        <w:rPr>
          <w:rFonts w:ascii="Arial" w:hAnsi="Arial" w:cs="Arial"/>
        </w:rPr>
        <w:lastRenderedPageBreak/>
        <w:t>accurately detect</w:t>
      </w:r>
      <w:r w:rsidR="002720F5">
        <w:rPr>
          <w:rFonts w:ascii="Arial" w:hAnsi="Arial" w:cs="Arial"/>
        </w:rPr>
        <w:t xml:space="preserve"> the social level</w:t>
      </w:r>
      <w:r w:rsidR="00596509">
        <w:rPr>
          <w:rFonts w:ascii="Arial" w:hAnsi="Arial" w:cs="Arial"/>
        </w:rPr>
        <w:t xml:space="preserve"> for which</w:t>
      </w:r>
      <w:r w:rsidR="002720F5">
        <w:rPr>
          <w:rFonts w:ascii="Arial" w:hAnsi="Arial" w:cs="Arial"/>
        </w:rPr>
        <w:t xml:space="preserve"> we had originally encoded more </w:t>
      </w:r>
      <w:r w:rsidR="002A62CC">
        <w:rPr>
          <w:rFonts w:ascii="Arial" w:hAnsi="Arial" w:cs="Arial"/>
        </w:rPr>
        <w:t>identity information</w:t>
      </w:r>
      <w:r w:rsidR="002720F5">
        <w:rPr>
          <w:rFonts w:ascii="Arial" w:hAnsi="Arial" w:cs="Arial"/>
        </w:rPr>
        <w:t>.</w:t>
      </w:r>
      <w:r w:rsidR="00D4345B">
        <w:rPr>
          <w:rFonts w:ascii="Arial" w:hAnsi="Arial" w:cs="Arial"/>
        </w:rPr>
        <w:t xml:space="preserve"> Direct comparisons of accuracy values between social levels, amongst experimental treatments, and between </w:t>
      </w:r>
      <w:r w:rsidR="00A435E1">
        <w:rPr>
          <w:rFonts w:ascii="Arial" w:hAnsi="Arial" w:cs="Arial"/>
        </w:rPr>
        <w:t>measurement methods were useful for qualitative interpretations of our ability to accurately detect identity information</w:t>
      </w:r>
      <w:r w:rsidR="00817A41">
        <w:rPr>
          <w:rFonts w:ascii="Arial" w:hAnsi="Arial" w:cs="Arial"/>
        </w:rPr>
        <w:t>.</w:t>
      </w:r>
      <w:r w:rsidR="00BF3D55">
        <w:rPr>
          <w:rFonts w:ascii="Arial" w:hAnsi="Arial" w:cs="Arial"/>
        </w:rPr>
        <w:t xml:space="preserve"> However, </w:t>
      </w:r>
      <w:r w:rsidR="00DC6617">
        <w:rPr>
          <w:rFonts w:ascii="Arial" w:hAnsi="Arial" w:cs="Arial"/>
        </w:rPr>
        <w:t xml:space="preserve">direct comparisons of </w:t>
      </w:r>
      <w:r w:rsidR="00BF3D55">
        <w:rPr>
          <w:rFonts w:ascii="Arial" w:hAnsi="Arial" w:cs="Arial"/>
        </w:rPr>
        <w:t>the accuracy values</w:t>
      </w:r>
      <w:r w:rsidR="00DC6617">
        <w:rPr>
          <w:rFonts w:ascii="Arial" w:hAnsi="Arial" w:cs="Arial"/>
        </w:rPr>
        <w:t xml:space="preserve"> for statistical inference</w:t>
      </w:r>
      <w:r w:rsidR="00BF3D55">
        <w:rPr>
          <w:rFonts w:ascii="Arial" w:hAnsi="Arial" w:cs="Arial"/>
        </w:rPr>
        <w:t xml:space="preserve"> </w:t>
      </w:r>
      <w:r w:rsidR="00DC6617">
        <w:rPr>
          <w:rFonts w:ascii="Arial" w:hAnsi="Arial" w:cs="Arial"/>
        </w:rPr>
        <w:t>can be misleading, because they</w:t>
      </w:r>
      <w:r w:rsidR="00BF3D55">
        <w:rPr>
          <w:rFonts w:ascii="Arial" w:hAnsi="Arial" w:cs="Arial"/>
        </w:rPr>
        <w:t xml:space="preserve"> only hold meaning with respect to </w:t>
      </w:r>
      <w:r w:rsidR="003623DC">
        <w:rPr>
          <w:rFonts w:ascii="Arial" w:hAnsi="Arial" w:cs="Arial"/>
        </w:rPr>
        <w:t xml:space="preserve">random chance levels given </w:t>
      </w:r>
      <w:r w:rsidR="00BF3D55">
        <w:rPr>
          <w:rFonts w:ascii="Arial" w:hAnsi="Arial" w:cs="Arial"/>
        </w:rPr>
        <w:t>the size of each dataset</w:t>
      </w:r>
      <w:r w:rsidR="003623DC">
        <w:rPr>
          <w:rFonts w:ascii="Arial" w:hAnsi="Arial" w:cs="Arial"/>
        </w:rPr>
        <w:t>.</w:t>
      </w:r>
      <w:r w:rsidR="003329A0">
        <w:rPr>
          <w:rFonts w:ascii="Arial" w:hAnsi="Arial" w:cs="Arial"/>
        </w:rPr>
        <w:t xml:space="preserve"> </w:t>
      </w:r>
      <w:r w:rsidR="00AC4E5D">
        <w:rPr>
          <w:rFonts w:ascii="Arial" w:hAnsi="Arial" w:cs="Arial"/>
        </w:rPr>
        <w:t>We used Cliff’s delta for our effect size calculations</w:t>
      </w:r>
      <w:r w:rsidR="00B43562">
        <w:rPr>
          <w:rFonts w:ascii="Arial" w:hAnsi="Arial" w:cs="Arial"/>
        </w:rPr>
        <w:t xml:space="preserve"> </w:t>
      </w:r>
      <w:r w:rsidR="003755FF">
        <w:rPr>
          <w:rFonts w:ascii="Arial" w:hAnsi="Arial" w:cs="Arial"/>
        </w:rPr>
        <w:t xml:space="preserve">with the </w:t>
      </w:r>
      <w:commentRangeStart w:id="89"/>
      <w:proofErr w:type="spellStart"/>
      <w:r w:rsidR="003755FF">
        <w:rPr>
          <w:rFonts w:ascii="Arial" w:hAnsi="Arial" w:cs="Arial"/>
        </w:rPr>
        <w:t>effsize</w:t>
      </w:r>
      <w:proofErr w:type="spellEnd"/>
      <w:r w:rsidR="003755FF">
        <w:rPr>
          <w:rFonts w:ascii="Arial" w:hAnsi="Arial" w:cs="Arial"/>
        </w:rPr>
        <w:t xml:space="preserve"> package version 0.8.1 </w:t>
      </w:r>
      <w:commentRangeEnd w:id="89"/>
      <w:r w:rsidR="006B2E2F">
        <w:rPr>
          <w:rStyle w:val="CommentReference"/>
        </w:rPr>
        <w:commentReference w:id="89"/>
      </w:r>
      <w:r w:rsidR="002F498B">
        <w:rPr>
          <w:rFonts w:ascii="Arial" w:hAnsi="Arial" w:cs="Arial"/>
        </w:rPr>
        <w:t xml:space="preserve"> (CITE) </w:t>
      </w:r>
      <w:r w:rsidR="00B43562">
        <w:rPr>
          <w:rFonts w:ascii="Arial" w:hAnsi="Arial" w:cs="Arial"/>
        </w:rPr>
        <w:t>because our accuracy values were not normally distributed.</w:t>
      </w:r>
      <w:r w:rsidR="000243BE">
        <w:rPr>
          <w:rFonts w:ascii="Arial" w:hAnsi="Arial" w:cs="Arial"/>
        </w:rPr>
        <w:t xml:space="preserve"> For each measurement method and treatment combination, we </w:t>
      </w:r>
      <w:r w:rsidR="00FF4AF2">
        <w:rPr>
          <w:rFonts w:ascii="Arial" w:hAnsi="Arial" w:cs="Arial"/>
        </w:rPr>
        <w:t>calculated Cliff’s delta and a 95% CI across experimental iterations.</w:t>
      </w:r>
      <w:r w:rsidR="00F85746">
        <w:rPr>
          <w:rFonts w:ascii="Arial" w:hAnsi="Arial" w:cs="Arial"/>
        </w:rPr>
        <w:t xml:space="preserve"> </w:t>
      </w:r>
      <w:r w:rsidR="00FD1E50">
        <w:rPr>
          <w:rFonts w:ascii="Arial" w:hAnsi="Arial" w:cs="Arial"/>
        </w:rPr>
        <w:t xml:space="preserve">We used the group level accuracy scores as our </w:t>
      </w:r>
      <w:r w:rsidR="00D75868">
        <w:rPr>
          <w:rFonts w:ascii="Arial" w:hAnsi="Arial" w:cs="Arial"/>
        </w:rPr>
        <w:t>baseline</w:t>
      </w:r>
      <w:r w:rsidR="00FD1E50">
        <w:rPr>
          <w:rFonts w:ascii="Arial" w:hAnsi="Arial" w:cs="Arial"/>
        </w:rPr>
        <w:t xml:space="preserve"> group</w:t>
      </w:r>
      <w:r w:rsidR="00AA00B9">
        <w:rPr>
          <w:rFonts w:ascii="Arial" w:hAnsi="Arial" w:cs="Arial"/>
        </w:rPr>
        <w:t xml:space="preserve">. Positive </w:t>
      </w:r>
      <w:r w:rsidR="00FD1E50">
        <w:rPr>
          <w:rFonts w:ascii="Arial" w:hAnsi="Arial" w:cs="Arial"/>
        </w:rPr>
        <w:t>effect size</w:t>
      </w:r>
      <w:r w:rsidR="00AA00B9">
        <w:rPr>
          <w:rFonts w:ascii="Arial" w:hAnsi="Arial" w:cs="Arial"/>
        </w:rPr>
        <w:t>s</w:t>
      </w:r>
      <w:r w:rsidR="00FD1E50">
        <w:rPr>
          <w:rFonts w:ascii="Arial" w:hAnsi="Arial" w:cs="Arial"/>
        </w:rPr>
        <w:t xml:space="preserve"> </w:t>
      </w:r>
      <w:r w:rsidR="00AA00B9">
        <w:rPr>
          <w:rFonts w:ascii="Arial" w:hAnsi="Arial" w:cs="Arial"/>
        </w:rPr>
        <w:t>indicated that</w:t>
      </w:r>
      <w:r w:rsidR="00D92D6E">
        <w:rPr>
          <w:rFonts w:ascii="Arial" w:hAnsi="Arial" w:cs="Arial"/>
        </w:rPr>
        <w:t xml:space="preserve"> we detected</w:t>
      </w:r>
      <w:r w:rsidR="00FD1E50">
        <w:rPr>
          <w:rFonts w:ascii="Arial" w:hAnsi="Arial" w:cs="Arial"/>
        </w:rPr>
        <w:t xml:space="preserve"> group level information with more accuracy than individual level information.</w:t>
      </w:r>
      <w:r w:rsidR="00C10B35">
        <w:rPr>
          <w:rFonts w:ascii="Arial" w:hAnsi="Arial" w:cs="Arial"/>
        </w:rPr>
        <w:t xml:space="preserve"> Some</w:t>
      </w:r>
      <w:r w:rsidR="00441D62">
        <w:rPr>
          <w:rFonts w:ascii="Arial" w:hAnsi="Arial" w:cs="Arial"/>
        </w:rPr>
        <w:t xml:space="preserve"> Cliff’s delta calculations have 95% CIs that </w:t>
      </w:r>
      <w:r w:rsidR="00EB0A07">
        <w:rPr>
          <w:rFonts w:ascii="Arial" w:hAnsi="Arial" w:cs="Arial"/>
        </w:rPr>
        <w:t xml:space="preserve">were </w:t>
      </w:r>
      <w:r w:rsidR="00441D62">
        <w:rPr>
          <w:rFonts w:ascii="Arial" w:hAnsi="Arial" w:cs="Arial"/>
        </w:rPr>
        <w:t>very small</w:t>
      </w:r>
      <w:r w:rsidR="00EB0A07">
        <w:rPr>
          <w:rFonts w:ascii="Arial" w:hAnsi="Arial" w:cs="Arial"/>
        </w:rPr>
        <w:t xml:space="preserve"> because the distributions of the accuracy scores were highly or fully disjointed (little or no overlap) between social levels. </w:t>
      </w:r>
      <w:r w:rsidR="00A77994">
        <w:rPr>
          <w:rFonts w:ascii="Arial" w:hAnsi="Arial" w:cs="Arial"/>
        </w:rPr>
        <w:t xml:space="preserve">We labeled effect size values as large, medium, or small using established rules of thumb </w:t>
      </w:r>
      <w:r w:rsidR="00355D52">
        <w:rPr>
          <w:rFonts w:ascii="Arial" w:hAnsi="Arial" w:cs="Arial"/>
        </w:rPr>
        <w:t xml:space="preserve">for effect size interpretations </w:t>
      </w:r>
      <w:r w:rsidR="00A77994">
        <w:rPr>
          <w:rFonts w:ascii="Arial" w:hAnsi="Arial" w:cs="Arial"/>
        </w:rPr>
        <w:t>(</w:t>
      </w:r>
      <w:commentRangeStart w:id="90"/>
      <w:r w:rsidR="00A77994" w:rsidRPr="009D550F">
        <w:rPr>
          <w:rFonts w:ascii="Arial" w:hAnsi="Arial" w:cs="Arial"/>
          <w:highlight w:val="yellow"/>
        </w:rPr>
        <w:t>CITE</w:t>
      </w:r>
      <w:commentRangeEnd w:id="90"/>
      <w:r w:rsidR="00CB1BFE" w:rsidRPr="009D550F">
        <w:rPr>
          <w:rStyle w:val="CommentReference"/>
          <w:highlight w:val="yellow"/>
        </w:rPr>
        <w:commentReference w:id="90"/>
      </w:r>
      <w:r w:rsidR="0064078F">
        <w:rPr>
          <w:rFonts w:ascii="Arial" w:hAnsi="Arial" w:cs="Arial"/>
        </w:rPr>
        <w:t xml:space="preserve"> Romano et al 2006</w:t>
      </w:r>
      <w:r w:rsidR="00A77994">
        <w:rPr>
          <w:rFonts w:ascii="Arial" w:hAnsi="Arial" w:cs="Arial"/>
        </w:rPr>
        <w:t>).</w:t>
      </w:r>
    </w:p>
    <w:p w14:paraId="3C1F4788" w14:textId="77777777" w:rsidR="00493337" w:rsidRDefault="00493337" w:rsidP="00493337">
      <w:pPr>
        <w:pStyle w:val="NoSpacing"/>
        <w:spacing w:line="480" w:lineRule="auto"/>
        <w:rPr>
          <w:rFonts w:ascii="Arial" w:hAnsi="Arial" w:cs="Arial"/>
        </w:rPr>
      </w:pPr>
    </w:p>
    <w:p w14:paraId="45DE39DA" w14:textId="1511491A" w:rsidR="00C23E80" w:rsidRDefault="00493337" w:rsidP="00493337">
      <w:pPr>
        <w:spacing w:line="480" w:lineRule="auto"/>
        <w:rPr>
          <w:rFonts w:ascii="Arial" w:hAnsi="Arial" w:cs="Arial"/>
          <w:i/>
          <w:iCs/>
        </w:rPr>
      </w:pPr>
      <w:r>
        <w:rPr>
          <w:rFonts w:ascii="Arial" w:hAnsi="Arial" w:cs="Arial"/>
          <w:i/>
          <w:iCs/>
        </w:rPr>
        <w:t>Data Availability Statement</w:t>
      </w:r>
    </w:p>
    <w:p w14:paraId="26B1356B" w14:textId="1523DDAD" w:rsidR="00493337" w:rsidRPr="00613743" w:rsidRDefault="00C23E80" w:rsidP="00493337">
      <w:pPr>
        <w:spacing w:line="480" w:lineRule="auto"/>
        <w:rPr>
          <w:rFonts w:ascii="Arial" w:hAnsi="Arial" w:cs="Arial"/>
          <w:i/>
          <w:iCs/>
        </w:rPr>
      </w:pPr>
      <w:r>
        <w:rPr>
          <w:rFonts w:ascii="Arial" w:hAnsi="Arial" w:cs="Arial"/>
        </w:rPr>
        <w:t xml:space="preserve">We will make </w:t>
      </w:r>
      <w:r w:rsidR="00A65A23">
        <w:rPr>
          <w:rFonts w:ascii="Arial" w:hAnsi="Arial" w:cs="Arial"/>
        </w:rPr>
        <w:t>code to reproduce our</w:t>
      </w:r>
      <w:r>
        <w:rPr>
          <w:rFonts w:ascii="Arial" w:hAnsi="Arial" w:cs="Arial"/>
        </w:rPr>
        <w:t xml:space="preserve"> example datasets and simulation experiments available on GitHub (</w:t>
      </w:r>
      <w:r w:rsidR="00A65A23">
        <w:rPr>
          <w:rFonts w:ascii="Arial" w:hAnsi="Arial" w:cs="Arial"/>
        </w:rPr>
        <w:fldChar w:fldCharType="begin"/>
      </w:r>
      <w:r w:rsidR="00A65A23">
        <w:rPr>
          <w:rFonts w:ascii="Arial" w:hAnsi="Arial" w:cs="Arial"/>
        </w:rPr>
        <w:instrText>HYPERLINK "</w:instrText>
      </w:r>
      <w:commentRangeStart w:id="91"/>
      <w:r w:rsidR="00A65A23" w:rsidRPr="00694824">
        <w:rPr>
          <w:rFonts w:ascii="Arial" w:hAnsi="Arial" w:cs="Arial"/>
        </w:rPr>
        <w:instrText>https://github.com/gsvidaurre/paRsynth-methods-paper</w:instrText>
      </w:r>
      <w:commentRangeEnd w:id="91"/>
      <w:r w:rsidR="00A65A23">
        <w:rPr>
          <w:rFonts w:ascii="Arial" w:hAnsi="Arial" w:cs="Arial"/>
        </w:rPr>
        <w:instrText>"</w:instrText>
      </w:r>
      <w:r w:rsidR="00A65A23">
        <w:rPr>
          <w:rFonts w:ascii="Arial" w:hAnsi="Arial" w:cs="Arial"/>
        </w:rPr>
      </w:r>
      <w:r w:rsidR="00A65A23">
        <w:rPr>
          <w:rFonts w:ascii="Arial" w:hAnsi="Arial" w:cs="Arial"/>
        </w:rPr>
        <w:fldChar w:fldCharType="separate"/>
      </w:r>
      <w:r w:rsidR="00A65A23" w:rsidRPr="003F4900">
        <w:rPr>
          <w:rStyle w:val="Hyperlink"/>
          <w:rFonts w:ascii="Arial" w:hAnsi="Arial" w:cs="Arial"/>
        </w:rPr>
        <w:t>https://github.com/gsvidaurre/paRsynth-methods-paper</w:t>
      </w:r>
      <w:r w:rsidR="00A65A23">
        <w:rPr>
          <w:rFonts w:ascii="Arial" w:hAnsi="Arial" w:cs="Arial"/>
        </w:rPr>
        <w:fldChar w:fldCharType="end"/>
      </w:r>
      <w:r w:rsidR="00416341">
        <w:rPr>
          <w:rStyle w:val="CommentReference"/>
        </w:rPr>
        <w:commentReference w:id="91"/>
      </w:r>
      <w:r>
        <w:rPr>
          <w:rFonts w:ascii="Arial" w:hAnsi="Arial" w:cs="Arial"/>
        </w:rPr>
        <w:t>)</w:t>
      </w:r>
      <w:r w:rsidR="00A65A23">
        <w:rPr>
          <w:rFonts w:ascii="Arial" w:hAnsi="Arial" w:cs="Arial"/>
        </w:rPr>
        <w:t>. Our simulation experiment results will also be hosted in this GitHub repository.</w:t>
      </w:r>
      <w:r>
        <w:rPr>
          <w:rFonts w:ascii="Arial" w:hAnsi="Arial" w:cs="Arial"/>
        </w:rPr>
        <w:t xml:space="preserve"> </w:t>
      </w:r>
      <w:r w:rsidR="00A65A23">
        <w:rPr>
          <w:rFonts w:ascii="Arial" w:hAnsi="Arial" w:cs="Arial"/>
        </w:rPr>
        <w:t>The new pipeline we present here is</w:t>
      </w:r>
      <w:r>
        <w:rPr>
          <w:rFonts w:ascii="Arial" w:hAnsi="Arial" w:cs="Arial"/>
        </w:rPr>
        <w:t xml:space="preserve"> available</w:t>
      </w:r>
      <w:r w:rsidR="00A65A23">
        <w:rPr>
          <w:rFonts w:ascii="Arial" w:hAnsi="Arial" w:cs="Arial"/>
        </w:rPr>
        <w:t xml:space="preserve"> as an R package</w:t>
      </w:r>
      <w:r>
        <w:rPr>
          <w:rFonts w:ascii="Arial" w:hAnsi="Arial" w:cs="Arial"/>
        </w:rPr>
        <w:t xml:space="preserve"> on GitHub (</w:t>
      </w:r>
      <w:r w:rsidR="00694824" w:rsidRPr="00694824">
        <w:rPr>
          <w:rFonts w:ascii="Arial" w:hAnsi="Arial" w:cs="Arial"/>
        </w:rPr>
        <w:t>https://github.com/gsvidaurre/paRsynth</w:t>
      </w:r>
      <w:r>
        <w:rPr>
          <w:rFonts w:ascii="Arial" w:hAnsi="Arial" w:cs="Arial"/>
        </w:rPr>
        <w:t>).</w:t>
      </w:r>
    </w:p>
    <w:p w14:paraId="0D751309" w14:textId="77777777" w:rsidR="002733D3" w:rsidRDefault="002733D3" w:rsidP="00DB1BE9">
      <w:pPr>
        <w:spacing w:line="480" w:lineRule="auto"/>
        <w:rPr>
          <w:rFonts w:ascii="Arial" w:hAnsi="Arial" w:cs="Arial"/>
          <w:b/>
          <w:bCs/>
        </w:rPr>
      </w:pPr>
      <w:r>
        <w:rPr>
          <w:rFonts w:ascii="Arial" w:hAnsi="Arial" w:cs="Arial"/>
          <w:b/>
          <w:bCs/>
        </w:rPr>
        <w:lastRenderedPageBreak/>
        <w:br w:type="page"/>
      </w:r>
    </w:p>
    <w:p w14:paraId="06C8776A" w14:textId="2113BE37" w:rsidR="002733D3" w:rsidRPr="002733D3" w:rsidRDefault="002733D3" w:rsidP="00DB1BE9">
      <w:pPr>
        <w:spacing w:line="480" w:lineRule="auto"/>
        <w:rPr>
          <w:rFonts w:ascii="Arial" w:hAnsi="Arial" w:cs="Arial"/>
          <w:b/>
          <w:bCs/>
        </w:rPr>
      </w:pPr>
      <w:r w:rsidRPr="002733D3">
        <w:rPr>
          <w:rFonts w:ascii="Arial" w:hAnsi="Arial" w:cs="Arial"/>
          <w:b/>
          <w:bCs/>
        </w:rPr>
        <w:lastRenderedPageBreak/>
        <w:t>References</w:t>
      </w:r>
    </w:p>
    <w:p w14:paraId="161EB267" w14:textId="77777777" w:rsidR="00F07E83" w:rsidRPr="00F07E83" w:rsidRDefault="002733D3" w:rsidP="00F07E83">
      <w:pPr>
        <w:pStyle w:val="Bibliography"/>
        <w:rPr>
          <w:rFonts w:ascii="Arial" w:hAnsi="Arial" w:cs="Arial"/>
        </w:rPr>
      </w:pPr>
      <w:r>
        <w:rPr>
          <w:rFonts w:ascii="Arial" w:hAnsi="Arial" w:cs="Arial"/>
        </w:rPr>
        <w:fldChar w:fldCharType="begin"/>
      </w:r>
      <w:r w:rsidR="00121D80">
        <w:rPr>
          <w:rFonts w:ascii="Arial" w:hAnsi="Arial" w:cs="Arial"/>
        </w:rPr>
        <w:instrText xml:space="preserve"> ADDIN ZOTERO_BIBL {"uncited":[],"omitted":[],"custom":[]} CSL_BIBLIOGRAPHY </w:instrText>
      </w:r>
      <w:r>
        <w:rPr>
          <w:rFonts w:ascii="Arial" w:hAnsi="Arial" w:cs="Arial"/>
        </w:rPr>
        <w:fldChar w:fldCharType="separate"/>
      </w:r>
      <w:r w:rsidR="00F07E83" w:rsidRPr="00F07E83">
        <w:rPr>
          <w:rFonts w:ascii="Arial" w:hAnsi="Arial" w:cs="Arial"/>
        </w:rPr>
        <w:t>1.</w:t>
      </w:r>
      <w:r w:rsidR="00F07E83" w:rsidRPr="00F07E83">
        <w:rPr>
          <w:rFonts w:ascii="Arial" w:hAnsi="Arial" w:cs="Arial"/>
        </w:rPr>
        <w:tab/>
        <w:t xml:space="preserve">Carouso-Peck S, Goldstein MH, Fitch WT. The many functions of vocal learning. Philos Trans R Soc B Biol Sci. 2021 Sept 6;376(1836):20200235. </w:t>
      </w:r>
    </w:p>
    <w:p w14:paraId="32AECD32" w14:textId="77777777" w:rsidR="00F07E83" w:rsidRPr="00F07E83" w:rsidRDefault="00F07E83" w:rsidP="00F07E83">
      <w:pPr>
        <w:pStyle w:val="Bibliography"/>
        <w:rPr>
          <w:rFonts w:ascii="Arial" w:hAnsi="Arial" w:cs="Arial"/>
        </w:rPr>
      </w:pPr>
      <w:r w:rsidRPr="00F07E83">
        <w:rPr>
          <w:rFonts w:ascii="Arial" w:hAnsi="Arial" w:cs="Arial"/>
        </w:rPr>
        <w:t>2.</w:t>
      </w:r>
      <w:r w:rsidRPr="00F07E83">
        <w:rPr>
          <w:rFonts w:ascii="Arial" w:hAnsi="Arial" w:cs="Arial"/>
        </w:rPr>
        <w:tab/>
        <w:t xml:space="preserve">Nowicki S, Searcy WA. The evolution of vocal learning. Curr Opin Neurobiol. 2014 Oct 1;28:48–53. </w:t>
      </w:r>
    </w:p>
    <w:p w14:paraId="7702BE58" w14:textId="77777777" w:rsidR="00F07E83" w:rsidRPr="00F07E83" w:rsidRDefault="00F07E83" w:rsidP="00F07E83">
      <w:pPr>
        <w:pStyle w:val="Bibliography"/>
        <w:rPr>
          <w:rFonts w:ascii="Arial" w:hAnsi="Arial" w:cs="Arial"/>
        </w:rPr>
      </w:pPr>
      <w:r w:rsidRPr="00F07E83">
        <w:rPr>
          <w:rFonts w:ascii="Arial" w:hAnsi="Arial" w:cs="Arial"/>
        </w:rPr>
        <w:t>3.</w:t>
      </w:r>
      <w:r w:rsidRPr="00F07E83">
        <w:rPr>
          <w:rFonts w:ascii="Arial" w:hAnsi="Arial" w:cs="Arial"/>
        </w:rPr>
        <w:tab/>
        <w:t xml:space="preserve">Sewall KB, Young AM, Wright TF. Social calls provide novel insights into the evolution of vocal learning. Anim Behav. 2016 Oct 1;120:163–72. </w:t>
      </w:r>
    </w:p>
    <w:p w14:paraId="3F4D253D" w14:textId="77777777" w:rsidR="00F07E83" w:rsidRPr="00F07E83" w:rsidRDefault="00F07E83" w:rsidP="00F07E83">
      <w:pPr>
        <w:pStyle w:val="Bibliography"/>
        <w:rPr>
          <w:rFonts w:ascii="Arial" w:hAnsi="Arial" w:cs="Arial"/>
        </w:rPr>
      </w:pPr>
      <w:r w:rsidRPr="00F07E83">
        <w:rPr>
          <w:rFonts w:ascii="Arial" w:hAnsi="Arial" w:cs="Arial"/>
        </w:rPr>
        <w:t>4.</w:t>
      </w:r>
      <w:r w:rsidRPr="00F07E83">
        <w:rPr>
          <w:rFonts w:ascii="Arial" w:hAnsi="Arial" w:cs="Arial"/>
        </w:rPr>
        <w:tab/>
        <w:t xml:space="preserve">Wright TF, Derryberry EP. Defining the multidimensional phenotype: New opportunities to integrate the behavioral ecology and behavioral neuroscience of vocal learning. Neurosci Biobehav Rev. 2021 June 1;125:328–38. </w:t>
      </w:r>
    </w:p>
    <w:p w14:paraId="0D9A64F6" w14:textId="77777777" w:rsidR="00F07E83" w:rsidRPr="00F07E83" w:rsidRDefault="00F07E83" w:rsidP="00F07E83">
      <w:pPr>
        <w:pStyle w:val="Bibliography"/>
        <w:rPr>
          <w:rFonts w:ascii="Arial" w:hAnsi="Arial" w:cs="Arial"/>
        </w:rPr>
      </w:pPr>
      <w:r w:rsidRPr="00F07E83">
        <w:rPr>
          <w:rFonts w:ascii="Arial" w:hAnsi="Arial" w:cs="Arial"/>
        </w:rPr>
        <w:t>5.</w:t>
      </w:r>
      <w:r w:rsidRPr="00F07E83">
        <w:rPr>
          <w:rFonts w:ascii="Arial" w:hAnsi="Arial" w:cs="Arial"/>
        </w:rPr>
        <w:tab/>
        <w:t xml:space="preserve">Berg KS, Delgado S, Okawa R, Beissinger SR, Bradbury JW. Contact calls are used for individual mate recognition in free-ranging green-rumped parrotlets, </w:t>
      </w:r>
      <w:r w:rsidRPr="00F07E83">
        <w:rPr>
          <w:rFonts w:ascii="Arial" w:hAnsi="Arial" w:cs="Arial"/>
          <w:i/>
          <w:iCs/>
        </w:rPr>
        <w:t>Forpus passerinus</w:t>
      </w:r>
      <w:r w:rsidRPr="00F07E83">
        <w:rPr>
          <w:rFonts w:ascii="Arial" w:hAnsi="Arial" w:cs="Arial"/>
        </w:rPr>
        <w:t xml:space="preserve">. Anim Behav. 2011 Jan 1;81(1):241–8. </w:t>
      </w:r>
    </w:p>
    <w:p w14:paraId="771FF600" w14:textId="77777777" w:rsidR="00F07E83" w:rsidRPr="00F07E83" w:rsidRDefault="00F07E83" w:rsidP="00F07E83">
      <w:pPr>
        <w:pStyle w:val="Bibliography"/>
        <w:rPr>
          <w:rFonts w:ascii="Arial" w:hAnsi="Arial" w:cs="Arial"/>
        </w:rPr>
      </w:pPr>
      <w:r w:rsidRPr="00F07E83">
        <w:rPr>
          <w:rFonts w:ascii="Arial" w:hAnsi="Arial" w:cs="Arial"/>
        </w:rPr>
        <w:t>6.</w:t>
      </w:r>
      <w:r w:rsidRPr="00F07E83">
        <w:rPr>
          <w:rFonts w:ascii="Arial" w:hAnsi="Arial" w:cs="Arial"/>
        </w:rPr>
        <w:tab/>
        <w:t xml:space="preserve">Janik VM, Sayigh LS, Wells RS. Signature whistle shape conveys identity information to bottlenose dolphins. PNAS. 2006;103(21):8293–7. </w:t>
      </w:r>
    </w:p>
    <w:p w14:paraId="202D4687" w14:textId="77777777" w:rsidR="00F07E83" w:rsidRPr="00F07E83" w:rsidRDefault="00F07E83" w:rsidP="00F07E83">
      <w:pPr>
        <w:pStyle w:val="Bibliography"/>
        <w:rPr>
          <w:rFonts w:ascii="Arial" w:hAnsi="Arial" w:cs="Arial"/>
        </w:rPr>
      </w:pPr>
      <w:r w:rsidRPr="00F07E83">
        <w:rPr>
          <w:rFonts w:ascii="Arial" w:hAnsi="Arial" w:cs="Arial"/>
        </w:rPr>
        <w:t>7.</w:t>
      </w:r>
      <w:r w:rsidRPr="00F07E83">
        <w:rPr>
          <w:rFonts w:ascii="Arial" w:hAnsi="Arial" w:cs="Arial"/>
        </w:rPr>
        <w:tab/>
        <w:t xml:space="preserve">Janik VM, Sayigh LS. Communication in bottlenose dolphins: 50 years of signature whistle research. J Comp Physiol A. 2013 June 1;199(6):479–89. </w:t>
      </w:r>
    </w:p>
    <w:p w14:paraId="03F76B82" w14:textId="77777777" w:rsidR="00F07E83" w:rsidRPr="00F07E83" w:rsidRDefault="00F07E83" w:rsidP="00F07E83">
      <w:pPr>
        <w:pStyle w:val="Bibliography"/>
        <w:rPr>
          <w:rFonts w:ascii="Arial" w:hAnsi="Arial" w:cs="Arial"/>
        </w:rPr>
      </w:pPr>
      <w:r w:rsidRPr="00F07E83">
        <w:rPr>
          <w:rFonts w:ascii="Arial" w:hAnsi="Arial" w:cs="Arial"/>
        </w:rPr>
        <w:t>8.</w:t>
      </w:r>
      <w:r w:rsidRPr="00F07E83">
        <w:rPr>
          <w:rFonts w:ascii="Arial" w:hAnsi="Arial" w:cs="Arial"/>
        </w:rPr>
        <w:tab/>
        <w:t xml:space="preserve">Wright TF. Regional dialects in the contact call of a parrot. Proc R Soc Lond B Biol Sci. 1996;263(1372):867–72. </w:t>
      </w:r>
    </w:p>
    <w:p w14:paraId="45E4121F" w14:textId="77777777" w:rsidR="00F07E83" w:rsidRPr="00F07E83" w:rsidRDefault="00F07E83" w:rsidP="00F07E83">
      <w:pPr>
        <w:pStyle w:val="Bibliography"/>
        <w:rPr>
          <w:rFonts w:ascii="Arial" w:hAnsi="Arial" w:cs="Arial"/>
        </w:rPr>
      </w:pPr>
      <w:r w:rsidRPr="00F07E83">
        <w:rPr>
          <w:rFonts w:ascii="Arial" w:hAnsi="Arial" w:cs="Arial"/>
        </w:rPr>
        <w:t>9.</w:t>
      </w:r>
      <w:r w:rsidRPr="00F07E83">
        <w:rPr>
          <w:rFonts w:ascii="Arial" w:hAnsi="Arial" w:cs="Arial"/>
        </w:rPr>
        <w:tab/>
        <w:t xml:space="preserve">Bruck JN, Walmsley SF, Janik VM. Cross-modal perception of identity by sound and taste in bottlenose dolphins. Sci Adv. 2022 May 18;8(20):eabm7684. </w:t>
      </w:r>
    </w:p>
    <w:p w14:paraId="59981C6E" w14:textId="77777777" w:rsidR="00F07E83" w:rsidRPr="00F07E83" w:rsidRDefault="00F07E83" w:rsidP="00F07E83">
      <w:pPr>
        <w:pStyle w:val="Bibliography"/>
        <w:rPr>
          <w:rFonts w:ascii="Arial" w:hAnsi="Arial" w:cs="Arial"/>
        </w:rPr>
      </w:pPr>
      <w:r w:rsidRPr="00F07E83">
        <w:rPr>
          <w:rFonts w:ascii="Arial" w:hAnsi="Arial" w:cs="Arial"/>
        </w:rPr>
        <w:t>10.</w:t>
      </w:r>
      <w:r w:rsidRPr="00F07E83">
        <w:rPr>
          <w:rFonts w:ascii="Arial" w:hAnsi="Arial" w:cs="Arial"/>
        </w:rPr>
        <w:tab/>
        <w:t xml:space="preserve">Bradbury JW, Vehrencamp SL. Principles of animal communication. 1st ed. Sunderland, MA, USA: Sinauer Associates, Inc; 1998. </w:t>
      </w:r>
    </w:p>
    <w:p w14:paraId="3B879AC0" w14:textId="77777777" w:rsidR="00F07E83" w:rsidRPr="00F07E83" w:rsidRDefault="00F07E83" w:rsidP="00F07E83">
      <w:pPr>
        <w:pStyle w:val="Bibliography"/>
        <w:rPr>
          <w:rFonts w:ascii="Arial" w:hAnsi="Arial" w:cs="Arial"/>
        </w:rPr>
      </w:pPr>
      <w:r w:rsidRPr="00F07E83">
        <w:rPr>
          <w:rFonts w:ascii="Arial" w:hAnsi="Arial" w:cs="Arial"/>
        </w:rPr>
        <w:t>11.</w:t>
      </w:r>
      <w:r w:rsidRPr="00F07E83">
        <w:rPr>
          <w:rFonts w:ascii="Arial" w:hAnsi="Arial" w:cs="Arial"/>
        </w:rPr>
        <w:tab/>
        <w:t xml:space="preserve">Deecke VB, Barrett-Lennard LG, Spong P, Ford JKB. The structure of stereotyped calls reflects kinship and social affiliation in resident killer whales (Orcinus orca). Naturwissenschaften. 2010 May 1;97(5):513–8. </w:t>
      </w:r>
    </w:p>
    <w:p w14:paraId="5C489C14" w14:textId="77777777" w:rsidR="00F07E83" w:rsidRPr="00F07E83" w:rsidRDefault="00F07E83" w:rsidP="00F07E83">
      <w:pPr>
        <w:pStyle w:val="Bibliography"/>
        <w:rPr>
          <w:rFonts w:ascii="Arial" w:hAnsi="Arial" w:cs="Arial"/>
        </w:rPr>
      </w:pPr>
      <w:r w:rsidRPr="00F07E83">
        <w:rPr>
          <w:rFonts w:ascii="Arial" w:hAnsi="Arial" w:cs="Arial"/>
        </w:rPr>
        <w:t>12.</w:t>
      </w:r>
      <w:r w:rsidRPr="00F07E83">
        <w:rPr>
          <w:rFonts w:ascii="Arial" w:hAnsi="Arial" w:cs="Arial"/>
        </w:rPr>
        <w:tab/>
        <w:t xml:space="preserve">Ford JKB. Vocal traditions among resident killer whales (Orcinus orca) in coastal waters of British Columbia. Can J Zool. 1991 June;69(6):1454–83. </w:t>
      </w:r>
    </w:p>
    <w:p w14:paraId="68988D6B" w14:textId="77777777" w:rsidR="00F07E83" w:rsidRPr="00F07E83" w:rsidRDefault="00F07E83" w:rsidP="00F07E83">
      <w:pPr>
        <w:pStyle w:val="Bibliography"/>
        <w:rPr>
          <w:rFonts w:ascii="Arial" w:hAnsi="Arial" w:cs="Arial"/>
        </w:rPr>
      </w:pPr>
      <w:r w:rsidRPr="00F07E83">
        <w:rPr>
          <w:rFonts w:ascii="Arial" w:hAnsi="Arial" w:cs="Arial"/>
        </w:rPr>
        <w:t>13.</w:t>
      </w:r>
      <w:r w:rsidRPr="00F07E83">
        <w:rPr>
          <w:rFonts w:ascii="Arial" w:hAnsi="Arial" w:cs="Arial"/>
        </w:rPr>
        <w:tab/>
        <w:t xml:space="preserve">Nousek AE, Slater PJB, Wang C, Miller PJO. The influence of social affiliation on individual vocal signatures of northern resident killer whales (Orcinus orca). Biol Lett. 2006 Aug 8;2(4):481–4. </w:t>
      </w:r>
    </w:p>
    <w:p w14:paraId="3F764020" w14:textId="77777777" w:rsidR="00F07E83" w:rsidRPr="00F07E83" w:rsidRDefault="00F07E83" w:rsidP="00F07E83">
      <w:pPr>
        <w:pStyle w:val="Bibliography"/>
        <w:rPr>
          <w:rFonts w:ascii="Arial" w:hAnsi="Arial" w:cs="Arial"/>
        </w:rPr>
      </w:pPr>
      <w:r w:rsidRPr="00F07E83">
        <w:rPr>
          <w:rFonts w:ascii="Arial" w:hAnsi="Arial" w:cs="Arial"/>
        </w:rPr>
        <w:t>14.</w:t>
      </w:r>
      <w:r w:rsidRPr="00F07E83">
        <w:rPr>
          <w:rFonts w:ascii="Arial" w:hAnsi="Arial" w:cs="Arial"/>
        </w:rPr>
        <w:tab/>
        <w:t xml:space="preserve">Strager H. Pod-specific call repertoires and compound calls of killer whales, Orcinus orca Linnaeus, 1758, in the waters of northern Norway. Can J Zool. 1995 June;73(6):1037–47. </w:t>
      </w:r>
    </w:p>
    <w:p w14:paraId="3686E7F0" w14:textId="77777777" w:rsidR="00F07E83" w:rsidRPr="00F07E83" w:rsidRDefault="00F07E83" w:rsidP="00F07E83">
      <w:pPr>
        <w:pStyle w:val="Bibliography"/>
        <w:rPr>
          <w:rFonts w:ascii="Arial" w:hAnsi="Arial" w:cs="Arial"/>
        </w:rPr>
      </w:pPr>
      <w:r w:rsidRPr="00F07E83">
        <w:rPr>
          <w:rFonts w:ascii="Arial" w:hAnsi="Arial" w:cs="Arial"/>
        </w:rPr>
        <w:lastRenderedPageBreak/>
        <w:t>15.</w:t>
      </w:r>
      <w:r w:rsidRPr="00F07E83">
        <w:rPr>
          <w:rFonts w:ascii="Arial" w:hAnsi="Arial" w:cs="Arial"/>
        </w:rPr>
        <w:tab/>
        <w:t xml:space="preserve">Yurk H, Barrett-Lennard L, Ford JKB, Matkin CO. Cultural transmission within maternal lineages: vocal clans in resident killer whales in southern Alaska. Anim Behav. 2002 June 1;63(6):1103–19. </w:t>
      </w:r>
    </w:p>
    <w:p w14:paraId="707CB3A2" w14:textId="77777777" w:rsidR="00F07E83" w:rsidRPr="00F07E83" w:rsidRDefault="00F07E83" w:rsidP="00F07E83">
      <w:pPr>
        <w:pStyle w:val="Bibliography"/>
        <w:rPr>
          <w:rFonts w:ascii="Arial" w:hAnsi="Arial" w:cs="Arial"/>
        </w:rPr>
      </w:pPr>
      <w:r w:rsidRPr="00F07E83">
        <w:rPr>
          <w:rFonts w:ascii="Arial" w:hAnsi="Arial" w:cs="Arial"/>
        </w:rPr>
        <w:t>16.</w:t>
      </w:r>
      <w:r w:rsidRPr="00F07E83">
        <w:rPr>
          <w:rFonts w:ascii="Arial" w:hAnsi="Arial" w:cs="Arial"/>
        </w:rPr>
        <w:tab/>
        <w:t xml:space="preserve">Smith-Vidaurre G, Araya-Salas M, Wright TF. Individual signatures outweigh social group identity in contact calls of a communally nesting parrot. Behav Ecol. 2020 Mar 20;31(2):448–58. </w:t>
      </w:r>
    </w:p>
    <w:p w14:paraId="7B0438B2" w14:textId="77777777" w:rsidR="00F07E83" w:rsidRPr="00F07E83" w:rsidRDefault="00F07E83" w:rsidP="00F07E83">
      <w:pPr>
        <w:pStyle w:val="Bibliography"/>
        <w:rPr>
          <w:rFonts w:ascii="Arial" w:hAnsi="Arial" w:cs="Arial"/>
        </w:rPr>
      </w:pPr>
      <w:r w:rsidRPr="00F07E83">
        <w:rPr>
          <w:rFonts w:ascii="Arial" w:hAnsi="Arial" w:cs="Arial"/>
        </w:rPr>
        <w:t>17.</w:t>
      </w:r>
      <w:r w:rsidRPr="00F07E83">
        <w:rPr>
          <w:rFonts w:ascii="Arial" w:hAnsi="Arial" w:cs="Arial"/>
        </w:rPr>
        <w:tab/>
        <w:t xml:space="preserve">Smith-Vidaurre G, Pérez-Marrufo V, Hobson EA, Salinas-Melgoza A, Wright TF. Individual identity information persists in learned calls of introduced parrot populations. PLOS Comput Biol. 2023 July 27;19(7):e1011231. </w:t>
      </w:r>
    </w:p>
    <w:p w14:paraId="6C00059D" w14:textId="77777777" w:rsidR="00F07E83" w:rsidRPr="00F07E83" w:rsidRDefault="00F07E83" w:rsidP="00F07E83">
      <w:pPr>
        <w:pStyle w:val="Bibliography"/>
        <w:rPr>
          <w:rFonts w:ascii="Arial" w:hAnsi="Arial" w:cs="Arial"/>
        </w:rPr>
      </w:pPr>
      <w:r w:rsidRPr="00F07E83">
        <w:rPr>
          <w:rFonts w:ascii="Arial" w:hAnsi="Arial" w:cs="Arial"/>
        </w:rPr>
        <w:t>18.</w:t>
      </w:r>
      <w:r w:rsidRPr="00F07E83">
        <w:rPr>
          <w:rFonts w:ascii="Arial" w:hAnsi="Arial" w:cs="Arial"/>
        </w:rPr>
        <w:tab/>
        <w:t xml:space="preserve">Buhrman-Deever SC, Rappaport AR, Bradbury JW. Geographic Variation in Contact Calls of Feral North American Populations of the Monk Parakeet. The Condor. 2007 May 1;109(2):389–98. </w:t>
      </w:r>
    </w:p>
    <w:p w14:paraId="57E4491A" w14:textId="77777777" w:rsidR="00F07E83" w:rsidRPr="00F07E83" w:rsidRDefault="00F07E83" w:rsidP="00F07E83">
      <w:pPr>
        <w:pStyle w:val="Bibliography"/>
        <w:rPr>
          <w:rFonts w:ascii="Arial" w:hAnsi="Arial" w:cs="Arial"/>
        </w:rPr>
      </w:pPr>
      <w:r w:rsidRPr="00F07E83">
        <w:rPr>
          <w:rFonts w:ascii="Arial" w:hAnsi="Arial" w:cs="Arial"/>
        </w:rPr>
        <w:t>19.</w:t>
      </w:r>
      <w:r w:rsidRPr="00F07E83">
        <w:rPr>
          <w:rFonts w:ascii="Arial" w:hAnsi="Arial" w:cs="Arial"/>
        </w:rPr>
        <w:tab/>
        <w:t xml:space="preserve">Smeele SQ, Senar JC, Aplin LM, McElreath MB. Evidence for vocal signatures and voice-prints in a wild parrot. R Soc Open Sci. 2023 Oct;10(10):230835. </w:t>
      </w:r>
    </w:p>
    <w:p w14:paraId="6BD54807" w14:textId="77777777" w:rsidR="00F07E83" w:rsidRPr="00F07E83" w:rsidRDefault="00F07E83" w:rsidP="00F07E83">
      <w:pPr>
        <w:pStyle w:val="Bibliography"/>
        <w:rPr>
          <w:rFonts w:ascii="Arial" w:hAnsi="Arial" w:cs="Arial"/>
        </w:rPr>
      </w:pPr>
      <w:r w:rsidRPr="00F07E83">
        <w:rPr>
          <w:rFonts w:ascii="Arial" w:hAnsi="Arial" w:cs="Arial"/>
        </w:rPr>
        <w:t>20.</w:t>
      </w:r>
      <w:r w:rsidRPr="00F07E83">
        <w:rPr>
          <w:rFonts w:ascii="Arial" w:hAnsi="Arial" w:cs="Arial"/>
        </w:rPr>
        <w:tab/>
        <w:t xml:space="preserve">Mammen DL, Nowicki S. Individual differences and within-flock convergence in chickadee calls. Behav Ecol Sociobiol. 1981 Oct 1;9(3):179–86. </w:t>
      </w:r>
    </w:p>
    <w:p w14:paraId="70392FB9" w14:textId="77777777" w:rsidR="00F07E83" w:rsidRPr="00F07E83" w:rsidRDefault="00F07E83" w:rsidP="00F07E83">
      <w:pPr>
        <w:pStyle w:val="Bibliography"/>
        <w:rPr>
          <w:rFonts w:ascii="Arial" w:hAnsi="Arial" w:cs="Arial"/>
        </w:rPr>
      </w:pPr>
      <w:r w:rsidRPr="00F07E83">
        <w:rPr>
          <w:rFonts w:ascii="Arial" w:hAnsi="Arial" w:cs="Arial"/>
        </w:rPr>
        <w:t>21.</w:t>
      </w:r>
      <w:r w:rsidRPr="00F07E83">
        <w:rPr>
          <w:rFonts w:ascii="Arial" w:hAnsi="Arial" w:cs="Arial"/>
        </w:rPr>
        <w:tab/>
        <w:t xml:space="preserve">Nowicki S. Vocal plasticity in captive black-capped chickadees: the acoustic basis and rate of call convergence. Anim Behav. 1989 Jan 1;37:64–73. </w:t>
      </w:r>
    </w:p>
    <w:p w14:paraId="5CE8BDB9" w14:textId="77777777" w:rsidR="00F07E83" w:rsidRPr="00F07E83" w:rsidRDefault="00F07E83" w:rsidP="00F07E83">
      <w:pPr>
        <w:pStyle w:val="Bibliography"/>
        <w:rPr>
          <w:rFonts w:ascii="Arial" w:hAnsi="Arial" w:cs="Arial"/>
        </w:rPr>
      </w:pPr>
      <w:r w:rsidRPr="00F07E83">
        <w:rPr>
          <w:rFonts w:ascii="Arial" w:hAnsi="Arial" w:cs="Arial"/>
        </w:rPr>
        <w:t>22.</w:t>
      </w:r>
      <w:r w:rsidRPr="00F07E83">
        <w:rPr>
          <w:rFonts w:ascii="Arial" w:hAnsi="Arial" w:cs="Arial"/>
        </w:rPr>
        <w:tab/>
        <w:t xml:space="preserve">Janik VM, Slater PJB. The different roles of social learning in vocal communication. Anim Behav. 2000 July 1;60(1):1–11. </w:t>
      </w:r>
    </w:p>
    <w:p w14:paraId="67C3433D" w14:textId="77777777" w:rsidR="00F07E83" w:rsidRPr="00F07E83" w:rsidRDefault="00F07E83" w:rsidP="00F07E83">
      <w:pPr>
        <w:pStyle w:val="Bibliography"/>
        <w:rPr>
          <w:rFonts w:ascii="Arial" w:hAnsi="Arial" w:cs="Arial"/>
        </w:rPr>
      </w:pPr>
      <w:r w:rsidRPr="00F07E83">
        <w:rPr>
          <w:rFonts w:ascii="Arial" w:hAnsi="Arial" w:cs="Arial"/>
        </w:rPr>
        <w:t>23.</w:t>
      </w:r>
      <w:r w:rsidRPr="00F07E83">
        <w:rPr>
          <w:rFonts w:ascii="Arial" w:hAnsi="Arial" w:cs="Arial"/>
        </w:rPr>
        <w:tab/>
        <w:t xml:space="preserve">Anikin A. Soundgen: An open-source tool for synthesizing nonverbal vocalizations. Behav Res Methods. 2019 Apr 1;51(2):778–92. </w:t>
      </w:r>
    </w:p>
    <w:p w14:paraId="48F75D9E" w14:textId="77777777" w:rsidR="00F07E83" w:rsidRPr="00F07E83" w:rsidRDefault="00F07E83" w:rsidP="00F07E83">
      <w:pPr>
        <w:pStyle w:val="Bibliography"/>
        <w:rPr>
          <w:rFonts w:ascii="Arial" w:hAnsi="Arial" w:cs="Arial"/>
        </w:rPr>
      </w:pPr>
      <w:r w:rsidRPr="00F07E83">
        <w:rPr>
          <w:rFonts w:ascii="Arial" w:hAnsi="Arial" w:cs="Arial"/>
        </w:rPr>
        <w:t>24.</w:t>
      </w:r>
      <w:r w:rsidRPr="00F07E83">
        <w:rPr>
          <w:rFonts w:ascii="Arial" w:hAnsi="Arial" w:cs="Arial"/>
        </w:rPr>
        <w:tab/>
        <w:t xml:space="preserve">Cantor M, Shoemaker LG, Cabral RB, Flores CO, Varga M, Whitehead H. Multilevel animal societies can emerge from cultural transmission. Nat Commun. 2015;6(1):8091. </w:t>
      </w:r>
    </w:p>
    <w:p w14:paraId="54CF43CC" w14:textId="77777777" w:rsidR="00F07E83" w:rsidRPr="00F07E83" w:rsidRDefault="00F07E83" w:rsidP="00F07E83">
      <w:pPr>
        <w:pStyle w:val="Bibliography"/>
        <w:rPr>
          <w:rFonts w:ascii="Arial" w:hAnsi="Arial" w:cs="Arial"/>
        </w:rPr>
      </w:pPr>
      <w:r w:rsidRPr="00F07E83">
        <w:rPr>
          <w:rFonts w:ascii="Arial" w:hAnsi="Arial" w:cs="Arial"/>
        </w:rPr>
        <w:t>25.</w:t>
      </w:r>
      <w:r w:rsidRPr="00F07E83">
        <w:rPr>
          <w:rFonts w:ascii="Arial" w:hAnsi="Arial" w:cs="Arial"/>
        </w:rPr>
        <w:tab/>
        <w:t xml:space="preserve">Kershenbaum A, Garland EC. Quantifying similarity in animal vocal sequences: which metric performs best? Methods Ecol Evol. 2015;6(12):1452–61. </w:t>
      </w:r>
    </w:p>
    <w:p w14:paraId="2E68DB4D" w14:textId="77777777" w:rsidR="00F07E83" w:rsidRPr="00F07E83" w:rsidRDefault="00F07E83" w:rsidP="00F07E83">
      <w:pPr>
        <w:pStyle w:val="Bibliography"/>
        <w:rPr>
          <w:rFonts w:ascii="Arial" w:hAnsi="Arial" w:cs="Arial"/>
        </w:rPr>
      </w:pPr>
      <w:r w:rsidRPr="00F07E83">
        <w:rPr>
          <w:rFonts w:ascii="Arial" w:hAnsi="Arial" w:cs="Arial"/>
        </w:rPr>
        <w:t>26.</w:t>
      </w:r>
      <w:r w:rsidRPr="00F07E83">
        <w:rPr>
          <w:rFonts w:ascii="Arial" w:hAnsi="Arial" w:cs="Arial"/>
        </w:rPr>
        <w:tab/>
        <w:t xml:space="preserve">Keen SC, Odom KJ, Webster MS, Kohn GM, Wright TF, Araya-Salas M. A machine learning approach for classifying and quantifying acoustic diversity. Methods Ecol Evol. 2021;12(7):1213–25. </w:t>
      </w:r>
    </w:p>
    <w:p w14:paraId="07B1EBEC" w14:textId="77777777" w:rsidR="00F07E83" w:rsidRPr="00F07E83" w:rsidRDefault="00F07E83" w:rsidP="00F07E83">
      <w:pPr>
        <w:pStyle w:val="Bibliography"/>
        <w:rPr>
          <w:rFonts w:ascii="Arial" w:hAnsi="Arial" w:cs="Arial"/>
        </w:rPr>
      </w:pPr>
      <w:r w:rsidRPr="00F07E83">
        <w:rPr>
          <w:rFonts w:ascii="Arial" w:hAnsi="Arial" w:cs="Arial"/>
        </w:rPr>
        <w:t>27.</w:t>
      </w:r>
      <w:r w:rsidRPr="00F07E83">
        <w:rPr>
          <w:rFonts w:ascii="Arial" w:hAnsi="Arial" w:cs="Arial"/>
        </w:rPr>
        <w:tab/>
        <w:t xml:space="preserve">Sawant S, Arvind C, Joshi V, Robin VV. Spectrogram cross-correlation can be used to measure the complexity of bird vocalizations. Methods Ecol Evol. 2022;13(2):459–72. </w:t>
      </w:r>
    </w:p>
    <w:p w14:paraId="4FB47322" w14:textId="77777777" w:rsidR="00F07E83" w:rsidRPr="00F07E83" w:rsidRDefault="00F07E83" w:rsidP="00F07E83">
      <w:pPr>
        <w:pStyle w:val="Bibliography"/>
        <w:rPr>
          <w:rFonts w:ascii="Arial" w:hAnsi="Arial" w:cs="Arial"/>
        </w:rPr>
      </w:pPr>
      <w:r w:rsidRPr="00F07E83">
        <w:rPr>
          <w:rFonts w:ascii="Arial" w:hAnsi="Arial" w:cs="Arial"/>
        </w:rPr>
        <w:t>28.</w:t>
      </w:r>
      <w:r w:rsidRPr="00F07E83">
        <w:rPr>
          <w:rFonts w:ascii="Arial" w:hAnsi="Arial" w:cs="Arial"/>
        </w:rPr>
        <w:tab/>
        <w:t xml:space="preserve">Sueur J, Aubin T, Simonis C. Seewave, a Free Modular Tool for Sound Analysis and Synthesis. Bioacoustics. 2008 Jan 1;18(2):213–26. </w:t>
      </w:r>
    </w:p>
    <w:p w14:paraId="58B1B43E" w14:textId="77777777" w:rsidR="00F07E83" w:rsidRPr="00F07E83" w:rsidRDefault="00F07E83" w:rsidP="00F07E83">
      <w:pPr>
        <w:pStyle w:val="Bibliography"/>
        <w:rPr>
          <w:rFonts w:ascii="Arial" w:hAnsi="Arial" w:cs="Arial"/>
        </w:rPr>
      </w:pPr>
      <w:r w:rsidRPr="00F07E83">
        <w:rPr>
          <w:rFonts w:ascii="Arial" w:hAnsi="Arial" w:cs="Arial"/>
        </w:rPr>
        <w:lastRenderedPageBreak/>
        <w:t>29.</w:t>
      </w:r>
      <w:r w:rsidRPr="00F07E83">
        <w:rPr>
          <w:rFonts w:ascii="Arial" w:hAnsi="Arial" w:cs="Arial"/>
        </w:rPr>
        <w:tab/>
        <w:t xml:space="preserve">Araya-Salas M, Smith-Vidaurre G. warbleR: an r package to streamline analysis of animal acoustic signals. Methods Ecol Evol. 2017;8(2):184–91. </w:t>
      </w:r>
    </w:p>
    <w:p w14:paraId="345CA702" w14:textId="77777777" w:rsidR="00F07E83" w:rsidRPr="00F07E83" w:rsidRDefault="00F07E83" w:rsidP="00F07E83">
      <w:pPr>
        <w:pStyle w:val="Bibliography"/>
        <w:rPr>
          <w:rFonts w:ascii="Arial" w:hAnsi="Arial" w:cs="Arial"/>
        </w:rPr>
      </w:pPr>
      <w:r w:rsidRPr="00F07E83">
        <w:rPr>
          <w:rFonts w:ascii="Arial" w:hAnsi="Arial" w:cs="Arial"/>
        </w:rPr>
        <w:t>30.</w:t>
      </w:r>
      <w:r w:rsidRPr="00F07E83">
        <w:rPr>
          <w:rFonts w:ascii="Arial" w:hAnsi="Arial" w:cs="Arial"/>
        </w:rPr>
        <w:tab/>
        <w:t>Parsons D. The directory of tunes and musical themes [Internet]. Cambridge, Eng. : S. Brown; 1975 [cited 2024 Dec 20]. 298 p. Available from: http://archive.org/details/directoryoftunes0000pars</w:t>
      </w:r>
    </w:p>
    <w:p w14:paraId="617FD490" w14:textId="77777777" w:rsidR="00F07E83" w:rsidRPr="00F07E83" w:rsidRDefault="00F07E83" w:rsidP="00F07E83">
      <w:pPr>
        <w:pStyle w:val="Bibliography"/>
        <w:rPr>
          <w:rFonts w:ascii="Arial" w:hAnsi="Arial" w:cs="Arial"/>
        </w:rPr>
      </w:pPr>
      <w:r w:rsidRPr="00F07E83">
        <w:rPr>
          <w:rFonts w:ascii="Arial" w:hAnsi="Arial" w:cs="Arial"/>
        </w:rPr>
        <w:t>31.</w:t>
      </w:r>
      <w:r w:rsidRPr="00F07E83">
        <w:rPr>
          <w:rFonts w:ascii="Arial" w:hAnsi="Arial" w:cs="Arial"/>
        </w:rPr>
        <w:tab/>
        <w:t xml:space="preserve">Downie JS. Music information retrieval. Annu Rev Inf Sci Technol. 2003;37(1):295–340. </w:t>
      </w:r>
    </w:p>
    <w:p w14:paraId="000A742E" w14:textId="77777777" w:rsidR="00F07E83" w:rsidRPr="00F07E83" w:rsidRDefault="00F07E83" w:rsidP="00F07E83">
      <w:pPr>
        <w:pStyle w:val="Bibliography"/>
        <w:rPr>
          <w:rFonts w:ascii="Arial" w:hAnsi="Arial" w:cs="Arial"/>
        </w:rPr>
      </w:pPr>
      <w:r w:rsidRPr="00F07E83">
        <w:rPr>
          <w:rFonts w:ascii="Arial" w:hAnsi="Arial" w:cs="Arial"/>
        </w:rPr>
        <w:t>32.</w:t>
      </w:r>
      <w:r w:rsidRPr="00F07E83">
        <w:rPr>
          <w:rFonts w:ascii="Arial" w:hAnsi="Arial" w:cs="Arial"/>
        </w:rPr>
        <w:tab/>
        <w:t xml:space="preserve">Kershenbaum A, Sayigh LS, Janik VM. The Encoding of Individual Identity in Dolphin Signature Whistles: How Much Information Is Needed? PLOS ONE. 2013 Oct 23;8(10):e77671. </w:t>
      </w:r>
    </w:p>
    <w:p w14:paraId="2C17B059" w14:textId="77777777" w:rsidR="00F07E83" w:rsidRPr="00F07E83" w:rsidRDefault="00F07E83" w:rsidP="00F07E83">
      <w:pPr>
        <w:pStyle w:val="Bibliography"/>
        <w:rPr>
          <w:rFonts w:ascii="Arial" w:hAnsi="Arial" w:cs="Arial"/>
        </w:rPr>
      </w:pPr>
      <w:r w:rsidRPr="00F07E83">
        <w:rPr>
          <w:rFonts w:ascii="Arial" w:hAnsi="Arial" w:cs="Arial"/>
        </w:rPr>
        <w:t>33.</w:t>
      </w:r>
      <w:r w:rsidRPr="00F07E83">
        <w:rPr>
          <w:rFonts w:ascii="Arial" w:hAnsi="Arial" w:cs="Arial"/>
        </w:rPr>
        <w:tab/>
        <w:t xml:space="preserve">Clark CW, Marler P, Beeman K. Quantitative Analysis of Animal Vocal Phonology: an Application to Swamp Sparrow Song. Ethology. 1987;76(2):101–15. </w:t>
      </w:r>
    </w:p>
    <w:p w14:paraId="23D5238C" w14:textId="77777777" w:rsidR="00F07E83" w:rsidRPr="00F07E83" w:rsidRDefault="00F07E83" w:rsidP="00F07E83">
      <w:pPr>
        <w:pStyle w:val="Bibliography"/>
        <w:rPr>
          <w:rFonts w:ascii="Arial" w:hAnsi="Arial" w:cs="Arial"/>
        </w:rPr>
      </w:pPr>
      <w:r w:rsidRPr="00F07E83">
        <w:rPr>
          <w:rFonts w:ascii="Arial" w:hAnsi="Arial" w:cs="Arial"/>
        </w:rPr>
        <w:t>34.</w:t>
      </w:r>
      <w:r w:rsidRPr="00F07E83">
        <w:rPr>
          <w:rFonts w:ascii="Arial" w:hAnsi="Arial" w:cs="Arial"/>
        </w:rPr>
        <w:tab/>
        <w:t xml:space="preserve">Beecher MD. Signalling systems for individual recognition: an information theory approach. Anim Behav. 1989 Aug 1;38(2):248–61. </w:t>
      </w:r>
    </w:p>
    <w:p w14:paraId="42C17179" w14:textId="77777777" w:rsidR="00F07E83" w:rsidRPr="00F07E83" w:rsidRDefault="00F07E83" w:rsidP="00F07E83">
      <w:pPr>
        <w:pStyle w:val="Bibliography"/>
        <w:rPr>
          <w:rFonts w:ascii="Arial" w:hAnsi="Arial" w:cs="Arial"/>
        </w:rPr>
      </w:pPr>
      <w:r w:rsidRPr="00F07E83">
        <w:rPr>
          <w:rFonts w:ascii="Arial" w:hAnsi="Arial" w:cs="Arial"/>
        </w:rPr>
        <w:t>35.</w:t>
      </w:r>
      <w:r w:rsidRPr="00F07E83">
        <w:rPr>
          <w:rFonts w:ascii="Arial" w:hAnsi="Arial" w:cs="Arial"/>
        </w:rPr>
        <w:tab/>
        <w:t xml:space="preserve">Hartigan JA, Wong MA. Algorithm AS 136: A K-Means Clustering Algorithm. J R Stat Soc Ser C Appl Stat. 1979;28(1):100–8. </w:t>
      </w:r>
    </w:p>
    <w:p w14:paraId="03DE6687" w14:textId="122B10F7" w:rsidR="002733D3" w:rsidRDefault="002733D3" w:rsidP="00F07E83">
      <w:pPr>
        <w:pStyle w:val="Bibliography"/>
        <w:rPr>
          <w:rFonts w:ascii="Arial" w:hAnsi="Arial" w:cs="Arial"/>
        </w:rPr>
      </w:pPr>
      <w:r>
        <w:rPr>
          <w:rFonts w:ascii="Arial" w:hAnsi="Arial" w:cs="Arial"/>
        </w:rPr>
        <w:fldChar w:fldCharType="end"/>
      </w:r>
    </w:p>
    <w:p w14:paraId="38E8CCB7" w14:textId="12D70A88" w:rsidR="00EA42C6" w:rsidRDefault="002A6AF1" w:rsidP="00DB1BE9">
      <w:pPr>
        <w:spacing w:line="480" w:lineRule="auto"/>
        <w:rPr>
          <w:rFonts w:ascii="Arial" w:hAnsi="Arial" w:cs="Arial"/>
        </w:rPr>
      </w:pPr>
      <w:r w:rsidRPr="00BC41F7">
        <w:rPr>
          <w:rFonts w:ascii="Arial" w:hAnsi="Arial" w:cs="Arial"/>
        </w:rPr>
        <w:t xml:space="preserve">Brittany, </w:t>
      </w:r>
      <w:r>
        <w:rPr>
          <w:rFonts w:ascii="Arial" w:hAnsi="Arial" w:cs="Arial"/>
        </w:rPr>
        <w:t xml:space="preserve">after inserting the new citations I added in the draft and to the Zotero library, check the references for the following formatting issues (make updates directly in </w:t>
      </w:r>
      <w:r w:rsidR="00D360A2">
        <w:rPr>
          <w:rFonts w:ascii="Arial" w:hAnsi="Arial" w:cs="Arial"/>
        </w:rPr>
        <w:t xml:space="preserve">the </w:t>
      </w:r>
      <w:r>
        <w:rPr>
          <w:rFonts w:ascii="Arial" w:hAnsi="Arial" w:cs="Arial"/>
        </w:rPr>
        <w:t>Zotero</w:t>
      </w:r>
      <w:r w:rsidR="00D360A2">
        <w:rPr>
          <w:rFonts w:ascii="Arial" w:hAnsi="Arial" w:cs="Arial"/>
        </w:rPr>
        <w:t xml:space="preserve"> metadata</w:t>
      </w:r>
      <w:r>
        <w:rPr>
          <w:rFonts w:ascii="Arial" w:hAnsi="Arial" w:cs="Arial"/>
        </w:rPr>
        <w:t>):</w:t>
      </w:r>
    </w:p>
    <w:p w14:paraId="60DE22F6" w14:textId="77777777" w:rsidR="002A6AF1" w:rsidRDefault="002A6AF1" w:rsidP="00DB1BE9">
      <w:pPr>
        <w:spacing w:line="480" w:lineRule="auto"/>
        <w:rPr>
          <w:rFonts w:ascii="Arial" w:hAnsi="Arial" w:cs="Arial"/>
        </w:rPr>
      </w:pPr>
    </w:p>
    <w:p w14:paraId="557E10F0" w14:textId="303D3AC6" w:rsidR="002A6AF1" w:rsidRDefault="002A6AF1" w:rsidP="002A6AF1">
      <w:pPr>
        <w:pStyle w:val="ListParagraph"/>
        <w:numPr>
          <w:ilvl w:val="0"/>
          <w:numId w:val="15"/>
        </w:numPr>
        <w:spacing w:line="480" w:lineRule="auto"/>
        <w:rPr>
          <w:rFonts w:ascii="Arial" w:hAnsi="Arial" w:cs="Arial"/>
        </w:rPr>
      </w:pPr>
      <w:r>
        <w:rPr>
          <w:rFonts w:ascii="Arial" w:hAnsi="Arial" w:cs="Arial"/>
        </w:rPr>
        <w:t>No stray capitals in paper titles. Only the first letter of each title should be capitalized</w:t>
      </w:r>
      <w:r w:rsidR="00DE22A1">
        <w:rPr>
          <w:rFonts w:ascii="Arial" w:hAnsi="Arial" w:cs="Arial"/>
        </w:rPr>
        <w:t xml:space="preserve"> (unless the title starts with the name of a package that has a lowercase letter, like warbler)</w:t>
      </w:r>
      <w:r>
        <w:rPr>
          <w:rFonts w:ascii="Arial" w:hAnsi="Arial" w:cs="Arial"/>
        </w:rPr>
        <w:t>, and the first letter after a colon</w:t>
      </w:r>
    </w:p>
    <w:p w14:paraId="0D8D4124" w14:textId="63D2822A" w:rsidR="002A6AF1" w:rsidRDefault="002A6AF1" w:rsidP="002A6AF1">
      <w:pPr>
        <w:pStyle w:val="ListParagraph"/>
        <w:numPr>
          <w:ilvl w:val="0"/>
          <w:numId w:val="15"/>
        </w:numPr>
        <w:spacing w:line="480" w:lineRule="auto"/>
        <w:rPr>
          <w:rFonts w:ascii="Arial" w:hAnsi="Arial" w:cs="Arial"/>
        </w:rPr>
      </w:pPr>
      <w:r>
        <w:rPr>
          <w:rFonts w:ascii="Arial" w:hAnsi="Arial" w:cs="Arial"/>
        </w:rPr>
        <w:t>Check the author names and orders, the year, journal, volume, issue, page numbers, and DOI listed in Zotero against the PDF of each paper and fix issues accordingly</w:t>
      </w:r>
    </w:p>
    <w:p w14:paraId="09BC0695" w14:textId="5D39E981" w:rsidR="002A6AF1" w:rsidRDefault="002A6AF1" w:rsidP="002A6AF1">
      <w:pPr>
        <w:pStyle w:val="ListParagraph"/>
        <w:numPr>
          <w:ilvl w:val="0"/>
          <w:numId w:val="15"/>
        </w:numPr>
        <w:spacing w:line="480" w:lineRule="auto"/>
        <w:rPr>
          <w:rFonts w:ascii="Arial" w:hAnsi="Arial" w:cs="Arial"/>
        </w:rPr>
      </w:pPr>
      <w:r>
        <w:rPr>
          <w:rFonts w:ascii="Arial" w:hAnsi="Arial" w:cs="Arial"/>
        </w:rPr>
        <w:t xml:space="preserve">Remove months in references (Oct, Aug, </w:t>
      </w:r>
      <w:proofErr w:type="spellStart"/>
      <w:r>
        <w:rPr>
          <w:rFonts w:ascii="Arial" w:hAnsi="Arial" w:cs="Arial"/>
        </w:rPr>
        <w:t>etc</w:t>
      </w:r>
      <w:proofErr w:type="spellEnd"/>
      <w:r>
        <w:rPr>
          <w:rFonts w:ascii="Arial" w:hAnsi="Arial" w:cs="Arial"/>
        </w:rPr>
        <w:t>)</w:t>
      </w:r>
    </w:p>
    <w:p w14:paraId="1993FC4E" w14:textId="565027B4" w:rsidR="002A6AF1" w:rsidRPr="00BC41F7" w:rsidRDefault="00D360A2" w:rsidP="00BC41F7">
      <w:pPr>
        <w:pStyle w:val="ListParagraph"/>
        <w:numPr>
          <w:ilvl w:val="0"/>
          <w:numId w:val="15"/>
        </w:numPr>
        <w:spacing w:line="480" w:lineRule="auto"/>
        <w:rPr>
          <w:rFonts w:ascii="Arial" w:hAnsi="Arial" w:cs="Arial"/>
        </w:rPr>
      </w:pPr>
      <w:r>
        <w:rPr>
          <w:rFonts w:ascii="Arial" w:hAnsi="Arial" w:cs="Arial"/>
        </w:rPr>
        <w:lastRenderedPageBreak/>
        <w:t>All species names in titles should be italicized (add &lt;</w:t>
      </w:r>
      <w:proofErr w:type="spellStart"/>
      <w:r>
        <w:rPr>
          <w:rFonts w:ascii="Arial" w:hAnsi="Arial" w:cs="Arial"/>
        </w:rPr>
        <w:t>i</w:t>
      </w:r>
      <w:proofErr w:type="spellEnd"/>
      <w:r>
        <w:rPr>
          <w:rFonts w:ascii="Arial" w:hAnsi="Arial" w:cs="Arial"/>
        </w:rPr>
        <w:t>&gt; before and &lt;/</w:t>
      </w:r>
      <w:proofErr w:type="spellStart"/>
      <w:r>
        <w:rPr>
          <w:rFonts w:ascii="Arial" w:hAnsi="Arial" w:cs="Arial"/>
        </w:rPr>
        <w:t>i</w:t>
      </w:r>
      <w:proofErr w:type="spellEnd"/>
      <w:r>
        <w:rPr>
          <w:rFonts w:ascii="Arial" w:hAnsi="Arial" w:cs="Arial"/>
        </w:rPr>
        <w:t>&gt; after each species name in a title directly in the Zotero metadata to fix this)</w:t>
      </w:r>
    </w:p>
    <w:p w14:paraId="58BCE27E" w14:textId="22404189" w:rsidR="00EA42C6" w:rsidRPr="00FD0CFF" w:rsidRDefault="00EA42C6" w:rsidP="00DB1BE9">
      <w:pPr>
        <w:spacing w:line="480" w:lineRule="auto"/>
        <w:rPr>
          <w:rFonts w:ascii="Arial Nova Light" w:hAnsi="Arial Nova Light" w:cs="Arial"/>
        </w:rPr>
      </w:pPr>
      <w:r w:rsidRPr="00FD0CFF">
        <w:rPr>
          <w:rFonts w:ascii="Arial Nova Light" w:hAnsi="Arial Nova Light" w:cs="Arial"/>
        </w:rPr>
        <w:br w:type="page"/>
      </w:r>
    </w:p>
    <w:p w14:paraId="7E32E1D5" w14:textId="3374CF64" w:rsidR="001F49DD" w:rsidRDefault="001176F7" w:rsidP="00DB1BE9">
      <w:pPr>
        <w:spacing w:line="480" w:lineRule="auto"/>
        <w:rPr>
          <w:rFonts w:ascii="Arial" w:hAnsi="Arial" w:cs="Arial"/>
          <w:b/>
          <w:bCs/>
          <w:sz w:val="20"/>
          <w:szCs w:val="20"/>
        </w:rPr>
      </w:pPr>
      <w:r>
        <w:rPr>
          <w:rFonts w:ascii="Arial" w:hAnsi="Arial" w:cs="Arial"/>
          <w:b/>
          <w:bCs/>
          <w:noProof/>
          <w:sz w:val="20"/>
          <w:szCs w:val="20"/>
        </w:rPr>
        <w:lastRenderedPageBreak/>
        <w:drawing>
          <wp:inline distT="0" distB="0" distL="0" distR="0" wp14:anchorId="2344F610" wp14:editId="79755DB0">
            <wp:extent cx="5943600" cy="7201535"/>
            <wp:effectExtent l="0" t="0" r="0" b="0"/>
            <wp:docPr id="158933190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31903" name="Picture 1" descr="A screenshot of a graph&#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7201535"/>
                    </a:xfrm>
                    <a:prstGeom prst="rect">
                      <a:avLst/>
                    </a:prstGeom>
                  </pic:spPr>
                </pic:pic>
              </a:graphicData>
            </a:graphic>
          </wp:inline>
        </w:drawing>
      </w:r>
    </w:p>
    <w:p w14:paraId="2464D15E" w14:textId="77777777" w:rsidR="00BE2715" w:rsidRDefault="00BE2715" w:rsidP="00DB1BE9">
      <w:pPr>
        <w:spacing w:line="480" w:lineRule="auto"/>
        <w:rPr>
          <w:rFonts w:ascii="Arial" w:hAnsi="Arial" w:cs="Arial"/>
          <w:b/>
          <w:bCs/>
          <w:sz w:val="20"/>
          <w:szCs w:val="20"/>
        </w:rPr>
      </w:pPr>
    </w:p>
    <w:p w14:paraId="73E27719" w14:textId="788A5789" w:rsidR="001F49DD" w:rsidRPr="00FD0CFF" w:rsidRDefault="001F49DD" w:rsidP="00DB1BE9">
      <w:pPr>
        <w:spacing w:line="480" w:lineRule="auto"/>
        <w:rPr>
          <w:rFonts w:ascii="Arial" w:hAnsi="Arial" w:cs="Arial"/>
        </w:rPr>
      </w:pPr>
      <w:commentRangeStart w:id="92"/>
      <w:commentRangeEnd w:id="92"/>
      <w:r>
        <w:rPr>
          <w:rStyle w:val="CommentReference"/>
        </w:rPr>
        <w:commentReference w:id="92"/>
      </w:r>
      <w:r w:rsidR="001176F7">
        <w:rPr>
          <w:rFonts w:ascii="Arial" w:hAnsi="Arial" w:cs="Arial"/>
          <w:b/>
          <w:bCs/>
        </w:rPr>
        <w:t xml:space="preserve">S1 </w:t>
      </w:r>
      <w:r w:rsidRPr="00FD0CFF">
        <w:rPr>
          <w:rFonts w:ascii="Arial" w:hAnsi="Arial" w:cs="Arial"/>
          <w:b/>
          <w:bCs/>
        </w:rPr>
        <w:t>Fig:</w:t>
      </w:r>
      <w:r w:rsidR="00CC32D9">
        <w:rPr>
          <w:rFonts w:ascii="Arial" w:hAnsi="Arial" w:cs="Arial"/>
          <w:b/>
          <w:bCs/>
        </w:rPr>
        <w:t xml:space="preserve"> </w:t>
      </w:r>
      <w:r w:rsidR="00CC32D9" w:rsidRPr="00955ACA">
        <w:rPr>
          <w:rFonts w:ascii="Arial" w:hAnsi="Arial" w:cs="Arial"/>
        </w:rPr>
        <w:t>Acoustic space</w:t>
      </w:r>
      <w:r w:rsidRPr="00CC32D9">
        <w:rPr>
          <w:rFonts w:ascii="Arial" w:hAnsi="Arial" w:cs="Arial"/>
        </w:rPr>
        <w:t xml:space="preserve"> </w:t>
      </w:r>
      <w:r w:rsidR="00E07712">
        <w:rPr>
          <w:rFonts w:ascii="Arial" w:hAnsi="Arial" w:cs="Arial"/>
        </w:rPr>
        <w:t>plots for the</w:t>
      </w:r>
      <w:r w:rsidR="009C76C6">
        <w:rPr>
          <w:rFonts w:ascii="Arial" w:hAnsi="Arial" w:cs="Arial"/>
        </w:rPr>
        <w:t xml:space="preserve"> character string representations of the</w:t>
      </w:r>
      <w:r w:rsidR="00E07712">
        <w:rPr>
          <w:rFonts w:ascii="Arial" w:hAnsi="Arial" w:cs="Arial"/>
        </w:rPr>
        <w:t xml:space="preserve"> group-specific</w:t>
      </w:r>
      <w:r w:rsidR="00741E84">
        <w:rPr>
          <w:rFonts w:ascii="Arial" w:hAnsi="Arial" w:cs="Arial"/>
        </w:rPr>
        <w:t xml:space="preserve"> </w:t>
      </w:r>
      <w:r w:rsidR="0036081A">
        <w:rPr>
          <w:rFonts w:ascii="Arial" w:hAnsi="Arial" w:cs="Arial"/>
        </w:rPr>
        <w:t xml:space="preserve">example </w:t>
      </w:r>
      <w:r w:rsidR="00741E84">
        <w:rPr>
          <w:rFonts w:ascii="Arial" w:hAnsi="Arial" w:cs="Arial"/>
        </w:rPr>
        <w:t>dataset</w:t>
      </w:r>
      <w:r w:rsidR="00E41A32">
        <w:rPr>
          <w:rFonts w:ascii="Arial" w:hAnsi="Arial" w:cs="Arial"/>
        </w:rPr>
        <w:t xml:space="preserve"> (panels A and B),</w:t>
      </w:r>
      <w:r w:rsidR="009C76C6">
        <w:rPr>
          <w:rFonts w:ascii="Arial" w:hAnsi="Arial" w:cs="Arial"/>
        </w:rPr>
        <w:t xml:space="preserve"> and</w:t>
      </w:r>
      <w:r w:rsidR="0036081A">
        <w:rPr>
          <w:rFonts w:ascii="Arial" w:hAnsi="Arial" w:cs="Arial"/>
        </w:rPr>
        <w:t xml:space="preserve"> the</w:t>
      </w:r>
      <w:r w:rsidR="009C76C6">
        <w:rPr>
          <w:rFonts w:ascii="Arial" w:hAnsi="Arial" w:cs="Arial"/>
        </w:rPr>
        <w:t xml:space="preserve"> individually distinctive</w:t>
      </w:r>
      <w:r w:rsidR="00E07712">
        <w:rPr>
          <w:rFonts w:ascii="Arial" w:hAnsi="Arial" w:cs="Arial"/>
        </w:rPr>
        <w:t xml:space="preserve"> example </w:t>
      </w:r>
      <w:r w:rsidR="00E07712">
        <w:rPr>
          <w:rFonts w:ascii="Arial" w:hAnsi="Arial" w:cs="Arial"/>
        </w:rPr>
        <w:lastRenderedPageBreak/>
        <w:t>dataset</w:t>
      </w:r>
      <w:r w:rsidR="00E41A32">
        <w:rPr>
          <w:rFonts w:ascii="Arial" w:hAnsi="Arial" w:cs="Arial"/>
        </w:rPr>
        <w:t xml:space="preserve"> (panels C and D)</w:t>
      </w:r>
      <w:r w:rsidR="009C76C6">
        <w:rPr>
          <w:rFonts w:ascii="Arial" w:hAnsi="Arial" w:cs="Arial"/>
        </w:rPr>
        <w:t xml:space="preserve">. </w:t>
      </w:r>
      <w:r w:rsidR="00FE3F40">
        <w:rPr>
          <w:rFonts w:ascii="Arial" w:hAnsi="Arial" w:cs="Arial"/>
        </w:rPr>
        <w:t>Across panels,</w:t>
      </w:r>
      <w:r w:rsidR="00B67E9F">
        <w:rPr>
          <w:rFonts w:ascii="Arial" w:hAnsi="Arial" w:cs="Arial"/>
        </w:rPr>
        <w:t xml:space="preserve"> groups are represented by</w:t>
      </w:r>
      <w:r w:rsidR="00FE3F40">
        <w:rPr>
          <w:rFonts w:ascii="Arial" w:hAnsi="Arial" w:cs="Arial"/>
        </w:rPr>
        <w:t xml:space="preserve"> </w:t>
      </w:r>
      <w:r w:rsidR="00BA4FFC">
        <w:rPr>
          <w:rFonts w:ascii="Arial" w:hAnsi="Arial" w:cs="Arial"/>
        </w:rPr>
        <w:t>c</w:t>
      </w:r>
      <w:r w:rsidR="00FE3F40" w:rsidRPr="00FD0CFF">
        <w:rPr>
          <w:rFonts w:ascii="Arial" w:hAnsi="Arial" w:cs="Arial"/>
        </w:rPr>
        <w:t>olors</w:t>
      </w:r>
      <w:r w:rsidR="00B67E9F">
        <w:rPr>
          <w:rFonts w:ascii="Arial" w:hAnsi="Arial" w:cs="Arial"/>
        </w:rPr>
        <w:t xml:space="preserve"> and individuals within groups are represented with shapes</w:t>
      </w:r>
      <w:r w:rsidR="00FE3F40" w:rsidRPr="00FD0CFF">
        <w:rPr>
          <w:rFonts w:ascii="Arial" w:hAnsi="Arial" w:cs="Arial"/>
        </w:rPr>
        <w:t>.</w:t>
      </w:r>
      <w:r w:rsidR="00FE3F40">
        <w:rPr>
          <w:rFonts w:ascii="Arial" w:hAnsi="Arial" w:cs="Arial"/>
        </w:rPr>
        <w:t xml:space="preserve"> </w:t>
      </w:r>
      <w:r w:rsidR="009C76C6" w:rsidRPr="00DB62E3">
        <w:rPr>
          <w:rFonts w:ascii="Arial" w:hAnsi="Arial" w:cs="Arial"/>
        </w:rPr>
        <w:t>Panel</w:t>
      </w:r>
      <w:r w:rsidRPr="00DB62E3">
        <w:rPr>
          <w:rFonts w:ascii="Arial" w:hAnsi="Arial" w:cs="Arial"/>
        </w:rPr>
        <w:t xml:space="preserve"> </w:t>
      </w:r>
      <w:r w:rsidRPr="00955ACA">
        <w:rPr>
          <w:rFonts w:ascii="Arial" w:hAnsi="Arial" w:cs="Arial"/>
        </w:rPr>
        <w:t>A</w:t>
      </w:r>
      <w:r w:rsidR="00E41A32" w:rsidRPr="00955ACA">
        <w:rPr>
          <w:rFonts w:ascii="Arial" w:hAnsi="Arial" w:cs="Arial"/>
        </w:rPr>
        <w:t xml:space="preserve"> </w:t>
      </w:r>
      <w:r w:rsidR="00DB62E3">
        <w:rPr>
          <w:rFonts w:ascii="Arial" w:hAnsi="Arial" w:cs="Arial"/>
        </w:rPr>
        <w:t xml:space="preserve">shows patterns of variation in acoustic space with convex hull polygons </w:t>
      </w:r>
      <w:r w:rsidRPr="00DB62E3">
        <w:rPr>
          <w:rFonts w:ascii="Arial" w:hAnsi="Arial" w:cs="Arial"/>
        </w:rPr>
        <w:t xml:space="preserve">drawn by group identity, </w:t>
      </w:r>
      <w:r w:rsidR="00DB62E3">
        <w:rPr>
          <w:rFonts w:ascii="Arial" w:hAnsi="Arial" w:cs="Arial"/>
        </w:rPr>
        <w:t xml:space="preserve">while Panel </w:t>
      </w:r>
      <w:r w:rsidRPr="00955ACA">
        <w:rPr>
          <w:rFonts w:ascii="Arial" w:hAnsi="Arial" w:cs="Arial"/>
        </w:rPr>
        <w:t xml:space="preserve">B </w:t>
      </w:r>
      <w:r w:rsidR="00DB62E3">
        <w:rPr>
          <w:rFonts w:ascii="Arial" w:hAnsi="Arial" w:cs="Arial"/>
        </w:rPr>
        <w:t xml:space="preserve">shows the same dataset with </w:t>
      </w:r>
      <w:r w:rsidRPr="00DB62E3">
        <w:rPr>
          <w:rFonts w:ascii="Arial" w:hAnsi="Arial" w:cs="Arial"/>
        </w:rPr>
        <w:t>polygons drawn by individual identity</w:t>
      </w:r>
      <w:r w:rsidR="00DB62E3">
        <w:rPr>
          <w:rFonts w:ascii="Arial" w:hAnsi="Arial" w:cs="Arial"/>
        </w:rPr>
        <w:t xml:space="preserve">. </w:t>
      </w:r>
      <w:r w:rsidR="00435F3B">
        <w:rPr>
          <w:rFonts w:ascii="Arial" w:hAnsi="Arial" w:cs="Arial"/>
        </w:rPr>
        <w:t xml:space="preserve">Panels </w:t>
      </w:r>
      <w:r w:rsidRPr="00955ACA">
        <w:rPr>
          <w:rFonts w:ascii="Arial" w:hAnsi="Arial" w:cs="Arial"/>
        </w:rPr>
        <w:t>C</w:t>
      </w:r>
      <w:r w:rsidR="00435F3B">
        <w:rPr>
          <w:rFonts w:ascii="Arial" w:hAnsi="Arial" w:cs="Arial"/>
        </w:rPr>
        <w:t xml:space="preserve"> and</w:t>
      </w:r>
      <w:r w:rsidRPr="00955ACA">
        <w:rPr>
          <w:rFonts w:ascii="Arial" w:hAnsi="Arial" w:cs="Arial"/>
        </w:rPr>
        <w:t xml:space="preserve"> </w:t>
      </w:r>
      <w:r w:rsidR="00435F3B">
        <w:rPr>
          <w:rFonts w:ascii="Arial" w:hAnsi="Arial" w:cs="Arial"/>
        </w:rPr>
        <w:t xml:space="preserve">D are organized similarly, with polygons drawn by group or individual identity, respectively. </w:t>
      </w:r>
      <w:r w:rsidR="00DF35B7">
        <w:rPr>
          <w:rFonts w:ascii="Arial" w:hAnsi="Arial" w:cs="Arial"/>
        </w:rPr>
        <w:t xml:space="preserve">Note that </w:t>
      </w:r>
      <w:r w:rsidR="00FF0FE9">
        <w:rPr>
          <w:rFonts w:ascii="Arial" w:hAnsi="Arial" w:cs="Arial"/>
        </w:rPr>
        <w:t xml:space="preserve">panels A and </w:t>
      </w:r>
      <w:proofErr w:type="spellStart"/>
      <w:r w:rsidR="00FF0FE9">
        <w:rPr>
          <w:rFonts w:ascii="Arial" w:hAnsi="Arial" w:cs="Arial"/>
        </w:rPr>
        <w:t>D are</w:t>
      </w:r>
      <w:proofErr w:type="spellEnd"/>
      <w:r w:rsidR="00FF0FE9">
        <w:rPr>
          <w:rFonts w:ascii="Arial" w:hAnsi="Arial" w:cs="Arial"/>
        </w:rPr>
        <w:t xml:space="preserve"> the plots with polygons drawn by classes at the social level where we originally encoded the most information</w:t>
      </w:r>
      <w:r w:rsidR="001B5BEB">
        <w:rPr>
          <w:rFonts w:ascii="Arial" w:hAnsi="Arial" w:cs="Arial"/>
        </w:rPr>
        <w:t xml:space="preserve"> per dataset, respectively.</w:t>
      </w:r>
    </w:p>
    <w:p w14:paraId="1845A719" w14:textId="77777777" w:rsidR="00D302FC" w:rsidRDefault="00D302FC" w:rsidP="00DB1BE9">
      <w:pPr>
        <w:spacing w:line="480" w:lineRule="auto"/>
        <w:rPr>
          <w:rFonts w:ascii="Arial" w:hAnsi="Arial" w:cs="Arial"/>
        </w:rPr>
      </w:pPr>
    </w:p>
    <w:p w14:paraId="7CBF3446" w14:textId="77777777" w:rsidR="00FD0CFF" w:rsidRDefault="00FD0CFF" w:rsidP="00DB1BE9">
      <w:pPr>
        <w:spacing w:line="480" w:lineRule="auto"/>
        <w:rPr>
          <w:rFonts w:ascii="Arial" w:hAnsi="Arial" w:cs="Arial"/>
        </w:rPr>
      </w:pPr>
      <w:r>
        <w:rPr>
          <w:rFonts w:ascii="Arial" w:hAnsi="Arial" w:cs="Arial"/>
        </w:rPr>
        <w:br w:type="page"/>
      </w:r>
    </w:p>
    <w:p w14:paraId="14E68977" w14:textId="2665B23D" w:rsidR="00E64272" w:rsidRDefault="00186BB3" w:rsidP="00955ACA">
      <w:pPr>
        <w:spacing w:line="480" w:lineRule="auto"/>
        <w:rPr>
          <w:rFonts w:ascii="Arial" w:hAnsi="Arial" w:cs="Arial"/>
          <w:b/>
          <w:bCs/>
        </w:rPr>
      </w:pPr>
      <w:r>
        <w:rPr>
          <w:rFonts w:ascii="Arial" w:hAnsi="Arial" w:cs="Arial"/>
          <w:b/>
          <w:bCs/>
          <w:noProof/>
        </w:rPr>
        <w:lastRenderedPageBreak/>
        <w:drawing>
          <wp:inline distT="0" distB="0" distL="0" distR="0" wp14:anchorId="26738802" wp14:editId="2C4EAC97">
            <wp:extent cx="5943600" cy="7201535"/>
            <wp:effectExtent l="0" t="0" r="0" b="0"/>
            <wp:docPr id="1084340845"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40845" name="Picture 2" descr="A screenshot of a graph&#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7201535"/>
                    </a:xfrm>
                    <a:prstGeom prst="rect">
                      <a:avLst/>
                    </a:prstGeom>
                  </pic:spPr>
                </pic:pic>
              </a:graphicData>
            </a:graphic>
          </wp:inline>
        </w:drawing>
      </w:r>
    </w:p>
    <w:p w14:paraId="23F52F8F" w14:textId="77777777" w:rsidR="00E64272" w:rsidRDefault="00E64272" w:rsidP="00955ACA">
      <w:pPr>
        <w:spacing w:line="480" w:lineRule="auto"/>
        <w:rPr>
          <w:rFonts w:ascii="Arial" w:hAnsi="Arial" w:cs="Arial"/>
          <w:b/>
          <w:bCs/>
        </w:rPr>
      </w:pPr>
    </w:p>
    <w:p w14:paraId="33B3434D" w14:textId="6DB70A54" w:rsidR="00D5603D" w:rsidRDefault="00E64272" w:rsidP="00D5603D">
      <w:pPr>
        <w:spacing w:line="480" w:lineRule="auto"/>
        <w:rPr>
          <w:rFonts w:ascii="Arial" w:hAnsi="Arial" w:cs="Arial"/>
        </w:rPr>
      </w:pPr>
      <w:r>
        <w:rPr>
          <w:rFonts w:ascii="Arial" w:hAnsi="Arial" w:cs="Arial"/>
          <w:b/>
          <w:bCs/>
        </w:rPr>
        <w:lastRenderedPageBreak/>
        <w:t xml:space="preserve">S2 </w:t>
      </w:r>
      <w:r w:rsidRPr="00FD0CFF">
        <w:rPr>
          <w:rFonts w:ascii="Arial" w:hAnsi="Arial" w:cs="Arial"/>
          <w:b/>
          <w:bCs/>
        </w:rPr>
        <w:t>Fig:</w:t>
      </w:r>
      <w:r>
        <w:rPr>
          <w:rFonts w:ascii="Arial" w:hAnsi="Arial" w:cs="Arial"/>
          <w:b/>
          <w:bCs/>
        </w:rPr>
        <w:t xml:space="preserve"> </w:t>
      </w:r>
      <w:r w:rsidRPr="001E1A58">
        <w:rPr>
          <w:rFonts w:ascii="Arial" w:hAnsi="Arial" w:cs="Arial"/>
        </w:rPr>
        <w:t>Acoustic space</w:t>
      </w:r>
      <w:r w:rsidRPr="00CC32D9">
        <w:rPr>
          <w:rFonts w:ascii="Arial" w:hAnsi="Arial" w:cs="Arial"/>
        </w:rPr>
        <w:t xml:space="preserve"> </w:t>
      </w:r>
      <w:r>
        <w:rPr>
          <w:rFonts w:ascii="Arial" w:hAnsi="Arial" w:cs="Arial"/>
        </w:rPr>
        <w:t xml:space="preserve">plots for the </w:t>
      </w:r>
      <w:r w:rsidR="004B1F5B">
        <w:rPr>
          <w:rFonts w:ascii="Arial" w:hAnsi="Arial" w:cs="Arial"/>
        </w:rPr>
        <w:t>audio file</w:t>
      </w:r>
      <w:r>
        <w:rPr>
          <w:rFonts w:ascii="Arial" w:hAnsi="Arial" w:cs="Arial"/>
        </w:rPr>
        <w:t xml:space="preserve"> representations of the group-specific example dataset (panels A and B), and the individually distinctive example dataset (panels C and D). Across panels, </w:t>
      </w:r>
      <w:r w:rsidR="003A08A7">
        <w:rPr>
          <w:rFonts w:ascii="Arial" w:hAnsi="Arial" w:cs="Arial"/>
        </w:rPr>
        <w:t xml:space="preserve">we have represented </w:t>
      </w:r>
      <w:r>
        <w:rPr>
          <w:rFonts w:ascii="Arial" w:hAnsi="Arial" w:cs="Arial"/>
        </w:rPr>
        <w:t xml:space="preserve">groups </w:t>
      </w:r>
      <w:r w:rsidR="003A08A7">
        <w:rPr>
          <w:rFonts w:ascii="Arial" w:hAnsi="Arial" w:cs="Arial"/>
        </w:rPr>
        <w:t>in</w:t>
      </w:r>
      <w:r>
        <w:rPr>
          <w:rFonts w:ascii="Arial" w:hAnsi="Arial" w:cs="Arial"/>
        </w:rPr>
        <w:t xml:space="preserve"> c</w:t>
      </w:r>
      <w:r w:rsidRPr="00FD0CFF">
        <w:rPr>
          <w:rFonts w:ascii="Arial" w:hAnsi="Arial" w:cs="Arial"/>
        </w:rPr>
        <w:t>olors</w:t>
      </w:r>
      <w:r>
        <w:rPr>
          <w:rFonts w:ascii="Arial" w:hAnsi="Arial" w:cs="Arial"/>
        </w:rPr>
        <w:t xml:space="preserve"> and individuals within groups </w:t>
      </w:r>
      <w:r w:rsidR="003A08A7">
        <w:rPr>
          <w:rFonts w:ascii="Arial" w:hAnsi="Arial" w:cs="Arial"/>
        </w:rPr>
        <w:t>through</w:t>
      </w:r>
      <w:r>
        <w:rPr>
          <w:rFonts w:ascii="Arial" w:hAnsi="Arial" w:cs="Arial"/>
        </w:rPr>
        <w:t xml:space="preserve"> shapes</w:t>
      </w:r>
      <w:r w:rsidRPr="00FD0CFF">
        <w:rPr>
          <w:rFonts w:ascii="Arial" w:hAnsi="Arial" w:cs="Arial"/>
        </w:rPr>
        <w:t>.</w:t>
      </w:r>
      <w:r>
        <w:rPr>
          <w:rFonts w:ascii="Arial" w:hAnsi="Arial" w:cs="Arial"/>
        </w:rPr>
        <w:t xml:space="preserve"> </w:t>
      </w:r>
      <w:r w:rsidRPr="00DB62E3">
        <w:rPr>
          <w:rFonts w:ascii="Arial" w:hAnsi="Arial" w:cs="Arial"/>
        </w:rPr>
        <w:t xml:space="preserve">Panel </w:t>
      </w:r>
      <w:r w:rsidRPr="001E1A58">
        <w:rPr>
          <w:rFonts w:ascii="Arial" w:hAnsi="Arial" w:cs="Arial"/>
        </w:rPr>
        <w:t xml:space="preserve">A </w:t>
      </w:r>
      <w:r>
        <w:rPr>
          <w:rFonts w:ascii="Arial" w:hAnsi="Arial" w:cs="Arial"/>
        </w:rPr>
        <w:t xml:space="preserve">shows patterns of variation in acoustic space with convex hull polygons </w:t>
      </w:r>
      <w:r w:rsidR="005756C7">
        <w:rPr>
          <w:rFonts w:ascii="Arial" w:hAnsi="Arial" w:cs="Arial"/>
        </w:rPr>
        <w:t>outlining the area in acoustic space per</w:t>
      </w:r>
      <w:r w:rsidRPr="00DB62E3">
        <w:rPr>
          <w:rFonts w:ascii="Arial" w:hAnsi="Arial" w:cs="Arial"/>
        </w:rPr>
        <w:t xml:space="preserve"> group, </w:t>
      </w:r>
      <w:r>
        <w:rPr>
          <w:rFonts w:ascii="Arial" w:hAnsi="Arial" w:cs="Arial"/>
        </w:rPr>
        <w:t xml:space="preserve">while Panel </w:t>
      </w:r>
      <w:r w:rsidRPr="001E1A58">
        <w:rPr>
          <w:rFonts w:ascii="Arial" w:hAnsi="Arial" w:cs="Arial"/>
        </w:rPr>
        <w:t xml:space="preserve">B </w:t>
      </w:r>
      <w:r>
        <w:rPr>
          <w:rFonts w:ascii="Arial" w:hAnsi="Arial" w:cs="Arial"/>
        </w:rPr>
        <w:t xml:space="preserve">shows the same dataset with </w:t>
      </w:r>
      <w:r w:rsidRPr="00DB62E3">
        <w:rPr>
          <w:rFonts w:ascii="Arial" w:hAnsi="Arial" w:cs="Arial"/>
        </w:rPr>
        <w:t xml:space="preserve">polygons </w:t>
      </w:r>
      <w:r w:rsidR="005756C7">
        <w:rPr>
          <w:rFonts w:ascii="Arial" w:hAnsi="Arial" w:cs="Arial"/>
        </w:rPr>
        <w:t xml:space="preserve">outlining acoustic spaces </w:t>
      </w:r>
      <w:r w:rsidRPr="00DB62E3">
        <w:rPr>
          <w:rFonts w:ascii="Arial" w:hAnsi="Arial" w:cs="Arial"/>
        </w:rPr>
        <w:t>by individual</w:t>
      </w:r>
      <w:r>
        <w:rPr>
          <w:rFonts w:ascii="Arial" w:hAnsi="Arial" w:cs="Arial"/>
        </w:rPr>
        <w:t xml:space="preserve">. Panels </w:t>
      </w:r>
      <w:r w:rsidRPr="001E1A58">
        <w:rPr>
          <w:rFonts w:ascii="Arial" w:hAnsi="Arial" w:cs="Arial"/>
        </w:rPr>
        <w:t>C</w:t>
      </w:r>
      <w:r>
        <w:rPr>
          <w:rFonts w:ascii="Arial" w:hAnsi="Arial" w:cs="Arial"/>
        </w:rPr>
        <w:t xml:space="preserve"> and</w:t>
      </w:r>
      <w:r w:rsidRPr="001E1A58">
        <w:rPr>
          <w:rFonts w:ascii="Arial" w:hAnsi="Arial" w:cs="Arial"/>
        </w:rPr>
        <w:t xml:space="preserve"> </w:t>
      </w:r>
      <w:r>
        <w:rPr>
          <w:rFonts w:ascii="Arial" w:hAnsi="Arial" w:cs="Arial"/>
        </w:rPr>
        <w:t>D are organized</w:t>
      </w:r>
      <w:r w:rsidR="00B86755">
        <w:rPr>
          <w:rFonts w:ascii="Arial" w:hAnsi="Arial" w:cs="Arial"/>
        </w:rPr>
        <w:t xml:space="preserve"> in the same way</w:t>
      </w:r>
      <w:r>
        <w:rPr>
          <w:rFonts w:ascii="Arial" w:hAnsi="Arial" w:cs="Arial"/>
        </w:rPr>
        <w:t xml:space="preserve">, with polygons </w:t>
      </w:r>
      <w:r w:rsidR="00B86755">
        <w:rPr>
          <w:rFonts w:ascii="Arial" w:hAnsi="Arial" w:cs="Arial"/>
        </w:rPr>
        <w:t>highlighting the acoustic spaces of each</w:t>
      </w:r>
      <w:r>
        <w:rPr>
          <w:rFonts w:ascii="Arial" w:hAnsi="Arial" w:cs="Arial"/>
        </w:rPr>
        <w:t xml:space="preserve"> group or individual, respectively. </w:t>
      </w:r>
      <w:r w:rsidR="005B53AE">
        <w:rPr>
          <w:rFonts w:ascii="Arial" w:hAnsi="Arial" w:cs="Arial"/>
        </w:rPr>
        <w:t>P</w:t>
      </w:r>
      <w:r>
        <w:rPr>
          <w:rFonts w:ascii="Arial" w:hAnsi="Arial" w:cs="Arial"/>
        </w:rPr>
        <w:t>anels A and D</w:t>
      </w:r>
      <w:r w:rsidR="000B448A">
        <w:rPr>
          <w:rFonts w:ascii="Arial" w:hAnsi="Arial" w:cs="Arial"/>
        </w:rPr>
        <w:t xml:space="preserve"> </w:t>
      </w:r>
      <w:r w:rsidR="005B53AE">
        <w:rPr>
          <w:rFonts w:ascii="Arial" w:hAnsi="Arial" w:cs="Arial"/>
        </w:rPr>
        <w:t>show</w:t>
      </w:r>
      <w:r>
        <w:rPr>
          <w:rFonts w:ascii="Arial" w:hAnsi="Arial" w:cs="Arial"/>
        </w:rPr>
        <w:t xml:space="preserve"> polygons drawn at the social level where we originally encoded the most information per dataset.</w:t>
      </w:r>
    </w:p>
    <w:p w14:paraId="6B45CE05" w14:textId="6F1E076D" w:rsidR="00CD758C" w:rsidRDefault="00CD758C" w:rsidP="00955ACA">
      <w:pPr>
        <w:spacing w:line="480" w:lineRule="auto"/>
        <w:rPr>
          <w:rFonts w:ascii="Arial" w:hAnsi="Arial" w:cs="Arial"/>
        </w:rPr>
      </w:pPr>
      <w:r>
        <w:rPr>
          <w:rFonts w:ascii="Arial" w:hAnsi="Arial" w:cs="Arial"/>
        </w:rPr>
        <w:br w:type="page"/>
      </w:r>
    </w:p>
    <w:p w14:paraId="632609E9" w14:textId="6E479739" w:rsidR="00CD758C" w:rsidRDefault="00CD758C" w:rsidP="00CD758C">
      <w:pPr>
        <w:spacing w:line="480" w:lineRule="auto"/>
        <w:rPr>
          <w:rFonts w:ascii="Arial" w:hAnsi="Arial" w:cs="Arial"/>
        </w:rPr>
      </w:pPr>
      <w:r>
        <w:rPr>
          <w:rFonts w:ascii="Arial" w:hAnsi="Arial" w:cs="Arial"/>
        </w:rPr>
        <w:lastRenderedPageBreak/>
        <w:t>S1</w:t>
      </w:r>
      <w:r w:rsidR="00A161AF">
        <w:rPr>
          <w:rFonts w:ascii="Arial" w:hAnsi="Arial" w:cs="Arial"/>
        </w:rPr>
        <w:t xml:space="preserve"> </w:t>
      </w:r>
      <w:commentRangeStart w:id="93"/>
      <w:commentRangeStart w:id="94"/>
      <w:commentRangeStart w:id="95"/>
      <w:r w:rsidR="00A161AF">
        <w:rPr>
          <w:rFonts w:ascii="Arial" w:hAnsi="Arial" w:cs="Arial"/>
        </w:rPr>
        <w:t>Table</w:t>
      </w:r>
      <w:commentRangeEnd w:id="93"/>
      <w:r w:rsidR="00A161AF">
        <w:rPr>
          <w:rStyle w:val="CommentReference"/>
        </w:rPr>
        <w:commentReference w:id="93"/>
      </w:r>
      <w:commentRangeEnd w:id="94"/>
      <w:r w:rsidR="00A161AF">
        <w:rPr>
          <w:rStyle w:val="CommentReference"/>
        </w:rPr>
        <w:commentReference w:id="94"/>
      </w:r>
      <w:commentRangeEnd w:id="95"/>
      <w:r w:rsidR="00A161AF">
        <w:rPr>
          <w:rStyle w:val="CommentReference"/>
        </w:rPr>
        <w:commentReference w:id="95"/>
      </w:r>
      <w:r>
        <w:rPr>
          <w:rFonts w:ascii="Arial" w:hAnsi="Arial" w:cs="Arial"/>
        </w:rPr>
        <w:t xml:space="preserve">: </w:t>
      </w:r>
      <w:r w:rsidR="00113FAA">
        <w:rPr>
          <w:rFonts w:ascii="Arial" w:hAnsi="Arial" w:cs="Arial"/>
        </w:rPr>
        <w:t>Effect size calculations to detect the social level with the greatest amount of identity information encoding</w:t>
      </w:r>
      <w:r w:rsidR="00A32672">
        <w:rPr>
          <w:rFonts w:ascii="Arial" w:hAnsi="Arial" w:cs="Arial"/>
        </w:rPr>
        <w:t>.</w:t>
      </w:r>
    </w:p>
    <w:tbl>
      <w:tblPr>
        <w:tblW w:w="9260" w:type="dxa"/>
        <w:tblLook w:val="04A0" w:firstRow="1" w:lastRow="0" w:firstColumn="1" w:lastColumn="0" w:noHBand="0" w:noVBand="1"/>
      </w:tblPr>
      <w:tblGrid>
        <w:gridCol w:w="1170"/>
        <w:gridCol w:w="2160"/>
        <w:gridCol w:w="1340"/>
        <w:gridCol w:w="1540"/>
        <w:gridCol w:w="1710"/>
        <w:gridCol w:w="1340"/>
      </w:tblGrid>
      <w:tr w:rsidR="00CD758C" w:rsidRPr="004662E9" w14:paraId="195C7411" w14:textId="77777777" w:rsidTr="001E1A58">
        <w:trPr>
          <w:trHeight w:val="396"/>
        </w:trPr>
        <w:tc>
          <w:tcPr>
            <w:tcW w:w="1170" w:type="dxa"/>
            <w:tcBorders>
              <w:top w:val="single" w:sz="4" w:space="0" w:color="auto"/>
              <w:left w:val="nil"/>
              <w:bottom w:val="single" w:sz="4" w:space="0" w:color="auto"/>
              <w:right w:val="nil"/>
            </w:tcBorders>
            <w:shd w:val="clear" w:color="000000" w:fill="FFFFFF"/>
            <w:noWrap/>
            <w:vAlign w:val="center"/>
            <w:hideMark/>
          </w:tcPr>
          <w:p w14:paraId="455727E8"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Number of Groups</w:t>
            </w:r>
          </w:p>
        </w:tc>
        <w:tc>
          <w:tcPr>
            <w:tcW w:w="2160" w:type="dxa"/>
            <w:tcBorders>
              <w:top w:val="single" w:sz="4" w:space="0" w:color="auto"/>
              <w:left w:val="nil"/>
              <w:bottom w:val="single" w:sz="4" w:space="0" w:color="auto"/>
              <w:right w:val="nil"/>
            </w:tcBorders>
            <w:shd w:val="clear" w:color="000000" w:fill="FFFFFF"/>
            <w:noWrap/>
            <w:vAlign w:val="center"/>
            <w:hideMark/>
          </w:tcPr>
          <w:p w14:paraId="3BA2B737"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Method of Information Detection</w:t>
            </w:r>
          </w:p>
        </w:tc>
        <w:tc>
          <w:tcPr>
            <w:tcW w:w="1340" w:type="dxa"/>
            <w:tcBorders>
              <w:top w:val="single" w:sz="4" w:space="0" w:color="auto"/>
              <w:left w:val="nil"/>
              <w:bottom w:val="single" w:sz="4" w:space="0" w:color="auto"/>
              <w:right w:val="nil"/>
            </w:tcBorders>
            <w:shd w:val="clear" w:color="000000" w:fill="FFFFFF"/>
            <w:noWrap/>
            <w:vAlign w:val="center"/>
            <w:hideMark/>
          </w:tcPr>
          <w:p w14:paraId="6C5B7AD7"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Cliff's Delta</w:t>
            </w:r>
          </w:p>
        </w:tc>
        <w:tc>
          <w:tcPr>
            <w:tcW w:w="1540" w:type="dxa"/>
            <w:tcBorders>
              <w:top w:val="single" w:sz="4" w:space="0" w:color="auto"/>
              <w:left w:val="nil"/>
              <w:bottom w:val="single" w:sz="4" w:space="0" w:color="auto"/>
              <w:right w:val="nil"/>
            </w:tcBorders>
            <w:shd w:val="clear" w:color="000000" w:fill="FFFFFF"/>
            <w:noWrap/>
            <w:vAlign w:val="center"/>
            <w:hideMark/>
          </w:tcPr>
          <w:p w14:paraId="0C847D59"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Upper 95% CI</w:t>
            </w:r>
          </w:p>
        </w:tc>
        <w:tc>
          <w:tcPr>
            <w:tcW w:w="1710" w:type="dxa"/>
            <w:tcBorders>
              <w:top w:val="single" w:sz="4" w:space="0" w:color="auto"/>
              <w:left w:val="nil"/>
              <w:bottom w:val="single" w:sz="4" w:space="0" w:color="auto"/>
              <w:right w:val="nil"/>
            </w:tcBorders>
            <w:shd w:val="clear" w:color="000000" w:fill="FFFFFF"/>
            <w:noWrap/>
            <w:vAlign w:val="center"/>
            <w:hideMark/>
          </w:tcPr>
          <w:p w14:paraId="51C980B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Lower 95% C</w:t>
            </w:r>
            <w:r>
              <w:rPr>
                <w:rFonts w:ascii="Aptos Narrow" w:eastAsia="Times New Roman" w:hAnsi="Aptos Narrow" w:cs="Times New Roman"/>
                <w:color w:val="000000"/>
                <w:kern w:val="0"/>
                <w:sz w:val="22"/>
                <w:szCs w:val="22"/>
                <w14:ligatures w14:val="none"/>
              </w:rPr>
              <w:t>I</w:t>
            </w:r>
          </w:p>
        </w:tc>
        <w:tc>
          <w:tcPr>
            <w:tcW w:w="1340" w:type="dxa"/>
            <w:tcBorders>
              <w:top w:val="single" w:sz="4" w:space="0" w:color="auto"/>
              <w:left w:val="nil"/>
              <w:bottom w:val="single" w:sz="4" w:space="0" w:color="auto"/>
              <w:right w:val="nil"/>
            </w:tcBorders>
            <w:shd w:val="clear" w:color="000000" w:fill="FFFFFF"/>
            <w:noWrap/>
            <w:vAlign w:val="center"/>
            <w:hideMark/>
          </w:tcPr>
          <w:p w14:paraId="3A5CE8D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Magnitude</w:t>
            </w:r>
          </w:p>
        </w:tc>
      </w:tr>
      <w:tr w:rsidR="00CD758C" w:rsidRPr="004662E9" w14:paraId="6D38CD53" w14:textId="77777777" w:rsidTr="001E1A58">
        <w:trPr>
          <w:trHeight w:val="396"/>
        </w:trPr>
        <w:tc>
          <w:tcPr>
            <w:tcW w:w="9260" w:type="dxa"/>
            <w:gridSpan w:val="6"/>
            <w:tcBorders>
              <w:top w:val="single" w:sz="4" w:space="0" w:color="auto"/>
              <w:left w:val="nil"/>
              <w:bottom w:val="nil"/>
              <w:right w:val="nil"/>
            </w:tcBorders>
            <w:shd w:val="clear" w:color="000000" w:fill="FFFFFF"/>
            <w:noWrap/>
            <w:vAlign w:val="center"/>
            <w:hideMark/>
          </w:tcPr>
          <w:p w14:paraId="0ADD775C"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Group Information Proportion: 0</w:t>
            </w:r>
          </w:p>
        </w:tc>
      </w:tr>
      <w:tr w:rsidR="00CD758C" w:rsidRPr="004662E9" w14:paraId="74DA6D47" w14:textId="77777777" w:rsidTr="001E1A58">
        <w:trPr>
          <w:trHeight w:val="396"/>
        </w:trPr>
        <w:tc>
          <w:tcPr>
            <w:tcW w:w="1170" w:type="dxa"/>
            <w:tcBorders>
              <w:top w:val="nil"/>
              <w:left w:val="nil"/>
              <w:bottom w:val="nil"/>
              <w:right w:val="nil"/>
            </w:tcBorders>
            <w:shd w:val="clear" w:color="000000" w:fill="FFFFFF"/>
            <w:noWrap/>
            <w:vAlign w:val="bottom"/>
            <w:hideMark/>
          </w:tcPr>
          <w:p w14:paraId="3729DF3D"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2</w:t>
            </w:r>
          </w:p>
        </w:tc>
        <w:tc>
          <w:tcPr>
            <w:tcW w:w="2160" w:type="dxa"/>
            <w:tcBorders>
              <w:top w:val="nil"/>
              <w:left w:val="nil"/>
              <w:bottom w:val="nil"/>
              <w:right w:val="nil"/>
            </w:tcBorders>
            <w:shd w:val="clear" w:color="000000" w:fill="FFFFFF"/>
            <w:noWrap/>
            <w:vAlign w:val="bottom"/>
            <w:hideMark/>
          </w:tcPr>
          <w:p w14:paraId="5C660B30"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51C81D15"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-0.64</w:t>
            </w:r>
          </w:p>
        </w:tc>
        <w:tc>
          <w:tcPr>
            <w:tcW w:w="1540" w:type="dxa"/>
            <w:tcBorders>
              <w:top w:val="nil"/>
              <w:left w:val="nil"/>
              <w:bottom w:val="nil"/>
              <w:right w:val="nil"/>
            </w:tcBorders>
            <w:shd w:val="clear" w:color="000000" w:fill="FFFFFF"/>
            <w:noWrap/>
            <w:vAlign w:val="bottom"/>
            <w:hideMark/>
          </w:tcPr>
          <w:p w14:paraId="0510970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-0.13</w:t>
            </w:r>
          </w:p>
        </w:tc>
        <w:tc>
          <w:tcPr>
            <w:tcW w:w="1710" w:type="dxa"/>
            <w:tcBorders>
              <w:top w:val="nil"/>
              <w:left w:val="nil"/>
              <w:bottom w:val="nil"/>
              <w:right w:val="nil"/>
            </w:tcBorders>
            <w:shd w:val="clear" w:color="000000" w:fill="FFFFFF"/>
            <w:noWrap/>
            <w:vAlign w:val="bottom"/>
            <w:hideMark/>
          </w:tcPr>
          <w:p w14:paraId="687DDC2D"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-0.88</w:t>
            </w:r>
          </w:p>
        </w:tc>
        <w:tc>
          <w:tcPr>
            <w:tcW w:w="1340" w:type="dxa"/>
            <w:tcBorders>
              <w:top w:val="nil"/>
              <w:left w:val="nil"/>
              <w:bottom w:val="nil"/>
              <w:right w:val="nil"/>
            </w:tcBorders>
            <w:shd w:val="clear" w:color="000000" w:fill="FFFFFF"/>
            <w:noWrap/>
            <w:vAlign w:val="bottom"/>
            <w:hideMark/>
          </w:tcPr>
          <w:p w14:paraId="3F7489E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7525B985" w14:textId="77777777" w:rsidTr="001E1A58">
        <w:trPr>
          <w:trHeight w:val="396"/>
        </w:trPr>
        <w:tc>
          <w:tcPr>
            <w:tcW w:w="1170" w:type="dxa"/>
            <w:tcBorders>
              <w:top w:val="nil"/>
              <w:left w:val="nil"/>
              <w:bottom w:val="nil"/>
              <w:right w:val="nil"/>
            </w:tcBorders>
            <w:shd w:val="clear" w:color="000000" w:fill="FFFFFF"/>
            <w:noWrap/>
            <w:vAlign w:val="bottom"/>
            <w:hideMark/>
          </w:tcPr>
          <w:p w14:paraId="7A9F3640"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2</w:t>
            </w:r>
          </w:p>
        </w:tc>
        <w:tc>
          <w:tcPr>
            <w:tcW w:w="2160" w:type="dxa"/>
            <w:tcBorders>
              <w:top w:val="nil"/>
              <w:left w:val="nil"/>
              <w:bottom w:val="nil"/>
              <w:right w:val="nil"/>
            </w:tcBorders>
            <w:shd w:val="clear" w:color="000000" w:fill="FFFFFF"/>
            <w:noWrap/>
            <w:vAlign w:val="bottom"/>
            <w:hideMark/>
          </w:tcPr>
          <w:p w14:paraId="48F12006"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656659DF"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-0.7</w:t>
            </w:r>
          </w:p>
        </w:tc>
        <w:tc>
          <w:tcPr>
            <w:tcW w:w="1540" w:type="dxa"/>
            <w:tcBorders>
              <w:top w:val="nil"/>
              <w:left w:val="nil"/>
              <w:bottom w:val="nil"/>
              <w:right w:val="nil"/>
            </w:tcBorders>
            <w:shd w:val="clear" w:color="000000" w:fill="FFFFFF"/>
            <w:noWrap/>
            <w:vAlign w:val="bottom"/>
            <w:hideMark/>
          </w:tcPr>
          <w:p w14:paraId="2292BC18"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-0.27</w:t>
            </w:r>
          </w:p>
        </w:tc>
        <w:tc>
          <w:tcPr>
            <w:tcW w:w="1710" w:type="dxa"/>
            <w:tcBorders>
              <w:top w:val="nil"/>
              <w:left w:val="nil"/>
              <w:bottom w:val="nil"/>
              <w:right w:val="nil"/>
            </w:tcBorders>
            <w:shd w:val="clear" w:color="000000" w:fill="FFFFFF"/>
            <w:noWrap/>
            <w:vAlign w:val="bottom"/>
            <w:hideMark/>
          </w:tcPr>
          <w:p w14:paraId="7246B6C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-0.90</w:t>
            </w:r>
          </w:p>
        </w:tc>
        <w:tc>
          <w:tcPr>
            <w:tcW w:w="1340" w:type="dxa"/>
            <w:tcBorders>
              <w:top w:val="nil"/>
              <w:left w:val="nil"/>
              <w:bottom w:val="nil"/>
              <w:right w:val="nil"/>
            </w:tcBorders>
            <w:shd w:val="clear" w:color="000000" w:fill="FFFFFF"/>
            <w:noWrap/>
            <w:vAlign w:val="bottom"/>
            <w:hideMark/>
          </w:tcPr>
          <w:p w14:paraId="1DDE531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5CE8370E" w14:textId="77777777" w:rsidTr="001E1A58">
        <w:trPr>
          <w:trHeight w:val="396"/>
        </w:trPr>
        <w:tc>
          <w:tcPr>
            <w:tcW w:w="1170" w:type="dxa"/>
            <w:tcBorders>
              <w:top w:val="nil"/>
              <w:left w:val="nil"/>
              <w:bottom w:val="nil"/>
              <w:right w:val="nil"/>
            </w:tcBorders>
            <w:shd w:val="clear" w:color="000000" w:fill="FFFFFF"/>
            <w:noWrap/>
            <w:vAlign w:val="bottom"/>
            <w:hideMark/>
          </w:tcPr>
          <w:p w14:paraId="434B174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bottom"/>
            <w:hideMark/>
          </w:tcPr>
          <w:p w14:paraId="32C9EC1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07723520"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-0.98</w:t>
            </w:r>
          </w:p>
        </w:tc>
        <w:tc>
          <w:tcPr>
            <w:tcW w:w="1540" w:type="dxa"/>
            <w:tcBorders>
              <w:top w:val="nil"/>
              <w:left w:val="nil"/>
              <w:bottom w:val="nil"/>
              <w:right w:val="nil"/>
            </w:tcBorders>
            <w:shd w:val="clear" w:color="000000" w:fill="FFFFFF"/>
            <w:noWrap/>
            <w:vAlign w:val="bottom"/>
            <w:hideMark/>
          </w:tcPr>
          <w:p w14:paraId="436CC426"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-0.88</w:t>
            </w:r>
          </w:p>
        </w:tc>
        <w:tc>
          <w:tcPr>
            <w:tcW w:w="1710" w:type="dxa"/>
            <w:tcBorders>
              <w:top w:val="nil"/>
              <w:left w:val="nil"/>
              <w:bottom w:val="nil"/>
              <w:right w:val="nil"/>
            </w:tcBorders>
            <w:shd w:val="clear" w:color="000000" w:fill="FFFFFF"/>
            <w:noWrap/>
            <w:vAlign w:val="bottom"/>
            <w:hideMark/>
          </w:tcPr>
          <w:p w14:paraId="3EADB02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340" w:type="dxa"/>
            <w:tcBorders>
              <w:top w:val="nil"/>
              <w:left w:val="nil"/>
              <w:bottom w:val="nil"/>
              <w:right w:val="nil"/>
            </w:tcBorders>
            <w:shd w:val="clear" w:color="000000" w:fill="FFFFFF"/>
            <w:noWrap/>
            <w:vAlign w:val="bottom"/>
            <w:hideMark/>
          </w:tcPr>
          <w:p w14:paraId="284AE96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28DE69B4" w14:textId="77777777" w:rsidTr="001E1A58">
        <w:trPr>
          <w:trHeight w:val="396"/>
        </w:trPr>
        <w:tc>
          <w:tcPr>
            <w:tcW w:w="1170" w:type="dxa"/>
            <w:tcBorders>
              <w:top w:val="nil"/>
              <w:left w:val="nil"/>
              <w:bottom w:val="nil"/>
              <w:right w:val="nil"/>
            </w:tcBorders>
            <w:shd w:val="clear" w:color="000000" w:fill="FFFFFF"/>
            <w:noWrap/>
            <w:vAlign w:val="bottom"/>
            <w:hideMark/>
          </w:tcPr>
          <w:p w14:paraId="539507D9"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bottom"/>
            <w:hideMark/>
          </w:tcPr>
          <w:p w14:paraId="175B0207"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1969732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7D726F6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710" w:type="dxa"/>
            <w:tcBorders>
              <w:top w:val="nil"/>
              <w:left w:val="nil"/>
              <w:bottom w:val="nil"/>
              <w:right w:val="nil"/>
            </w:tcBorders>
            <w:shd w:val="clear" w:color="000000" w:fill="FFFFFF"/>
            <w:noWrap/>
            <w:vAlign w:val="bottom"/>
            <w:hideMark/>
          </w:tcPr>
          <w:p w14:paraId="2A27FDDC"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340" w:type="dxa"/>
            <w:tcBorders>
              <w:top w:val="nil"/>
              <w:left w:val="nil"/>
              <w:bottom w:val="nil"/>
              <w:right w:val="nil"/>
            </w:tcBorders>
            <w:shd w:val="clear" w:color="000000" w:fill="FFFFFF"/>
            <w:noWrap/>
            <w:vAlign w:val="bottom"/>
            <w:hideMark/>
          </w:tcPr>
          <w:p w14:paraId="5B42B31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34CF2E1E" w14:textId="77777777" w:rsidTr="001E1A58">
        <w:trPr>
          <w:trHeight w:val="396"/>
        </w:trPr>
        <w:tc>
          <w:tcPr>
            <w:tcW w:w="1170" w:type="dxa"/>
            <w:tcBorders>
              <w:top w:val="nil"/>
              <w:left w:val="nil"/>
              <w:bottom w:val="nil"/>
              <w:right w:val="nil"/>
            </w:tcBorders>
            <w:shd w:val="clear" w:color="000000" w:fill="FFFFFF"/>
            <w:noWrap/>
            <w:vAlign w:val="bottom"/>
            <w:hideMark/>
          </w:tcPr>
          <w:p w14:paraId="7789F62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bottom"/>
            <w:hideMark/>
          </w:tcPr>
          <w:p w14:paraId="02B444BB"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58BD6D4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7615671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710" w:type="dxa"/>
            <w:tcBorders>
              <w:top w:val="nil"/>
              <w:left w:val="nil"/>
              <w:bottom w:val="nil"/>
              <w:right w:val="nil"/>
            </w:tcBorders>
            <w:shd w:val="clear" w:color="000000" w:fill="FFFFFF"/>
            <w:noWrap/>
            <w:vAlign w:val="bottom"/>
            <w:hideMark/>
          </w:tcPr>
          <w:p w14:paraId="2E203C8A"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340" w:type="dxa"/>
            <w:tcBorders>
              <w:top w:val="nil"/>
              <w:left w:val="nil"/>
              <w:bottom w:val="nil"/>
              <w:right w:val="nil"/>
            </w:tcBorders>
            <w:shd w:val="clear" w:color="000000" w:fill="FFFFFF"/>
            <w:noWrap/>
            <w:vAlign w:val="bottom"/>
            <w:hideMark/>
          </w:tcPr>
          <w:p w14:paraId="25BF3E8B"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3B00F1D8" w14:textId="77777777" w:rsidTr="001E1A58">
        <w:trPr>
          <w:trHeight w:val="396"/>
        </w:trPr>
        <w:tc>
          <w:tcPr>
            <w:tcW w:w="1170" w:type="dxa"/>
            <w:tcBorders>
              <w:top w:val="nil"/>
              <w:left w:val="nil"/>
              <w:bottom w:val="nil"/>
              <w:right w:val="nil"/>
            </w:tcBorders>
            <w:shd w:val="clear" w:color="000000" w:fill="FFFFFF"/>
            <w:noWrap/>
            <w:vAlign w:val="bottom"/>
            <w:hideMark/>
          </w:tcPr>
          <w:p w14:paraId="0B2903A7"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bottom"/>
            <w:hideMark/>
          </w:tcPr>
          <w:p w14:paraId="3F7DCD79"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5840707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3B26CF48"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710" w:type="dxa"/>
            <w:tcBorders>
              <w:top w:val="nil"/>
              <w:left w:val="nil"/>
              <w:bottom w:val="nil"/>
              <w:right w:val="nil"/>
            </w:tcBorders>
            <w:shd w:val="clear" w:color="000000" w:fill="FFFFFF"/>
            <w:noWrap/>
            <w:vAlign w:val="bottom"/>
            <w:hideMark/>
          </w:tcPr>
          <w:p w14:paraId="5AEADF6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340" w:type="dxa"/>
            <w:tcBorders>
              <w:top w:val="nil"/>
              <w:left w:val="nil"/>
              <w:bottom w:val="nil"/>
              <w:right w:val="nil"/>
            </w:tcBorders>
            <w:shd w:val="clear" w:color="000000" w:fill="FFFFFF"/>
            <w:noWrap/>
            <w:vAlign w:val="bottom"/>
            <w:hideMark/>
          </w:tcPr>
          <w:p w14:paraId="7F88B7D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70E3EC96" w14:textId="77777777" w:rsidTr="001E1A58">
        <w:trPr>
          <w:trHeight w:val="396"/>
        </w:trPr>
        <w:tc>
          <w:tcPr>
            <w:tcW w:w="1170" w:type="dxa"/>
            <w:tcBorders>
              <w:top w:val="nil"/>
              <w:left w:val="nil"/>
              <w:bottom w:val="nil"/>
              <w:right w:val="nil"/>
            </w:tcBorders>
            <w:shd w:val="clear" w:color="000000" w:fill="FFFFFF"/>
            <w:noWrap/>
            <w:vAlign w:val="bottom"/>
            <w:hideMark/>
          </w:tcPr>
          <w:p w14:paraId="2E4ABD5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bottom"/>
            <w:hideMark/>
          </w:tcPr>
          <w:p w14:paraId="044F8715"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79FDF27D"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1E4C98A7"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710" w:type="dxa"/>
            <w:tcBorders>
              <w:top w:val="nil"/>
              <w:left w:val="nil"/>
              <w:bottom w:val="nil"/>
              <w:right w:val="nil"/>
            </w:tcBorders>
            <w:shd w:val="clear" w:color="000000" w:fill="FFFFFF"/>
            <w:noWrap/>
            <w:vAlign w:val="bottom"/>
            <w:hideMark/>
          </w:tcPr>
          <w:p w14:paraId="7B890014"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340" w:type="dxa"/>
            <w:tcBorders>
              <w:top w:val="nil"/>
              <w:left w:val="nil"/>
              <w:bottom w:val="nil"/>
              <w:right w:val="nil"/>
            </w:tcBorders>
            <w:shd w:val="clear" w:color="000000" w:fill="FFFFFF"/>
            <w:noWrap/>
            <w:vAlign w:val="bottom"/>
            <w:hideMark/>
          </w:tcPr>
          <w:p w14:paraId="51D4EF0F"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246CF08A" w14:textId="77777777" w:rsidTr="001E1A58">
        <w:trPr>
          <w:trHeight w:val="396"/>
        </w:trPr>
        <w:tc>
          <w:tcPr>
            <w:tcW w:w="1170" w:type="dxa"/>
            <w:tcBorders>
              <w:top w:val="nil"/>
              <w:left w:val="nil"/>
              <w:bottom w:val="nil"/>
              <w:right w:val="nil"/>
            </w:tcBorders>
            <w:shd w:val="clear" w:color="000000" w:fill="FFFFFF"/>
            <w:noWrap/>
            <w:vAlign w:val="bottom"/>
            <w:hideMark/>
          </w:tcPr>
          <w:p w14:paraId="72F82409"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bottom"/>
            <w:hideMark/>
          </w:tcPr>
          <w:p w14:paraId="348B5C8A"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6169E9E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37403A76"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710" w:type="dxa"/>
            <w:tcBorders>
              <w:top w:val="nil"/>
              <w:left w:val="nil"/>
              <w:bottom w:val="nil"/>
              <w:right w:val="nil"/>
            </w:tcBorders>
            <w:shd w:val="clear" w:color="000000" w:fill="FFFFFF"/>
            <w:noWrap/>
            <w:vAlign w:val="bottom"/>
            <w:hideMark/>
          </w:tcPr>
          <w:p w14:paraId="360F8308"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340" w:type="dxa"/>
            <w:tcBorders>
              <w:top w:val="nil"/>
              <w:left w:val="nil"/>
              <w:bottom w:val="nil"/>
              <w:right w:val="nil"/>
            </w:tcBorders>
            <w:shd w:val="clear" w:color="000000" w:fill="FFFFFF"/>
            <w:noWrap/>
            <w:vAlign w:val="bottom"/>
            <w:hideMark/>
          </w:tcPr>
          <w:p w14:paraId="0C228C4C"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04E696DE" w14:textId="77777777" w:rsidTr="001E1A58">
        <w:trPr>
          <w:trHeight w:val="396"/>
        </w:trPr>
        <w:tc>
          <w:tcPr>
            <w:tcW w:w="9260" w:type="dxa"/>
            <w:gridSpan w:val="6"/>
            <w:tcBorders>
              <w:top w:val="single" w:sz="4" w:space="0" w:color="auto"/>
              <w:left w:val="nil"/>
              <w:bottom w:val="nil"/>
              <w:right w:val="nil"/>
            </w:tcBorders>
            <w:shd w:val="clear" w:color="000000" w:fill="FFFFFF"/>
            <w:noWrap/>
            <w:vAlign w:val="center"/>
            <w:hideMark/>
          </w:tcPr>
          <w:p w14:paraId="0254A91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Group Information Proportion: .33</w:t>
            </w:r>
          </w:p>
        </w:tc>
      </w:tr>
      <w:tr w:rsidR="00CD758C" w:rsidRPr="004662E9" w14:paraId="79C77DD6" w14:textId="77777777" w:rsidTr="001E1A58">
        <w:trPr>
          <w:trHeight w:val="396"/>
        </w:trPr>
        <w:tc>
          <w:tcPr>
            <w:tcW w:w="1170" w:type="dxa"/>
            <w:tcBorders>
              <w:top w:val="nil"/>
              <w:left w:val="nil"/>
              <w:bottom w:val="nil"/>
              <w:right w:val="nil"/>
            </w:tcBorders>
            <w:shd w:val="clear" w:color="000000" w:fill="FFFFFF"/>
            <w:noWrap/>
            <w:vAlign w:val="bottom"/>
            <w:hideMark/>
          </w:tcPr>
          <w:p w14:paraId="1D368424"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2</w:t>
            </w:r>
          </w:p>
        </w:tc>
        <w:tc>
          <w:tcPr>
            <w:tcW w:w="2160" w:type="dxa"/>
            <w:tcBorders>
              <w:top w:val="nil"/>
              <w:left w:val="nil"/>
              <w:bottom w:val="nil"/>
              <w:right w:val="nil"/>
            </w:tcBorders>
            <w:shd w:val="clear" w:color="000000" w:fill="FFFFFF"/>
            <w:noWrap/>
            <w:vAlign w:val="bottom"/>
            <w:hideMark/>
          </w:tcPr>
          <w:p w14:paraId="4F781A1C"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4D8E8FD8"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-0.5</w:t>
            </w:r>
          </w:p>
        </w:tc>
        <w:tc>
          <w:tcPr>
            <w:tcW w:w="1540" w:type="dxa"/>
            <w:tcBorders>
              <w:top w:val="nil"/>
              <w:left w:val="nil"/>
              <w:bottom w:val="nil"/>
              <w:right w:val="nil"/>
            </w:tcBorders>
            <w:shd w:val="clear" w:color="000000" w:fill="FFFFFF"/>
            <w:noWrap/>
            <w:vAlign w:val="bottom"/>
            <w:hideMark/>
          </w:tcPr>
          <w:p w14:paraId="71312BFB"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0.03</w:t>
            </w:r>
          </w:p>
        </w:tc>
        <w:tc>
          <w:tcPr>
            <w:tcW w:w="1710" w:type="dxa"/>
            <w:tcBorders>
              <w:top w:val="nil"/>
              <w:left w:val="nil"/>
              <w:bottom w:val="nil"/>
              <w:right w:val="nil"/>
            </w:tcBorders>
            <w:shd w:val="clear" w:color="000000" w:fill="FFFFFF"/>
            <w:noWrap/>
            <w:vAlign w:val="bottom"/>
            <w:hideMark/>
          </w:tcPr>
          <w:p w14:paraId="06712636"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-0.81</w:t>
            </w:r>
          </w:p>
        </w:tc>
        <w:tc>
          <w:tcPr>
            <w:tcW w:w="1340" w:type="dxa"/>
            <w:tcBorders>
              <w:top w:val="nil"/>
              <w:left w:val="nil"/>
              <w:bottom w:val="nil"/>
              <w:right w:val="nil"/>
            </w:tcBorders>
            <w:shd w:val="clear" w:color="000000" w:fill="FFFFFF"/>
            <w:noWrap/>
            <w:vAlign w:val="bottom"/>
            <w:hideMark/>
          </w:tcPr>
          <w:p w14:paraId="3DD399F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6E070C3D" w14:textId="77777777" w:rsidTr="001E1A58">
        <w:trPr>
          <w:trHeight w:val="396"/>
        </w:trPr>
        <w:tc>
          <w:tcPr>
            <w:tcW w:w="1170" w:type="dxa"/>
            <w:tcBorders>
              <w:top w:val="nil"/>
              <w:left w:val="nil"/>
              <w:bottom w:val="nil"/>
              <w:right w:val="nil"/>
            </w:tcBorders>
            <w:shd w:val="clear" w:color="000000" w:fill="FFFFFF"/>
            <w:noWrap/>
            <w:vAlign w:val="bottom"/>
            <w:hideMark/>
          </w:tcPr>
          <w:p w14:paraId="75336F67"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2</w:t>
            </w:r>
          </w:p>
        </w:tc>
        <w:tc>
          <w:tcPr>
            <w:tcW w:w="2160" w:type="dxa"/>
            <w:tcBorders>
              <w:top w:val="nil"/>
              <w:left w:val="nil"/>
              <w:bottom w:val="nil"/>
              <w:right w:val="nil"/>
            </w:tcBorders>
            <w:shd w:val="clear" w:color="000000" w:fill="FFFFFF"/>
            <w:noWrap/>
            <w:vAlign w:val="bottom"/>
            <w:hideMark/>
          </w:tcPr>
          <w:p w14:paraId="5145BB94"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7B39EBA9"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-0.09</w:t>
            </w:r>
          </w:p>
        </w:tc>
        <w:tc>
          <w:tcPr>
            <w:tcW w:w="1540" w:type="dxa"/>
            <w:tcBorders>
              <w:top w:val="nil"/>
              <w:left w:val="nil"/>
              <w:bottom w:val="nil"/>
              <w:right w:val="nil"/>
            </w:tcBorders>
            <w:shd w:val="clear" w:color="000000" w:fill="FFFFFF"/>
            <w:noWrap/>
            <w:vAlign w:val="bottom"/>
            <w:hideMark/>
          </w:tcPr>
          <w:p w14:paraId="7812BCDC"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0.35</w:t>
            </w:r>
          </w:p>
        </w:tc>
        <w:tc>
          <w:tcPr>
            <w:tcW w:w="1710" w:type="dxa"/>
            <w:tcBorders>
              <w:top w:val="nil"/>
              <w:left w:val="nil"/>
              <w:bottom w:val="nil"/>
              <w:right w:val="nil"/>
            </w:tcBorders>
            <w:shd w:val="clear" w:color="000000" w:fill="FFFFFF"/>
            <w:noWrap/>
            <w:vAlign w:val="bottom"/>
            <w:hideMark/>
          </w:tcPr>
          <w:p w14:paraId="01E4378A"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-0.50</w:t>
            </w:r>
          </w:p>
        </w:tc>
        <w:tc>
          <w:tcPr>
            <w:tcW w:w="1340" w:type="dxa"/>
            <w:tcBorders>
              <w:top w:val="nil"/>
              <w:left w:val="nil"/>
              <w:bottom w:val="nil"/>
              <w:right w:val="nil"/>
            </w:tcBorders>
            <w:shd w:val="clear" w:color="000000" w:fill="FFFFFF"/>
            <w:noWrap/>
            <w:vAlign w:val="bottom"/>
            <w:hideMark/>
          </w:tcPr>
          <w:p w14:paraId="2B33671A"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Negligible</w:t>
            </w:r>
          </w:p>
        </w:tc>
      </w:tr>
      <w:tr w:rsidR="00CD758C" w:rsidRPr="004662E9" w14:paraId="60AE2789" w14:textId="77777777" w:rsidTr="001E1A58">
        <w:trPr>
          <w:trHeight w:val="396"/>
        </w:trPr>
        <w:tc>
          <w:tcPr>
            <w:tcW w:w="1170" w:type="dxa"/>
            <w:tcBorders>
              <w:top w:val="nil"/>
              <w:left w:val="nil"/>
              <w:bottom w:val="nil"/>
              <w:right w:val="nil"/>
            </w:tcBorders>
            <w:shd w:val="clear" w:color="000000" w:fill="FFFFFF"/>
            <w:noWrap/>
            <w:vAlign w:val="bottom"/>
            <w:hideMark/>
          </w:tcPr>
          <w:p w14:paraId="1F6D6F0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bottom"/>
            <w:hideMark/>
          </w:tcPr>
          <w:p w14:paraId="444A3F55"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6F6C7226"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-0.34</w:t>
            </w:r>
          </w:p>
        </w:tc>
        <w:tc>
          <w:tcPr>
            <w:tcW w:w="1540" w:type="dxa"/>
            <w:tcBorders>
              <w:top w:val="nil"/>
              <w:left w:val="nil"/>
              <w:bottom w:val="nil"/>
              <w:right w:val="nil"/>
            </w:tcBorders>
            <w:shd w:val="clear" w:color="000000" w:fill="FFFFFF"/>
            <w:noWrap/>
            <w:vAlign w:val="bottom"/>
            <w:hideMark/>
          </w:tcPr>
          <w:p w14:paraId="2E640694"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0.24</w:t>
            </w:r>
          </w:p>
        </w:tc>
        <w:tc>
          <w:tcPr>
            <w:tcW w:w="1710" w:type="dxa"/>
            <w:tcBorders>
              <w:top w:val="nil"/>
              <w:left w:val="nil"/>
              <w:bottom w:val="nil"/>
              <w:right w:val="nil"/>
            </w:tcBorders>
            <w:shd w:val="clear" w:color="000000" w:fill="FFFFFF"/>
            <w:noWrap/>
            <w:vAlign w:val="bottom"/>
            <w:hideMark/>
          </w:tcPr>
          <w:p w14:paraId="4E5D2F76"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-0.74</w:t>
            </w:r>
          </w:p>
        </w:tc>
        <w:tc>
          <w:tcPr>
            <w:tcW w:w="1340" w:type="dxa"/>
            <w:tcBorders>
              <w:top w:val="nil"/>
              <w:left w:val="nil"/>
              <w:bottom w:val="nil"/>
              <w:right w:val="nil"/>
            </w:tcBorders>
            <w:shd w:val="clear" w:color="000000" w:fill="FFFFFF"/>
            <w:noWrap/>
            <w:vAlign w:val="bottom"/>
            <w:hideMark/>
          </w:tcPr>
          <w:p w14:paraId="67F29795"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Medium</w:t>
            </w:r>
          </w:p>
        </w:tc>
      </w:tr>
      <w:tr w:rsidR="00CD758C" w:rsidRPr="004662E9" w14:paraId="40405423" w14:textId="77777777" w:rsidTr="001E1A58">
        <w:trPr>
          <w:trHeight w:val="396"/>
        </w:trPr>
        <w:tc>
          <w:tcPr>
            <w:tcW w:w="1170" w:type="dxa"/>
            <w:tcBorders>
              <w:top w:val="nil"/>
              <w:left w:val="nil"/>
              <w:bottom w:val="nil"/>
              <w:right w:val="nil"/>
            </w:tcBorders>
            <w:shd w:val="clear" w:color="000000" w:fill="FFFFFF"/>
            <w:noWrap/>
            <w:vAlign w:val="bottom"/>
            <w:hideMark/>
          </w:tcPr>
          <w:p w14:paraId="142FAF0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bottom"/>
            <w:hideMark/>
          </w:tcPr>
          <w:p w14:paraId="045972FD"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769CFB2B"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-0.56</w:t>
            </w:r>
          </w:p>
        </w:tc>
        <w:tc>
          <w:tcPr>
            <w:tcW w:w="1540" w:type="dxa"/>
            <w:tcBorders>
              <w:top w:val="nil"/>
              <w:left w:val="nil"/>
              <w:bottom w:val="nil"/>
              <w:right w:val="nil"/>
            </w:tcBorders>
            <w:shd w:val="clear" w:color="000000" w:fill="FFFFFF"/>
            <w:noWrap/>
            <w:vAlign w:val="bottom"/>
            <w:hideMark/>
          </w:tcPr>
          <w:p w14:paraId="7F5CA7B7"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-0.03</w:t>
            </w:r>
          </w:p>
        </w:tc>
        <w:tc>
          <w:tcPr>
            <w:tcW w:w="1710" w:type="dxa"/>
            <w:tcBorders>
              <w:top w:val="nil"/>
              <w:left w:val="nil"/>
              <w:bottom w:val="nil"/>
              <w:right w:val="nil"/>
            </w:tcBorders>
            <w:shd w:val="clear" w:color="000000" w:fill="FFFFFF"/>
            <w:noWrap/>
            <w:vAlign w:val="bottom"/>
            <w:hideMark/>
          </w:tcPr>
          <w:p w14:paraId="209B048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-0.84</w:t>
            </w:r>
          </w:p>
        </w:tc>
        <w:tc>
          <w:tcPr>
            <w:tcW w:w="1340" w:type="dxa"/>
            <w:tcBorders>
              <w:top w:val="nil"/>
              <w:left w:val="nil"/>
              <w:bottom w:val="nil"/>
              <w:right w:val="nil"/>
            </w:tcBorders>
            <w:shd w:val="clear" w:color="000000" w:fill="FFFFFF"/>
            <w:noWrap/>
            <w:vAlign w:val="bottom"/>
            <w:hideMark/>
          </w:tcPr>
          <w:p w14:paraId="7608876D"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2B3E3938" w14:textId="77777777" w:rsidTr="001E1A58">
        <w:trPr>
          <w:trHeight w:val="396"/>
        </w:trPr>
        <w:tc>
          <w:tcPr>
            <w:tcW w:w="1170" w:type="dxa"/>
            <w:tcBorders>
              <w:top w:val="nil"/>
              <w:left w:val="nil"/>
              <w:bottom w:val="nil"/>
              <w:right w:val="nil"/>
            </w:tcBorders>
            <w:shd w:val="clear" w:color="000000" w:fill="FFFFFF"/>
            <w:noWrap/>
            <w:vAlign w:val="bottom"/>
            <w:hideMark/>
          </w:tcPr>
          <w:p w14:paraId="7EE89FFF"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bottom"/>
            <w:hideMark/>
          </w:tcPr>
          <w:p w14:paraId="3D4EFF4F"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1AA55557"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-0.73</w:t>
            </w:r>
          </w:p>
        </w:tc>
        <w:tc>
          <w:tcPr>
            <w:tcW w:w="1540" w:type="dxa"/>
            <w:tcBorders>
              <w:top w:val="nil"/>
              <w:left w:val="nil"/>
              <w:bottom w:val="nil"/>
              <w:right w:val="nil"/>
            </w:tcBorders>
            <w:shd w:val="clear" w:color="000000" w:fill="FFFFFF"/>
            <w:noWrap/>
            <w:vAlign w:val="bottom"/>
            <w:hideMark/>
          </w:tcPr>
          <w:p w14:paraId="53C7A3B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-0.15</w:t>
            </w:r>
          </w:p>
        </w:tc>
        <w:tc>
          <w:tcPr>
            <w:tcW w:w="1710" w:type="dxa"/>
            <w:tcBorders>
              <w:top w:val="nil"/>
              <w:left w:val="nil"/>
              <w:bottom w:val="nil"/>
              <w:right w:val="nil"/>
            </w:tcBorders>
            <w:shd w:val="clear" w:color="000000" w:fill="FFFFFF"/>
            <w:noWrap/>
            <w:vAlign w:val="bottom"/>
            <w:hideMark/>
          </w:tcPr>
          <w:p w14:paraId="2CDFF39A"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-0.94</w:t>
            </w:r>
          </w:p>
        </w:tc>
        <w:tc>
          <w:tcPr>
            <w:tcW w:w="1340" w:type="dxa"/>
            <w:tcBorders>
              <w:top w:val="nil"/>
              <w:left w:val="nil"/>
              <w:bottom w:val="nil"/>
              <w:right w:val="nil"/>
            </w:tcBorders>
            <w:shd w:val="clear" w:color="000000" w:fill="FFFFFF"/>
            <w:noWrap/>
            <w:vAlign w:val="bottom"/>
            <w:hideMark/>
          </w:tcPr>
          <w:p w14:paraId="2691322A"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4E852058" w14:textId="77777777" w:rsidTr="001E1A58">
        <w:trPr>
          <w:trHeight w:val="396"/>
        </w:trPr>
        <w:tc>
          <w:tcPr>
            <w:tcW w:w="1170" w:type="dxa"/>
            <w:tcBorders>
              <w:top w:val="nil"/>
              <w:left w:val="nil"/>
              <w:bottom w:val="nil"/>
              <w:right w:val="nil"/>
            </w:tcBorders>
            <w:shd w:val="clear" w:color="000000" w:fill="FFFFFF"/>
            <w:noWrap/>
            <w:vAlign w:val="bottom"/>
            <w:hideMark/>
          </w:tcPr>
          <w:p w14:paraId="0D25E985"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bottom"/>
            <w:hideMark/>
          </w:tcPr>
          <w:p w14:paraId="027C546F"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76BFD3E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-0.78</w:t>
            </w:r>
          </w:p>
        </w:tc>
        <w:tc>
          <w:tcPr>
            <w:tcW w:w="1540" w:type="dxa"/>
            <w:tcBorders>
              <w:top w:val="nil"/>
              <w:left w:val="nil"/>
              <w:bottom w:val="nil"/>
              <w:right w:val="nil"/>
            </w:tcBorders>
            <w:shd w:val="clear" w:color="000000" w:fill="FFFFFF"/>
            <w:noWrap/>
            <w:vAlign w:val="bottom"/>
            <w:hideMark/>
          </w:tcPr>
          <w:p w14:paraId="3830495D"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-0.25</w:t>
            </w:r>
          </w:p>
        </w:tc>
        <w:tc>
          <w:tcPr>
            <w:tcW w:w="1710" w:type="dxa"/>
            <w:tcBorders>
              <w:top w:val="nil"/>
              <w:left w:val="nil"/>
              <w:bottom w:val="nil"/>
              <w:right w:val="nil"/>
            </w:tcBorders>
            <w:shd w:val="clear" w:color="000000" w:fill="FFFFFF"/>
            <w:noWrap/>
            <w:vAlign w:val="bottom"/>
            <w:hideMark/>
          </w:tcPr>
          <w:p w14:paraId="2F7B5179"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-0.95</w:t>
            </w:r>
          </w:p>
        </w:tc>
        <w:tc>
          <w:tcPr>
            <w:tcW w:w="1340" w:type="dxa"/>
            <w:tcBorders>
              <w:top w:val="nil"/>
              <w:left w:val="nil"/>
              <w:bottom w:val="nil"/>
              <w:right w:val="nil"/>
            </w:tcBorders>
            <w:shd w:val="clear" w:color="000000" w:fill="FFFFFF"/>
            <w:noWrap/>
            <w:vAlign w:val="bottom"/>
            <w:hideMark/>
          </w:tcPr>
          <w:p w14:paraId="28F15CE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5F8312DD" w14:textId="77777777" w:rsidTr="001E1A58">
        <w:trPr>
          <w:trHeight w:val="396"/>
        </w:trPr>
        <w:tc>
          <w:tcPr>
            <w:tcW w:w="1170" w:type="dxa"/>
            <w:tcBorders>
              <w:top w:val="nil"/>
              <w:left w:val="nil"/>
              <w:bottom w:val="nil"/>
              <w:right w:val="nil"/>
            </w:tcBorders>
            <w:shd w:val="clear" w:color="000000" w:fill="FFFFFF"/>
            <w:noWrap/>
            <w:vAlign w:val="bottom"/>
            <w:hideMark/>
          </w:tcPr>
          <w:p w14:paraId="6436AC6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bottom"/>
            <w:hideMark/>
          </w:tcPr>
          <w:p w14:paraId="2081D759"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302F2D9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1CF43BB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710" w:type="dxa"/>
            <w:tcBorders>
              <w:top w:val="nil"/>
              <w:left w:val="nil"/>
              <w:bottom w:val="nil"/>
              <w:right w:val="nil"/>
            </w:tcBorders>
            <w:shd w:val="clear" w:color="000000" w:fill="FFFFFF"/>
            <w:noWrap/>
            <w:vAlign w:val="bottom"/>
            <w:hideMark/>
          </w:tcPr>
          <w:p w14:paraId="60A4AB9B"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340" w:type="dxa"/>
            <w:tcBorders>
              <w:top w:val="nil"/>
              <w:left w:val="nil"/>
              <w:bottom w:val="nil"/>
              <w:right w:val="nil"/>
            </w:tcBorders>
            <w:shd w:val="clear" w:color="000000" w:fill="FFFFFF"/>
            <w:noWrap/>
            <w:vAlign w:val="bottom"/>
            <w:hideMark/>
          </w:tcPr>
          <w:p w14:paraId="2858535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455C0FD3" w14:textId="77777777" w:rsidTr="001E1A58">
        <w:trPr>
          <w:trHeight w:val="396"/>
        </w:trPr>
        <w:tc>
          <w:tcPr>
            <w:tcW w:w="1170" w:type="dxa"/>
            <w:tcBorders>
              <w:top w:val="nil"/>
              <w:left w:val="nil"/>
              <w:bottom w:val="nil"/>
              <w:right w:val="nil"/>
            </w:tcBorders>
            <w:shd w:val="clear" w:color="000000" w:fill="FFFFFF"/>
            <w:noWrap/>
            <w:vAlign w:val="bottom"/>
            <w:hideMark/>
          </w:tcPr>
          <w:p w14:paraId="4277A0B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bottom"/>
            <w:hideMark/>
          </w:tcPr>
          <w:p w14:paraId="025CA289"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36D41B64"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-0.46</w:t>
            </w:r>
          </w:p>
        </w:tc>
        <w:tc>
          <w:tcPr>
            <w:tcW w:w="1540" w:type="dxa"/>
            <w:tcBorders>
              <w:top w:val="nil"/>
              <w:left w:val="nil"/>
              <w:bottom w:val="nil"/>
              <w:right w:val="nil"/>
            </w:tcBorders>
            <w:shd w:val="clear" w:color="000000" w:fill="FFFFFF"/>
            <w:noWrap/>
            <w:vAlign w:val="bottom"/>
            <w:hideMark/>
          </w:tcPr>
          <w:p w14:paraId="022B98F6"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0.11</w:t>
            </w:r>
          </w:p>
        </w:tc>
        <w:tc>
          <w:tcPr>
            <w:tcW w:w="1710" w:type="dxa"/>
            <w:tcBorders>
              <w:top w:val="nil"/>
              <w:left w:val="nil"/>
              <w:bottom w:val="nil"/>
              <w:right w:val="nil"/>
            </w:tcBorders>
            <w:shd w:val="clear" w:color="000000" w:fill="FFFFFF"/>
            <w:noWrap/>
            <w:vAlign w:val="bottom"/>
            <w:hideMark/>
          </w:tcPr>
          <w:p w14:paraId="5D97C060"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-0.80</w:t>
            </w:r>
          </w:p>
        </w:tc>
        <w:tc>
          <w:tcPr>
            <w:tcW w:w="1340" w:type="dxa"/>
            <w:tcBorders>
              <w:top w:val="nil"/>
              <w:left w:val="nil"/>
              <w:bottom w:val="nil"/>
              <w:right w:val="nil"/>
            </w:tcBorders>
            <w:shd w:val="clear" w:color="000000" w:fill="FFFFFF"/>
            <w:noWrap/>
            <w:vAlign w:val="bottom"/>
            <w:hideMark/>
          </w:tcPr>
          <w:p w14:paraId="21BC06C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Medium</w:t>
            </w:r>
          </w:p>
        </w:tc>
      </w:tr>
      <w:tr w:rsidR="00CD758C" w:rsidRPr="004662E9" w14:paraId="33801AC8" w14:textId="77777777" w:rsidTr="001E1A58">
        <w:trPr>
          <w:trHeight w:val="396"/>
        </w:trPr>
        <w:tc>
          <w:tcPr>
            <w:tcW w:w="9260" w:type="dxa"/>
            <w:gridSpan w:val="6"/>
            <w:tcBorders>
              <w:top w:val="single" w:sz="4" w:space="0" w:color="auto"/>
              <w:left w:val="nil"/>
              <w:bottom w:val="nil"/>
              <w:right w:val="nil"/>
            </w:tcBorders>
            <w:shd w:val="clear" w:color="000000" w:fill="FFFFFF"/>
            <w:noWrap/>
            <w:vAlign w:val="center"/>
            <w:hideMark/>
          </w:tcPr>
          <w:p w14:paraId="77D7F93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Group Information Proportion: .67</w:t>
            </w:r>
          </w:p>
        </w:tc>
      </w:tr>
      <w:tr w:rsidR="00CD758C" w:rsidRPr="004662E9" w14:paraId="038C6FFA" w14:textId="77777777" w:rsidTr="001E1A58">
        <w:trPr>
          <w:trHeight w:val="396"/>
        </w:trPr>
        <w:tc>
          <w:tcPr>
            <w:tcW w:w="1170" w:type="dxa"/>
            <w:tcBorders>
              <w:top w:val="nil"/>
              <w:left w:val="nil"/>
              <w:bottom w:val="nil"/>
              <w:right w:val="nil"/>
            </w:tcBorders>
            <w:shd w:val="clear" w:color="000000" w:fill="FFFFFF"/>
            <w:noWrap/>
            <w:vAlign w:val="bottom"/>
            <w:hideMark/>
          </w:tcPr>
          <w:p w14:paraId="54902AD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2</w:t>
            </w:r>
          </w:p>
        </w:tc>
        <w:tc>
          <w:tcPr>
            <w:tcW w:w="2160" w:type="dxa"/>
            <w:tcBorders>
              <w:top w:val="nil"/>
              <w:left w:val="nil"/>
              <w:bottom w:val="nil"/>
              <w:right w:val="nil"/>
            </w:tcBorders>
            <w:shd w:val="clear" w:color="000000" w:fill="FFFFFF"/>
            <w:noWrap/>
            <w:vAlign w:val="bottom"/>
            <w:hideMark/>
          </w:tcPr>
          <w:p w14:paraId="39C97A0A"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015BA0FC"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0.13</w:t>
            </w:r>
          </w:p>
        </w:tc>
        <w:tc>
          <w:tcPr>
            <w:tcW w:w="1540" w:type="dxa"/>
            <w:tcBorders>
              <w:top w:val="nil"/>
              <w:left w:val="nil"/>
              <w:bottom w:val="nil"/>
              <w:right w:val="nil"/>
            </w:tcBorders>
            <w:shd w:val="clear" w:color="000000" w:fill="FFFFFF"/>
            <w:noWrap/>
            <w:vAlign w:val="bottom"/>
            <w:hideMark/>
          </w:tcPr>
          <w:p w14:paraId="333BA4BC"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0.61</w:t>
            </w:r>
          </w:p>
        </w:tc>
        <w:tc>
          <w:tcPr>
            <w:tcW w:w="1710" w:type="dxa"/>
            <w:tcBorders>
              <w:top w:val="nil"/>
              <w:left w:val="nil"/>
              <w:bottom w:val="nil"/>
              <w:right w:val="nil"/>
            </w:tcBorders>
            <w:shd w:val="clear" w:color="000000" w:fill="FFFFFF"/>
            <w:noWrap/>
            <w:vAlign w:val="bottom"/>
            <w:hideMark/>
          </w:tcPr>
          <w:p w14:paraId="122B9B30"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-0.41</w:t>
            </w:r>
          </w:p>
        </w:tc>
        <w:tc>
          <w:tcPr>
            <w:tcW w:w="1340" w:type="dxa"/>
            <w:tcBorders>
              <w:top w:val="nil"/>
              <w:left w:val="nil"/>
              <w:bottom w:val="nil"/>
              <w:right w:val="nil"/>
            </w:tcBorders>
            <w:shd w:val="clear" w:color="000000" w:fill="FFFFFF"/>
            <w:noWrap/>
            <w:vAlign w:val="bottom"/>
            <w:hideMark/>
          </w:tcPr>
          <w:p w14:paraId="2DED4C14"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Negligible</w:t>
            </w:r>
          </w:p>
        </w:tc>
      </w:tr>
      <w:tr w:rsidR="00CD758C" w:rsidRPr="004662E9" w14:paraId="0AB7C414" w14:textId="77777777" w:rsidTr="001E1A58">
        <w:trPr>
          <w:trHeight w:val="396"/>
        </w:trPr>
        <w:tc>
          <w:tcPr>
            <w:tcW w:w="1170" w:type="dxa"/>
            <w:tcBorders>
              <w:top w:val="nil"/>
              <w:left w:val="nil"/>
              <w:bottom w:val="nil"/>
              <w:right w:val="nil"/>
            </w:tcBorders>
            <w:shd w:val="clear" w:color="000000" w:fill="FFFFFF"/>
            <w:noWrap/>
            <w:vAlign w:val="bottom"/>
            <w:hideMark/>
          </w:tcPr>
          <w:p w14:paraId="3DB07757"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2</w:t>
            </w:r>
          </w:p>
        </w:tc>
        <w:tc>
          <w:tcPr>
            <w:tcW w:w="2160" w:type="dxa"/>
            <w:tcBorders>
              <w:top w:val="nil"/>
              <w:left w:val="nil"/>
              <w:bottom w:val="nil"/>
              <w:right w:val="nil"/>
            </w:tcBorders>
            <w:shd w:val="clear" w:color="000000" w:fill="FFFFFF"/>
            <w:noWrap/>
            <w:vAlign w:val="bottom"/>
            <w:hideMark/>
          </w:tcPr>
          <w:p w14:paraId="35DF1890"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4ABE2746"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0.29</w:t>
            </w:r>
          </w:p>
        </w:tc>
        <w:tc>
          <w:tcPr>
            <w:tcW w:w="1540" w:type="dxa"/>
            <w:tcBorders>
              <w:top w:val="nil"/>
              <w:left w:val="nil"/>
              <w:bottom w:val="nil"/>
              <w:right w:val="nil"/>
            </w:tcBorders>
            <w:shd w:val="clear" w:color="000000" w:fill="FFFFFF"/>
            <w:noWrap/>
            <w:vAlign w:val="bottom"/>
            <w:hideMark/>
          </w:tcPr>
          <w:p w14:paraId="7BF595E6"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0.62</w:t>
            </w:r>
          </w:p>
        </w:tc>
        <w:tc>
          <w:tcPr>
            <w:tcW w:w="1710" w:type="dxa"/>
            <w:tcBorders>
              <w:top w:val="nil"/>
              <w:left w:val="nil"/>
              <w:bottom w:val="nil"/>
              <w:right w:val="nil"/>
            </w:tcBorders>
            <w:shd w:val="clear" w:color="000000" w:fill="FFFFFF"/>
            <w:noWrap/>
            <w:vAlign w:val="bottom"/>
            <w:hideMark/>
          </w:tcPr>
          <w:p w14:paraId="178480DC"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-0.13</w:t>
            </w:r>
          </w:p>
        </w:tc>
        <w:tc>
          <w:tcPr>
            <w:tcW w:w="1340" w:type="dxa"/>
            <w:tcBorders>
              <w:top w:val="nil"/>
              <w:left w:val="nil"/>
              <w:bottom w:val="nil"/>
              <w:right w:val="nil"/>
            </w:tcBorders>
            <w:shd w:val="clear" w:color="000000" w:fill="FFFFFF"/>
            <w:noWrap/>
            <w:vAlign w:val="bottom"/>
            <w:hideMark/>
          </w:tcPr>
          <w:p w14:paraId="51502567"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Small</w:t>
            </w:r>
          </w:p>
        </w:tc>
      </w:tr>
      <w:tr w:rsidR="00CD758C" w:rsidRPr="004662E9" w14:paraId="09824FC0" w14:textId="77777777" w:rsidTr="001E1A58">
        <w:trPr>
          <w:trHeight w:val="396"/>
        </w:trPr>
        <w:tc>
          <w:tcPr>
            <w:tcW w:w="1170" w:type="dxa"/>
            <w:tcBorders>
              <w:top w:val="nil"/>
              <w:left w:val="nil"/>
              <w:bottom w:val="nil"/>
              <w:right w:val="nil"/>
            </w:tcBorders>
            <w:shd w:val="clear" w:color="000000" w:fill="FFFFFF"/>
            <w:noWrap/>
            <w:vAlign w:val="bottom"/>
            <w:hideMark/>
          </w:tcPr>
          <w:p w14:paraId="46E9D6B5"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bottom"/>
            <w:hideMark/>
          </w:tcPr>
          <w:p w14:paraId="13DEB460"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61BA797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0.12</w:t>
            </w:r>
          </w:p>
        </w:tc>
        <w:tc>
          <w:tcPr>
            <w:tcW w:w="1540" w:type="dxa"/>
            <w:tcBorders>
              <w:top w:val="nil"/>
              <w:left w:val="nil"/>
              <w:bottom w:val="nil"/>
              <w:right w:val="nil"/>
            </w:tcBorders>
            <w:shd w:val="clear" w:color="000000" w:fill="FFFFFF"/>
            <w:noWrap/>
            <w:vAlign w:val="bottom"/>
            <w:hideMark/>
          </w:tcPr>
          <w:p w14:paraId="49D221EB"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0.58</w:t>
            </w:r>
          </w:p>
        </w:tc>
        <w:tc>
          <w:tcPr>
            <w:tcW w:w="1710" w:type="dxa"/>
            <w:tcBorders>
              <w:top w:val="nil"/>
              <w:left w:val="nil"/>
              <w:bottom w:val="nil"/>
              <w:right w:val="nil"/>
            </w:tcBorders>
            <w:shd w:val="clear" w:color="000000" w:fill="FFFFFF"/>
            <w:noWrap/>
            <w:vAlign w:val="bottom"/>
            <w:hideMark/>
          </w:tcPr>
          <w:p w14:paraId="1D6C18DA"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-0.40</w:t>
            </w:r>
          </w:p>
        </w:tc>
        <w:tc>
          <w:tcPr>
            <w:tcW w:w="1340" w:type="dxa"/>
            <w:tcBorders>
              <w:top w:val="nil"/>
              <w:left w:val="nil"/>
              <w:bottom w:val="nil"/>
              <w:right w:val="nil"/>
            </w:tcBorders>
            <w:shd w:val="clear" w:color="000000" w:fill="FFFFFF"/>
            <w:noWrap/>
            <w:vAlign w:val="bottom"/>
            <w:hideMark/>
          </w:tcPr>
          <w:p w14:paraId="57022CEC"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Negligible</w:t>
            </w:r>
          </w:p>
        </w:tc>
      </w:tr>
      <w:tr w:rsidR="00CD758C" w:rsidRPr="004662E9" w14:paraId="51552A71" w14:textId="77777777" w:rsidTr="001E1A58">
        <w:trPr>
          <w:trHeight w:val="396"/>
        </w:trPr>
        <w:tc>
          <w:tcPr>
            <w:tcW w:w="1170" w:type="dxa"/>
            <w:tcBorders>
              <w:top w:val="nil"/>
              <w:left w:val="nil"/>
              <w:bottom w:val="nil"/>
              <w:right w:val="nil"/>
            </w:tcBorders>
            <w:shd w:val="clear" w:color="000000" w:fill="FFFFFF"/>
            <w:noWrap/>
            <w:vAlign w:val="bottom"/>
            <w:hideMark/>
          </w:tcPr>
          <w:p w14:paraId="673A2F7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bottom"/>
            <w:hideMark/>
          </w:tcPr>
          <w:p w14:paraId="3E3B192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7C41E1B5"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0.79</w:t>
            </w:r>
          </w:p>
        </w:tc>
        <w:tc>
          <w:tcPr>
            <w:tcW w:w="1540" w:type="dxa"/>
            <w:tcBorders>
              <w:top w:val="nil"/>
              <w:left w:val="nil"/>
              <w:bottom w:val="nil"/>
              <w:right w:val="nil"/>
            </w:tcBorders>
            <w:shd w:val="clear" w:color="000000" w:fill="FFFFFF"/>
            <w:noWrap/>
            <w:vAlign w:val="bottom"/>
            <w:hideMark/>
          </w:tcPr>
          <w:p w14:paraId="067CE175"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0.95</w:t>
            </w:r>
          </w:p>
        </w:tc>
        <w:tc>
          <w:tcPr>
            <w:tcW w:w="1710" w:type="dxa"/>
            <w:tcBorders>
              <w:top w:val="nil"/>
              <w:left w:val="nil"/>
              <w:bottom w:val="nil"/>
              <w:right w:val="nil"/>
            </w:tcBorders>
            <w:shd w:val="clear" w:color="000000" w:fill="FFFFFF"/>
            <w:noWrap/>
            <w:vAlign w:val="bottom"/>
            <w:hideMark/>
          </w:tcPr>
          <w:p w14:paraId="7FE1ECFD"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0.25</w:t>
            </w:r>
          </w:p>
        </w:tc>
        <w:tc>
          <w:tcPr>
            <w:tcW w:w="1340" w:type="dxa"/>
            <w:tcBorders>
              <w:top w:val="nil"/>
              <w:left w:val="nil"/>
              <w:bottom w:val="nil"/>
              <w:right w:val="nil"/>
            </w:tcBorders>
            <w:shd w:val="clear" w:color="000000" w:fill="FFFFFF"/>
            <w:noWrap/>
            <w:vAlign w:val="bottom"/>
            <w:hideMark/>
          </w:tcPr>
          <w:p w14:paraId="194D9B8D"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33F3232B" w14:textId="77777777" w:rsidTr="001E1A58">
        <w:trPr>
          <w:trHeight w:val="396"/>
        </w:trPr>
        <w:tc>
          <w:tcPr>
            <w:tcW w:w="1170" w:type="dxa"/>
            <w:tcBorders>
              <w:top w:val="nil"/>
              <w:left w:val="nil"/>
              <w:bottom w:val="nil"/>
              <w:right w:val="nil"/>
            </w:tcBorders>
            <w:shd w:val="clear" w:color="000000" w:fill="FFFFFF"/>
            <w:noWrap/>
            <w:vAlign w:val="bottom"/>
            <w:hideMark/>
          </w:tcPr>
          <w:p w14:paraId="4B4A100F"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bottom"/>
            <w:hideMark/>
          </w:tcPr>
          <w:p w14:paraId="7356F59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6A17F858"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0.45</w:t>
            </w:r>
          </w:p>
        </w:tc>
        <w:tc>
          <w:tcPr>
            <w:tcW w:w="1540" w:type="dxa"/>
            <w:tcBorders>
              <w:top w:val="nil"/>
              <w:left w:val="nil"/>
              <w:bottom w:val="nil"/>
              <w:right w:val="nil"/>
            </w:tcBorders>
            <w:shd w:val="clear" w:color="000000" w:fill="FFFFFF"/>
            <w:noWrap/>
            <w:vAlign w:val="bottom"/>
            <w:hideMark/>
          </w:tcPr>
          <w:p w14:paraId="349F300C"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0.81</w:t>
            </w:r>
          </w:p>
        </w:tc>
        <w:tc>
          <w:tcPr>
            <w:tcW w:w="1710" w:type="dxa"/>
            <w:tcBorders>
              <w:top w:val="nil"/>
              <w:left w:val="nil"/>
              <w:bottom w:val="nil"/>
              <w:right w:val="nil"/>
            </w:tcBorders>
            <w:shd w:val="clear" w:color="000000" w:fill="FFFFFF"/>
            <w:noWrap/>
            <w:vAlign w:val="bottom"/>
            <w:hideMark/>
          </w:tcPr>
          <w:p w14:paraId="5A02FB4C"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-0.17</w:t>
            </w:r>
          </w:p>
        </w:tc>
        <w:tc>
          <w:tcPr>
            <w:tcW w:w="1340" w:type="dxa"/>
            <w:tcBorders>
              <w:top w:val="nil"/>
              <w:left w:val="nil"/>
              <w:bottom w:val="nil"/>
              <w:right w:val="nil"/>
            </w:tcBorders>
            <w:shd w:val="clear" w:color="000000" w:fill="FFFFFF"/>
            <w:noWrap/>
            <w:vAlign w:val="bottom"/>
            <w:hideMark/>
          </w:tcPr>
          <w:p w14:paraId="3F6F82A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Medium</w:t>
            </w:r>
          </w:p>
        </w:tc>
      </w:tr>
      <w:tr w:rsidR="00CD758C" w:rsidRPr="004662E9" w14:paraId="2303B4E8" w14:textId="77777777" w:rsidTr="001E1A58">
        <w:trPr>
          <w:trHeight w:val="396"/>
        </w:trPr>
        <w:tc>
          <w:tcPr>
            <w:tcW w:w="1170" w:type="dxa"/>
            <w:tcBorders>
              <w:top w:val="nil"/>
              <w:left w:val="nil"/>
              <w:bottom w:val="nil"/>
              <w:right w:val="nil"/>
            </w:tcBorders>
            <w:shd w:val="clear" w:color="000000" w:fill="FFFFFF"/>
            <w:noWrap/>
            <w:vAlign w:val="bottom"/>
            <w:hideMark/>
          </w:tcPr>
          <w:p w14:paraId="119909C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bottom"/>
            <w:hideMark/>
          </w:tcPr>
          <w:p w14:paraId="3719EDD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78C722C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0A8F2BC8"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710" w:type="dxa"/>
            <w:tcBorders>
              <w:top w:val="nil"/>
              <w:left w:val="nil"/>
              <w:bottom w:val="nil"/>
              <w:right w:val="nil"/>
            </w:tcBorders>
            <w:shd w:val="clear" w:color="000000" w:fill="FFFFFF"/>
            <w:noWrap/>
            <w:vAlign w:val="bottom"/>
            <w:hideMark/>
          </w:tcPr>
          <w:p w14:paraId="318F3D3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340" w:type="dxa"/>
            <w:tcBorders>
              <w:top w:val="nil"/>
              <w:left w:val="nil"/>
              <w:bottom w:val="nil"/>
              <w:right w:val="nil"/>
            </w:tcBorders>
            <w:shd w:val="clear" w:color="000000" w:fill="FFFFFF"/>
            <w:noWrap/>
            <w:vAlign w:val="bottom"/>
            <w:hideMark/>
          </w:tcPr>
          <w:p w14:paraId="5F2B8114"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0DF5A3DB" w14:textId="77777777" w:rsidTr="001E1A58">
        <w:trPr>
          <w:trHeight w:val="396"/>
        </w:trPr>
        <w:tc>
          <w:tcPr>
            <w:tcW w:w="1170" w:type="dxa"/>
            <w:tcBorders>
              <w:top w:val="nil"/>
              <w:left w:val="nil"/>
              <w:bottom w:val="nil"/>
              <w:right w:val="nil"/>
            </w:tcBorders>
            <w:shd w:val="clear" w:color="000000" w:fill="FFFFFF"/>
            <w:noWrap/>
            <w:vAlign w:val="bottom"/>
            <w:hideMark/>
          </w:tcPr>
          <w:p w14:paraId="603FFD8C"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bottom"/>
            <w:hideMark/>
          </w:tcPr>
          <w:p w14:paraId="11EED8D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1300DEE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0.5</w:t>
            </w:r>
          </w:p>
        </w:tc>
        <w:tc>
          <w:tcPr>
            <w:tcW w:w="1540" w:type="dxa"/>
            <w:tcBorders>
              <w:top w:val="nil"/>
              <w:left w:val="nil"/>
              <w:bottom w:val="nil"/>
              <w:right w:val="nil"/>
            </w:tcBorders>
            <w:shd w:val="clear" w:color="000000" w:fill="FFFFFF"/>
            <w:noWrap/>
            <w:vAlign w:val="bottom"/>
            <w:hideMark/>
          </w:tcPr>
          <w:p w14:paraId="237361D7"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0.84</w:t>
            </w:r>
          </w:p>
        </w:tc>
        <w:tc>
          <w:tcPr>
            <w:tcW w:w="1710" w:type="dxa"/>
            <w:tcBorders>
              <w:top w:val="nil"/>
              <w:left w:val="nil"/>
              <w:bottom w:val="nil"/>
              <w:right w:val="nil"/>
            </w:tcBorders>
            <w:shd w:val="clear" w:color="000000" w:fill="FFFFFF"/>
            <w:noWrap/>
            <w:vAlign w:val="bottom"/>
            <w:hideMark/>
          </w:tcPr>
          <w:p w14:paraId="1C7D3180"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-0.13</w:t>
            </w:r>
          </w:p>
        </w:tc>
        <w:tc>
          <w:tcPr>
            <w:tcW w:w="1340" w:type="dxa"/>
            <w:tcBorders>
              <w:top w:val="nil"/>
              <w:left w:val="nil"/>
              <w:bottom w:val="nil"/>
              <w:right w:val="nil"/>
            </w:tcBorders>
            <w:shd w:val="clear" w:color="000000" w:fill="FFFFFF"/>
            <w:noWrap/>
            <w:vAlign w:val="bottom"/>
            <w:hideMark/>
          </w:tcPr>
          <w:p w14:paraId="09E0BE6A"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6DA6AA00" w14:textId="77777777" w:rsidTr="001E1A58">
        <w:trPr>
          <w:trHeight w:val="396"/>
        </w:trPr>
        <w:tc>
          <w:tcPr>
            <w:tcW w:w="1170" w:type="dxa"/>
            <w:tcBorders>
              <w:top w:val="nil"/>
              <w:left w:val="nil"/>
              <w:bottom w:val="nil"/>
              <w:right w:val="nil"/>
            </w:tcBorders>
            <w:shd w:val="clear" w:color="000000" w:fill="FFFFFF"/>
            <w:noWrap/>
            <w:vAlign w:val="bottom"/>
            <w:hideMark/>
          </w:tcPr>
          <w:p w14:paraId="239BB6A4"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bottom"/>
            <w:hideMark/>
          </w:tcPr>
          <w:p w14:paraId="27BA804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38D70CD0"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2D13612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710" w:type="dxa"/>
            <w:tcBorders>
              <w:top w:val="nil"/>
              <w:left w:val="nil"/>
              <w:bottom w:val="nil"/>
              <w:right w:val="nil"/>
            </w:tcBorders>
            <w:shd w:val="clear" w:color="000000" w:fill="FFFFFF"/>
            <w:noWrap/>
            <w:vAlign w:val="bottom"/>
            <w:hideMark/>
          </w:tcPr>
          <w:p w14:paraId="5B83DE7A"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340" w:type="dxa"/>
            <w:tcBorders>
              <w:top w:val="nil"/>
              <w:left w:val="nil"/>
              <w:bottom w:val="nil"/>
              <w:right w:val="nil"/>
            </w:tcBorders>
            <w:shd w:val="clear" w:color="000000" w:fill="FFFFFF"/>
            <w:noWrap/>
            <w:vAlign w:val="bottom"/>
            <w:hideMark/>
          </w:tcPr>
          <w:p w14:paraId="6CFAD41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55A6DC96" w14:textId="77777777" w:rsidTr="001E1A58">
        <w:trPr>
          <w:trHeight w:val="396"/>
        </w:trPr>
        <w:tc>
          <w:tcPr>
            <w:tcW w:w="9260" w:type="dxa"/>
            <w:gridSpan w:val="6"/>
            <w:tcBorders>
              <w:top w:val="single" w:sz="4" w:space="0" w:color="auto"/>
              <w:left w:val="nil"/>
              <w:bottom w:val="nil"/>
              <w:right w:val="nil"/>
            </w:tcBorders>
            <w:shd w:val="clear" w:color="000000" w:fill="FFFFFF"/>
            <w:noWrap/>
            <w:vAlign w:val="center"/>
            <w:hideMark/>
          </w:tcPr>
          <w:p w14:paraId="2DD4BEC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Group Information Proportion: 1</w:t>
            </w:r>
          </w:p>
        </w:tc>
      </w:tr>
      <w:tr w:rsidR="00CD758C" w:rsidRPr="004662E9" w14:paraId="05C800B9" w14:textId="77777777" w:rsidTr="001E1A58">
        <w:trPr>
          <w:trHeight w:val="396"/>
        </w:trPr>
        <w:tc>
          <w:tcPr>
            <w:tcW w:w="1170" w:type="dxa"/>
            <w:tcBorders>
              <w:top w:val="nil"/>
              <w:left w:val="nil"/>
              <w:bottom w:val="nil"/>
              <w:right w:val="nil"/>
            </w:tcBorders>
            <w:shd w:val="clear" w:color="000000" w:fill="FFFFFF"/>
            <w:noWrap/>
            <w:vAlign w:val="bottom"/>
            <w:hideMark/>
          </w:tcPr>
          <w:p w14:paraId="7D694499"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lastRenderedPageBreak/>
              <w:t>2</w:t>
            </w:r>
          </w:p>
        </w:tc>
        <w:tc>
          <w:tcPr>
            <w:tcW w:w="2160" w:type="dxa"/>
            <w:tcBorders>
              <w:top w:val="nil"/>
              <w:left w:val="nil"/>
              <w:bottom w:val="nil"/>
              <w:right w:val="nil"/>
            </w:tcBorders>
            <w:shd w:val="clear" w:color="000000" w:fill="FFFFFF"/>
            <w:noWrap/>
            <w:vAlign w:val="bottom"/>
            <w:hideMark/>
          </w:tcPr>
          <w:p w14:paraId="4A79A72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380F6475"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0.4</w:t>
            </w:r>
          </w:p>
        </w:tc>
        <w:tc>
          <w:tcPr>
            <w:tcW w:w="1540" w:type="dxa"/>
            <w:tcBorders>
              <w:top w:val="nil"/>
              <w:left w:val="nil"/>
              <w:bottom w:val="nil"/>
              <w:right w:val="nil"/>
            </w:tcBorders>
            <w:shd w:val="clear" w:color="000000" w:fill="FFFFFF"/>
            <w:noWrap/>
            <w:vAlign w:val="bottom"/>
            <w:hideMark/>
          </w:tcPr>
          <w:p w14:paraId="418DA0B0"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0.77</w:t>
            </w:r>
          </w:p>
        </w:tc>
        <w:tc>
          <w:tcPr>
            <w:tcW w:w="1710" w:type="dxa"/>
            <w:tcBorders>
              <w:top w:val="nil"/>
              <w:left w:val="nil"/>
              <w:bottom w:val="nil"/>
              <w:right w:val="nil"/>
            </w:tcBorders>
            <w:shd w:val="clear" w:color="000000" w:fill="FFFFFF"/>
            <w:noWrap/>
            <w:vAlign w:val="bottom"/>
            <w:hideMark/>
          </w:tcPr>
          <w:p w14:paraId="715A650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-0.17</w:t>
            </w:r>
          </w:p>
        </w:tc>
        <w:tc>
          <w:tcPr>
            <w:tcW w:w="1340" w:type="dxa"/>
            <w:tcBorders>
              <w:top w:val="nil"/>
              <w:left w:val="nil"/>
              <w:bottom w:val="nil"/>
              <w:right w:val="nil"/>
            </w:tcBorders>
            <w:shd w:val="clear" w:color="000000" w:fill="FFFFFF"/>
            <w:noWrap/>
            <w:vAlign w:val="bottom"/>
            <w:hideMark/>
          </w:tcPr>
          <w:p w14:paraId="33E2259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Medium</w:t>
            </w:r>
          </w:p>
        </w:tc>
      </w:tr>
      <w:tr w:rsidR="00CD758C" w:rsidRPr="004662E9" w14:paraId="2F212228" w14:textId="77777777" w:rsidTr="001E1A58">
        <w:trPr>
          <w:trHeight w:val="396"/>
        </w:trPr>
        <w:tc>
          <w:tcPr>
            <w:tcW w:w="1170" w:type="dxa"/>
            <w:tcBorders>
              <w:top w:val="nil"/>
              <w:left w:val="nil"/>
              <w:bottom w:val="nil"/>
              <w:right w:val="nil"/>
            </w:tcBorders>
            <w:shd w:val="clear" w:color="000000" w:fill="FFFFFF"/>
            <w:noWrap/>
            <w:vAlign w:val="bottom"/>
            <w:hideMark/>
          </w:tcPr>
          <w:p w14:paraId="64D072E6"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2</w:t>
            </w:r>
          </w:p>
        </w:tc>
        <w:tc>
          <w:tcPr>
            <w:tcW w:w="2160" w:type="dxa"/>
            <w:tcBorders>
              <w:top w:val="nil"/>
              <w:left w:val="nil"/>
              <w:bottom w:val="nil"/>
              <w:right w:val="nil"/>
            </w:tcBorders>
            <w:shd w:val="clear" w:color="000000" w:fill="FFFFFF"/>
            <w:noWrap/>
            <w:vAlign w:val="bottom"/>
            <w:hideMark/>
          </w:tcPr>
          <w:p w14:paraId="2BD4DC8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201C6A34"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7D2313D8"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710" w:type="dxa"/>
            <w:tcBorders>
              <w:top w:val="nil"/>
              <w:left w:val="nil"/>
              <w:bottom w:val="nil"/>
              <w:right w:val="nil"/>
            </w:tcBorders>
            <w:shd w:val="clear" w:color="000000" w:fill="FFFFFF"/>
            <w:noWrap/>
            <w:vAlign w:val="bottom"/>
            <w:hideMark/>
          </w:tcPr>
          <w:p w14:paraId="45BD4632"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340" w:type="dxa"/>
            <w:tcBorders>
              <w:top w:val="nil"/>
              <w:left w:val="nil"/>
              <w:bottom w:val="nil"/>
              <w:right w:val="nil"/>
            </w:tcBorders>
            <w:shd w:val="clear" w:color="000000" w:fill="FFFFFF"/>
            <w:noWrap/>
            <w:vAlign w:val="bottom"/>
            <w:hideMark/>
          </w:tcPr>
          <w:p w14:paraId="093AC84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234E10FD" w14:textId="77777777" w:rsidTr="001E1A58">
        <w:trPr>
          <w:trHeight w:val="396"/>
        </w:trPr>
        <w:tc>
          <w:tcPr>
            <w:tcW w:w="1170" w:type="dxa"/>
            <w:tcBorders>
              <w:top w:val="nil"/>
              <w:left w:val="nil"/>
              <w:bottom w:val="nil"/>
              <w:right w:val="nil"/>
            </w:tcBorders>
            <w:shd w:val="clear" w:color="000000" w:fill="FFFFFF"/>
            <w:noWrap/>
            <w:vAlign w:val="bottom"/>
            <w:hideMark/>
          </w:tcPr>
          <w:p w14:paraId="2528296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bottom"/>
            <w:hideMark/>
          </w:tcPr>
          <w:p w14:paraId="10C847B5"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6E739995"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63D7D71F"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710" w:type="dxa"/>
            <w:tcBorders>
              <w:top w:val="nil"/>
              <w:left w:val="nil"/>
              <w:bottom w:val="nil"/>
              <w:right w:val="nil"/>
            </w:tcBorders>
            <w:shd w:val="clear" w:color="000000" w:fill="FFFFFF"/>
            <w:noWrap/>
            <w:vAlign w:val="bottom"/>
            <w:hideMark/>
          </w:tcPr>
          <w:p w14:paraId="6A64B2FA"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340" w:type="dxa"/>
            <w:tcBorders>
              <w:top w:val="nil"/>
              <w:left w:val="nil"/>
              <w:bottom w:val="nil"/>
              <w:right w:val="nil"/>
            </w:tcBorders>
            <w:shd w:val="clear" w:color="000000" w:fill="FFFFFF"/>
            <w:noWrap/>
            <w:vAlign w:val="bottom"/>
            <w:hideMark/>
          </w:tcPr>
          <w:p w14:paraId="3432FE2F"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48AE9B19" w14:textId="77777777" w:rsidTr="001E1A58">
        <w:trPr>
          <w:trHeight w:val="396"/>
        </w:trPr>
        <w:tc>
          <w:tcPr>
            <w:tcW w:w="1170" w:type="dxa"/>
            <w:tcBorders>
              <w:top w:val="nil"/>
              <w:left w:val="nil"/>
              <w:bottom w:val="nil"/>
              <w:right w:val="nil"/>
            </w:tcBorders>
            <w:shd w:val="clear" w:color="000000" w:fill="FFFFFF"/>
            <w:noWrap/>
            <w:vAlign w:val="bottom"/>
            <w:hideMark/>
          </w:tcPr>
          <w:p w14:paraId="04EE916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bottom"/>
            <w:hideMark/>
          </w:tcPr>
          <w:p w14:paraId="4F4DE26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79F47C03"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3346681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710" w:type="dxa"/>
            <w:tcBorders>
              <w:top w:val="nil"/>
              <w:left w:val="nil"/>
              <w:bottom w:val="nil"/>
              <w:right w:val="nil"/>
            </w:tcBorders>
            <w:shd w:val="clear" w:color="000000" w:fill="FFFFFF"/>
            <w:noWrap/>
            <w:vAlign w:val="bottom"/>
            <w:hideMark/>
          </w:tcPr>
          <w:p w14:paraId="2F131A16"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340" w:type="dxa"/>
            <w:tcBorders>
              <w:top w:val="nil"/>
              <w:left w:val="nil"/>
              <w:bottom w:val="nil"/>
              <w:right w:val="nil"/>
            </w:tcBorders>
            <w:shd w:val="clear" w:color="000000" w:fill="FFFFFF"/>
            <w:noWrap/>
            <w:vAlign w:val="bottom"/>
            <w:hideMark/>
          </w:tcPr>
          <w:p w14:paraId="0ADC8387"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33388D8A" w14:textId="77777777" w:rsidTr="001E1A58">
        <w:trPr>
          <w:trHeight w:val="396"/>
        </w:trPr>
        <w:tc>
          <w:tcPr>
            <w:tcW w:w="1170" w:type="dxa"/>
            <w:tcBorders>
              <w:top w:val="nil"/>
              <w:left w:val="nil"/>
              <w:bottom w:val="nil"/>
              <w:right w:val="nil"/>
            </w:tcBorders>
            <w:shd w:val="clear" w:color="000000" w:fill="FFFFFF"/>
            <w:noWrap/>
            <w:vAlign w:val="bottom"/>
            <w:hideMark/>
          </w:tcPr>
          <w:p w14:paraId="6D80EBBD"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bottom"/>
            <w:hideMark/>
          </w:tcPr>
          <w:p w14:paraId="05E0B3D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185EF9AC"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0E9CFD6D"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710" w:type="dxa"/>
            <w:tcBorders>
              <w:top w:val="nil"/>
              <w:left w:val="nil"/>
              <w:bottom w:val="nil"/>
              <w:right w:val="nil"/>
            </w:tcBorders>
            <w:shd w:val="clear" w:color="000000" w:fill="FFFFFF"/>
            <w:noWrap/>
            <w:vAlign w:val="bottom"/>
            <w:hideMark/>
          </w:tcPr>
          <w:p w14:paraId="37B2EC14"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340" w:type="dxa"/>
            <w:tcBorders>
              <w:top w:val="nil"/>
              <w:left w:val="nil"/>
              <w:bottom w:val="nil"/>
              <w:right w:val="nil"/>
            </w:tcBorders>
            <w:shd w:val="clear" w:color="000000" w:fill="FFFFFF"/>
            <w:noWrap/>
            <w:vAlign w:val="bottom"/>
            <w:hideMark/>
          </w:tcPr>
          <w:p w14:paraId="66179EEB"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1B9AE9EC" w14:textId="77777777" w:rsidTr="001E1A58">
        <w:trPr>
          <w:trHeight w:val="396"/>
        </w:trPr>
        <w:tc>
          <w:tcPr>
            <w:tcW w:w="1170" w:type="dxa"/>
            <w:tcBorders>
              <w:top w:val="nil"/>
              <w:left w:val="nil"/>
              <w:bottom w:val="nil"/>
              <w:right w:val="nil"/>
            </w:tcBorders>
            <w:shd w:val="clear" w:color="000000" w:fill="FFFFFF"/>
            <w:noWrap/>
            <w:vAlign w:val="bottom"/>
            <w:hideMark/>
          </w:tcPr>
          <w:p w14:paraId="1B9ABDC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bottom"/>
            <w:hideMark/>
          </w:tcPr>
          <w:p w14:paraId="1A6E47B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13C11C15"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725F0FB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710" w:type="dxa"/>
            <w:tcBorders>
              <w:top w:val="nil"/>
              <w:left w:val="nil"/>
              <w:bottom w:val="nil"/>
              <w:right w:val="nil"/>
            </w:tcBorders>
            <w:shd w:val="clear" w:color="000000" w:fill="FFFFFF"/>
            <w:noWrap/>
            <w:vAlign w:val="bottom"/>
            <w:hideMark/>
          </w:tcPr>
          <w:p w14:paraId="43EBDC1E"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340" w:type="dxa"/>
            <w:tcBorders>
              <w:top w:val="nil"/>
              <w:left w:val="nil"/>
              <w:bottom w:val="nil"/>
              <w:right w:val="nil"/>
            </w:tcBorders>
            <w:shd w:val="clear" w:color="000000" w:fill="FFFFFF"/>
            <w:noWrap/>
            <w:vAlign w:val="bottom"/>
            <w:hideMark/>
          </w:tcPr>
          <w:p w14:paraId="4A683A8C"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5B22F553" w14:textId="77777777" w:rsidTr="001E1A58">
        <w:trPr>
          <w:trHeight w:val="396"/>
        </w:trPr>
        <w:tc>
          <w:tcPr>
            <w:tcW w:w="1170" w:type="dxa"/>
            <w:tcBorders>
              <w:top w:val="nil"/>
              <w:left w:val="nil"/>
              <w:bottom w:val="nil"/>
              <w:right w:val="nil"/>
            </w:tcBorders>
            <w:shd w:val="clear" w:color="000000" w:fill="FFFFFF"/>
            <w:noWrap/>
            <w:vAlign w:val="bottom"/>
            <w:hideMark/>
          </w:tcPr>
          <w:p w14:paraId="210CCD24"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bottom"/>
            <w:hideMark/>
          </w:tcPr>
          <w:p w14:paraId="03269FB8"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bottom"/>
            <w:hideMark/>
          </w:tcPr>
          <w:p w14:paraId="7BCA0DD0"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1180D8B5"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710" w:type="dxa"/>
            <w:tcBorders>
              <w:top w:val="nil"/>
              <w:left w:val="nil"/>
              <w:bottom w:val="nil"/>
              <w:right w:val="nil"/>
            </w:tcBorders>
            <w:shd w:val="clear" w:color="000000" w:fill="FFFFFF"/>
            <w:noWrap/>
            <w:vAlign w:val="bottom"/>
            <w:hideMark/>
          </w:tcPr>
          <w:p w14:paraId="170650A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340" w:type="dxa"/>
            <w:tcBorders>
              <w:top w:val="nil"/>
              <w:left w:val="nil"/>
              <w:bottom w:val="nil"/>
              <w:right w:val="nil"/>
            </w:tcBorders>
            <w:shd w:val="clear" w:color="000000" w:fill="FFFFFF"/>
            <w:noWrap/>
            <w:vAlign w:val="bottom"/>
            <w:hideMark/>
          </w:tcPr>
          <w:p w14:paraId="684FDECB"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r w:rsidR="00CD758C" w:rsidRPr="004662E9" w14:paraId="09769AB8" w14:textId="77777777" w:rsidTr="001E1A58">
        <w:trPr>
          <w:trHeight w:val="396"/>
        </w:trPr>
        <w:tc>
          <w:tcPr>
            <w:tcW w:w="1170" w:type="dxa"/>
            <w:tcBorders>
              <w:top w:val="nil"/>
              <w:left w:val="nil"/>
              <w:bottom w:val="nil"/>
              <w:right w:val="nil"/>
            </w:tcBorders>
            <w:shd w:val="clear" w:color="000000" w:fill="FFFFFF"/>
            <w:noWrap/>
            <w:vAlign w:val="bottom"/>
            <w:hideMark/>
          </w:tcPr>
          <w:p w14:paraId="672A5A59"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bottom"/>
            <w:hideMark/>
          </w:tcPr>
          <w:p w14:paraId="5ED9096F"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bottom"/>
            <w:hideMark/>
          </w:tcPr>
          <w:p w14:paraId="474BBFE4"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w:t>
            </w:r>
          </w:p>
        </w:tc>
        <w:tc>
          <w:tcPr>
            <w:tcW w:w="1540" w:type="dxa"/>
            <w:tcBorders>
              <w:top w:val="nil"/>
              <w:left w:val="nil"/>
              <w:bottom w:val="nil"/>
              <w:right w:val="nil"/>
            </w:tcBorders>
            <w:shd w:val="clear" w:color="000000" w:fill="FFFFFF"/>
            <w:noWrap/>
            <w:vAlign w:val="bottom"/>
            <w:hideMark/>
          </w:tcPr>
          <w:p w14:paraId="400D5C21"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1.00</w:t>
            </w:r>
          </w:p>
        </w:tc>
        <w:tc>
          <w:tcPr>
            <w:tcW w:w="1710" w:type="dxa"/>
            <w:tcBorders>
              <w:top w:val="nil"/>
              <w:left w:val="nil"/>
              <w:bottom w:val="nil"/>
              <w:right w:val="nil"/>
            </w:tcBorders>
            <w:shd w:val="clear" w:color="000000" w:fill="FFFFFF"/>
            <w:noWrap/>
            <w:vAlign w:val="bottom"/>
            <w:hideMark/>
          </w:tcPr>
          <w:p w14:paraId="5B9430B5"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0.97</w:t>
            </w:r>
          </w:p>
        </w:tc>
        <w:tc>
          <w:tcPr>
            <w:tcW w:w="1340" w:type="dxa"/>
            <w:tcBorders>
              <w:top w:val="nil"/>
              <w:left w:val="nil"/>
              <w:bottom w:val="nil"/>
              <w:right w:val="nil"/>
            </w:tcBorders>
            <w:shd w:val="clear" w:color="000000" w:fill="FFFFFF"/>
            <w:noWrap/>
            <w:vAlign w:val="bottom"/>
            <w:hideMark/>
          </w:tcPr>
          <w:p w14:paraId="5F1D7DF9" w14:textId="77777777" w:rsidR="00CD758C" w:rsidRPr="004662E9" w:rsidRDefault="00CD758C" w:rsidP="001E1A58">
            <w:pPr>
              <w:jc w:val="center"/>
              <w:rPr>
                <w:rFonts w:ascii="Aptos Narrow" w:eastAsia="Times New Roman" w:hAnsi="Aptos Narrow" w:cs="Times New Roman"/>
                <w:color w:val="000000"/>
                <w:kern w:val="0"/>
                <w:sz w:val="22"/>
                <w:szCs w:val="22"/>
                <w14:ligatures w14:val="none"/>
              </w:rPr>
            </w:pPr>
            <w:r w:rsidRPr="004662E9">
              <w:rPr>
                <w:rFonts w:ascii="Aptos Narrow" w:eastAsia="Times New Roman" w:hAnsi="Aptos Narrow" w:cs="Times New Roman"/>
                <w:color w:val="000000"/>
                <w:kern w:val="0"/>
                <w:sz w:val="22"/>
                <w:szCs w:val="22"/>
                <w14:ligatures w14:val="none"/>
              </w:rPr>
              <w:t>Large</w:t>
            </w:r>
          </w:p>
        </w:tc>
      </w:tr>
    </w:tbl>
    <w:p w14:paraId="261A2F7B" w14:textId="77777777" w:rsidR="00CD758C" w:rsidRDefault="00CD758C" w:rsidP="00CD758C">
      <w:pPr>
        <w:spacing w:line="480" w:lineRule="auto"/>
        <w:rPr>
          <w:rFonts w:ascii="Arial" w:hAnsi="Arial" w:cs="Arial"/>
        </w:rPr>
      </w:pPr>
    </w:p>
    <w:p w14:paraId="768D8B0D" w14:textId="77777777" w:rsidR="00A931F0" w:rsidRPr="00A931F0" w:rsidRDefault="00A931F0" w:rsidP="00410697">
      <w:pPr>
        <w:spacing w:line="480" w:lineRule="auto"/>
        <w:rPr>
          <w:rFonts w:ascii="Arial" w:hAnsi="Arial" w:cs="Arial"/>
        </w:rPr>
      </w:pPr>
    </w:p>
    <w:sectPr w:rsidR="00A931F0" w:rsidRPr="00A931F0" w:rsidSect="007E5E47">
      <w:footerReference w:type="default" r:id="rId23"/>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ppinger, Brittany" w:date="2025-04-04T12:49:00Z" w:initials="BC">
    <w:p w14:paraId="674316BC" w14:textId="77777777" w:rsidR="00DB1BE9" w:rsidRDefault="00DB1BE9" w:rsidP="00DB1BE9">
      <w:pPr>
        <w:pStyle w:val="CommentText"/>
      </w:pPr>
      <w:r>
        <w:rPr>
          <w:rStyle w:val="CommentReference"/>
        </w:rPr>
        <w:annotationRef/>
      </w:r>
      <w:r>
        <w:t>Comp Bio: full title is 200 characters</w:t>
      </w:r>
    </w:p>
  </w:comment>
  <w:comment w:id="1" w:author="Coppinger, Brittany" w:date="2025-04-04T12:50:00Z" w:initials="BC">
    <w:p w14:paraId="64F5FC47" w14:textId="13B4608E" w:rsidR="00DB1BE9" w:rsidRDefault="00DB1BE9" w:rsidP="00DB1BE9">
      <w:pPr>
        <w:pStyle w:val="CommentText"/>
      </w:pPr>
      <w:r>
        <w:rPr>
          <w:rStyle w:val="CommentReference"/>
        </w:rPr>
        <w:annotationRef/>
      </w:r>
      <w:r>
        <w:t>Comp Bio: short title is 70 characters</w:t>
      </w:r>
    </w:p>
  </w:comment>
  <w:comment w:id="2" w:author="Coppinger, Brittany" w:date="2025-06-20T08:33:00Z" w:initials="BC">
    <w:p w14:paraId="21A583D6" w14:textId="77777777" w:rsidR="00BB6686" w:rsidRDefault="00BB6686" w:rsidP="00BB6686">
      <w:pPr>
        <w:pStyle w:val="CommentText"/>
      </w:pPr>
      <w:r>
        <w:rPr>
          <w:rStyle w:val="CommentReference"/>
        </w:rPr>
        <w:annotationRef/>
      </w:r>
      <w:r>
        <w:t>Submitting author, Grace will need to submit manuscript</w:t>
      </w:r>
    </w:p>
  </w:comment>
  <w:comment w:id="3" w:author="Coppinger, Brittany" w:date="2025-06-20T08:34:00Z" w:initials="BC">
    <w:p w14:paraId="7018141B" w14:textId="77777777" w:rsidR="00BB6686" w:rsidRDefault="00BB6686" w:rsidP="00BB6686">
      <w:pPr>
        <w:pStyle w:val="CommentText"/>
      </w:pPr>
      <w:r>
        <w:rPr>
          <w:rStyle w:val="CommentReference"/>
        </w:rPr>
        <w:annotationRef/>
      </w:r>
      <w:r>
        <w:t>Depending on when, maybe this becomes a lab meeting we walk others through</w:t>
      </w:r>
    </w:p>
  </w:comment>
  <w:comment w:id="4" w:author="Coppinger, Brittany" w:date="2024-12-16T10:03:00Z" w:initials="BC">
    <w:p w14:paraId="0DAC1465" w14:textId="14F91B7C" w:rsidR="000A1D91" w:rsidRDefault="000A1D91" w:rsidP="000A1D91">
      <w:pPr>
        <w:pStyle w:val="CommentText"/>
      </w:pPr>
      <w:r>
        <w:rPr>
          <w:rStyle w:val="CommentReference"/>
        </w:rPr>
        <w:annotationRef/>
      </w:r>
      <w:r>
        <w:t xml:space="preserve">Title Page needs: </w:t>
      </w:r>
      <w:r>
        <w:rPr>
          <w:color w:val="1C1D1E"/>
          <w:highlight w:val="white"/>
        </w:rPr>
        <w:t>Acknowledgments, data availability, conflict of interest and author contribution statements.</w:t>
      </w:r>
    </w:p>
    <w:p w14:paraId="1D9714C6" w14:textId="77777777" w:rsidR="000A1D91" w:rsidRDefault="000A1D91" w:rsidP="000A1D91">
      <w:pPr>
        <w:pStyle w:val="CommentText"/>
      </w:pPr>
    </w:p>
    <w:p w14:paraId="4804BE9B" w14:textId="77777777" w:rsidR="000A1D91" w:rsidRDefault="000A1D91" w:rsidP="000A1D91">
      <w:pPr>
        <w:pStyle w:val="CommentText"/>
      </w:pPr>
    </w:p>
    <w:p w14:paraId="4988E016" w14:textId="77777777" w:rsidR="000A1D91" w:rsidRDefault="000A1D91" w:rsidP="000A1D91">
      <w:pPr>
        <w:pStyle w:val="CommentText"/>
      </w:pPr>
      <w:r>
        <w:rPr>
          <w:color w:val="1C1D1E"/>
          <w:highlight w:val="white"/>
        </w:rPr>
        <w:t>At submission, the title page should be separated from the manuscript and uploaded as a Supplemental Document Not for Review.</w:t>
      </w:r>
    </w:p>
  </w:comment>
  <w:comment w:id="6" w:author="Coppinger, Brittany" w:date="2024-12-16T10:08:00Z" w:initials="BC">
    <w:p w14:paraId="530773AA" w14:textId="77777777" w:rsidR="000A1D91" w:rsidRDefault="000A1D91" w:rsidP="000A1D91">
      <w:pPr>
        <w:pStyle w:val="CommentText"/>
      </w:pPr>
      <w:r>
        <w:rPr>
          <w:rStyle w:val="CommentReference"/>
        </w:rPr>
        <w:annotationRef/>
      </w:r>
      <w:r>
        <w:rPr>
          <w:color w:val="1C1D1E"/>
          <w:highlight w:val="white"/>
        </w:rPr>
        <w:t>The statement should include an explanation of the contribution of each author, and each author should be mentioned by name.If you would like to use the </w:t>
      </w:r>
      <w:hyperlink r:id="rId1" w:history="1">
        <w:r w:rsidRPr="00C21D81">
          <w:rPr>
            <w:rStyle w:val="Hyperlink"/>
            <w:highlight w:val="white"/>
          </w:rPr>
          <w:t>CrediT taxonomy</w:t>
        </w:r>
      </w:hyperlink>
      <w:r>
        <w:rPr>
          <w:color w:val="1C1D1E"/>
          <w:highlight w:val="white"/>
        </w:rPr>
        <w:t>, you are welcome to do so. We suggest the following format for the Author Contributions statement:</w:t>
      </w:r>
    </w:p>
    <w:p w14:paraId="1AAA567A" w14:textId="77777777" w:rsidR="000A1D91" w:rsidRDefault="000A1D91" w:rsidP="000A1D91">
      <w:pPr>
        <w:pStyle w:val="CommentText"/>
      </w:pPr>
      <w:r>
        <w:rPr>
          <w:i/>
          <w:iCs/>
          <w:color w:val="1C1D1E"/>
          <w:highlight w:val="white"/>
        </w:rPr>
        <w:t>[Name of author 1] and [Name of author 2] conceived the ideas and designed methodology; [Name of author 1] and [Name of author 3] collected the data; [Name of author 2] and [Name of author 4] analysed the data; [Name of author 1] and [Name of author 4] led the writing of the manuscript. All authors contributed critically to the drafts and gave final approval for publication.</w:t>
      </w:r>
    </w:p>
  </w:comment>
  <w:comment w:id="7" w:author="Coppinger, Brittany" w:date="2025-04-04T12:44:00Z" w:initials="BC">
    <w:p w14:paraId="30DFA078" w14:textId="77777777" w:rsidR="00DB1BE9" w:rsidRDefault="00DB1BE9" w:rsidP="00DB1BE9">
      <w:pPr>
        <w:pStyle w:val="CommentText"/>
      </w:pPr>
      <w:r>
        <w:rPr>
          <w:rStyle w:val="CommentReference"/>
        </w:rPr>
        <w:annotationRef/>
      </w:r>
      <w:r>
        <w:t>No word count for Comp Bio, but must be double spaced text</w:t>
      </w:r>
    </w:p>
  </w:comment>
  <w:comment w:id="10" w:author="Samman, Raneem" w:date="2025-08-06T16:03:00Z" w:initials="SR">
    <w:p w14:paraId="197F6E65" w14:textId="77777777" w:rsidR="00652DEC" w:rsidRDefault="008B77A8" w:rsidP="00652DEC">
      <w:r>
        <w:rPr>
          <w:rStyle w:val="CommentReference"/>
        </w:rPr>
        <w:annotationRef/>
      </w:r>
      <w:r w:rsidR="00652DEC">
        <w:rPr>
          <w:sz w:val="20"/>
          <w:szCs w:val="20"/>
        </w:rPr>
        <w:t>felt dense to read</w:t>
      </w:r>
    </w:p>
  </w:comment>
  <w:comment w:id="11" w:author="Samman, Raneem" w:date="2025-08-06T16:11:00Z" w:initials="SR">
    <w:p w14:paraId="6B8CBEC4" w14:textId="5D4EFD2A" w:rsidR="00200A7E" w:rsidRDefault="00200A7E" w:rsidP="00200A7E">
      <w:r>
        <w:rPr>
          <w:rStyle w:val="CommentReference"/>
        </w:rPr>
        <w:annotationRef/>
      </w:r>
      <w:r>
        <w:rPr>
          <w:sz w:val="20"/>
          <w:szCs w:val="20"/>
        </w:rPr>
        <w:t>I was thinking this is potentially way of rephrasing:</w:t>
      </w:r>
    </w:p>
    <w:p w14:paraId="117F5958" w14:textId="77777777" w:rsidR="00200A7E" w:rsidRDefault="00200A7E" w:rsidP="00200A7E"/>
    <w:p w14:paraId="5D934D46" w14:textId="77777777" w:rsidR="00200A7E" w:rsidRDefault="00200A7E" w:rsidP="00200A7E"/>
    <w:p w14:paraId="6F1179E5" w14:textId="77777777" w:rsidR="00200A7E" w:rsidRDefault="00200A7E" w:rsidP="00200A7E">
      <w:r>
        <w:rPr>
          <w:sz w:val="20"/>
          <w:szCs w:val="20"/>
        </w:rPr>
        <w:t>"For both analytical approaches, we found that the accuracy of detecting identity information at each social level varied. This accuracy, obtained by comparing original class labels to k-means cluster labels, depended on both the amount of information originally encoded and the simulated social conditions expected to influence identity infomration distinctiveness."</w:t>
      </w:r>
    </w:p>
  </w:comment>
  <w:comment w:id="12" w:author="Coppinger, Brittany" w:date="2025-04-04T12:57:00Z" w:initials="BC">
    <w:p w14:paraId="3314F396" w14:textId="169D05FD" w:rsidR="00F96896" w:rsidRDefault="00F96896" w:rsidP="00F96896">
      <w:pPr>
        <w:pStyle w:val="CommentText"/>
      </w:pPr>
      <w:r>
        <w:rPr>
          <w:rStyle w:val="CommentReference"/>
        </w:rPr>
        <w:annotationRef/>
      </w:r>
      <w:r>
        <w:rPr>
          <w:color w:val="202020"/>
          <w:highlight w:val="white"/>
        </w:rPr>
        <w:t>50-200 word non-technical summary of the work</w:t>
      </w:r>
      <w:r>
        <w:t xml:space="preserve"> </w:t>
      </w:r>
      <w:r>
        <w:br/>
      </w:r>
      <w:r>
        <w:br/>
      </w:r>
      <w:r>
        <w:rPr>
          <w:color w:val="202020"/>
          <w:highlight w:val="white"/>
        </w:rPr>
        <w:t>Aim to highlight where your work fits within a broader context; present the significance or possible implications of your work simply and objectively; and avoid the use of acronyms and complex terminology wherever possible. The goal is to make your findings accessible to a wide audience that includes both scientists and non-scientists.</w:t>
      </w:r>
      <w:r>
        <w:t xml:space="preserve"> </w:t>
      </w:r>
    </w:p>
  </w:comment>
  <w:comment w:id="13" w:author="Samman, Raneem" w:date="2025-08-06T16:20:00Z" w:initials="SR">
    <w:p w14:paraId="642EE495" w14:textId="77777777" w:rsidR="00554A8B" w:rsidRDefault="00554A8B" w:rsidP="00554A8B">
      <w:r>
        <w:rPr>
          <w:rStyle w:val="CommentReference"/>
        </w:rPr>
        <w:annotationRef/>
      </w:r>
      <w:r>
        <w:rPr>
          <w:sz w:val="20"/>
          <w:szCs w:val="20"/>
        </w:rPr>
        <w:t>this is just a personal question; how/why is this the case?</w:t>
      </w:r>
    </w:p>
  </w:comment>
  <w:comment w:id="14" w:author="Coppinger, Brittany" w:date="2024-12-12T14:19:00Z" w:initials="BC">
    <w:p w14:paraId="695F6EEA" w14:textId="575A96EC" w:rsidR="005B701B" w:rsidRDefault="005B701B" w:rsidP="005B701B">
      <w:pPr>
        <w:pStyle w:val="CommentText"/>
      </w:pPr>
      <w:r>
        <w:rPr>
          <w:rStyle w:val="CommentReference"/>
        </w:rPr>
        <w:annotationRef/>
      </w:r>
      <w:r>
        <w:t>Make sure to explicitly state that this approach focuses on frequency encoded information only.</w:t>
      </w:r>
    </w:p>
  </w:comment>
  <w:comment w:id="15" w:author="Coppinger, Brittany" w:date="2025-01-13T12:14:00Z" w:initials="BC">
    <w:p w14:paraId="376BFE81" w14:textId="77777777" w:rsidR="00B7433C" w:rsidRDefault="00B7433C" w:rsidP="00B7433C">
      <w:pPr>
        <w:pStyle w:val="CommentText"/>
      </w:pPr>
      <w:r>
        <w:rPr>
          <w:rStyle w:val="CommentReference"/>
        </w:rPr>
        <w:annotationRef/>
      </w:r>
      <w:r>
        <w:t>Add: Process of information encoding for social recognition is linked to animals social environments</w:t>
      </w:r>
    </w:p>
    <w:p w14:paraId="450F60EC" w14:textId="77777777" w:rsidR="00B7433C" w:rsidRDefault="00B7433C" w:rsidP="00B7433C">
      <w:pPr>
        <w:pStyle w:val="CommentText"/>
      </w:pPr>
    </w:p>
    <w:p w14:paraId="5D9244FE" w14:textId="77777777" w:rsidR="00B7433C" w:rsidRDefault="00B7433C" w:rsidP="00B7433C">
      <w:pPr>
        <w:pStyle w:val="CommentText"/>
      </w:pPr>
      <w:r>
        <w:t xml:space="preserve">Example: little information may be okay in small groups with few individuals, but more information may be necessary in larger groups with more individuals. </w:t>
      </w:r>
    </w:p>
  </w:comment>
  <w:comment w:id="16" w:author="Coppinger, Brittany" w:date="2025-02-13T11:11:00Z" w:initials="BC">
    <w:p w14:paraId="4D8BE94B" w14:textId="77777777" w:rsidR="008321AB" w:rsidRDefault="008321AB" w:rsidP="008321AB">
      <w:pPr>
        <w:pStyle w:val="CommentText"/>
      </w:pPr>
      <w:r>
        <w:rPr>
          <w:rStyle w:val="CommentReference"/>
        </w:rPr>
        <w:annotationRef/>
      </w:r>
      <w:r>
        <w:t>Zombie text that can go into the manuscript:</w:t>
      </w:r>
    </w:p>
    <w:p w14:paraId="0B81AF47" w14:textId="77777777" w:rsidR="008321AB" w:rsidRDefault="008321AB" w:rsidP="008321AB">
      <w:pPr>
        <w:pStyle w:val="CommentText"/>
      </w:pPr>
      <w:r>
        <w:t xml:space="preserve">However, the accuracy with which bioacoustics tools detect the complex information that animals can encode in vocalizations over more than one social level is difficult to assess with empirical datasets. Researchers often lack </w:t>
      </w:r>
      <w:r>
        <w:rPr>
          <w:i/>
          <w:iCs/>
        </w:rPr>
        <w:t>a priori</w:t>
      </w:r>
      <w:r>
        <w:t xml:space="preserve"> knowledge about the diverse forms of information encoding that are possible to detect with bioacoustics tools, as well as complete knowledge of individuals’ social affiliations or unique individual identity, which can make it challenging to assess whether empirical results are an artefact of analytical methods.</w:t>
      </w:r>
    </w:p>
    <w:p w14:paraId="092DDFC8" w14:textId="77777777" w:rsidR="008321AB" w:rsidRDefault="008321AB" w:rsidP="008321AB">
      <w:pPr>
        <w:pStyle w:val="CommentText"/>
      </w:pPr>
    </w:p>
    <w:p w14:paraId="5E068F38" w14:textId="77777777" w:rsidR="008321AB" w:rsidRDefault="008321AB" w:rsidP="008321AB">
      <w:pPr>
        <w:pStyle w:val="CommentText"/>
      </w:pPr>
      <w:r>
        <w:t>Some animals capable of vocal learning can encode group and individual identity information in their vocalizations. Quantifying identity information encoded in learned vocalizations can help us gain insights into the diverse functions of vocal learning for social recognition in complex social environments. However, the accuracy with which bioacoustics tools detect the complex information that animals can encode in vocalizations over more than one social level is difficult to assess with empirical datasets. Synthetic vocalizations can be a powerful tool to test how well bioacoustics tools detect complex vocal information encoding, particularly when we can generate synthetic vocal identity signals with known complexity of information encoding. We generated synthetic vocalizations with group and individual identity information encoded in frequency modulation patterns, or changes in frequency over time, which animals are expected to modify via learning. We created character strings that represented frequency modulation patterns as letters, and used a musical notation to convert strings to frequency values. We made our code available in the new R package paRsynth, and produced synthetic vocalizations with the soundgen R package. We performed experiments to assess how well a Gaussian mixture modeling clustering pipeline that relied on spectrographic cross-correlation, a traditional bioacoustics tool to quantify acoustic similarity, could detect varying amounts of identity information encoded over two social levels, as well as over social conditions expected to influence the uniqueness of identity information. We found that the accuracy of this analytical pipeline for detecting complex information encoding varied with the amounts of information originally encoded, as well as with social conditions that influenced the distinctiveness of vocalizations at each social level. These findings are important for informing future empirical and computational work on how learned vocal information encoding may facilitate social recognition.</w:t>
      </w:r>
    </w:p>
  </w:comment>
  <w:comment w:id="17" w:author="Samman, Raneem" w:date="2025-08-06T16:26:00Z" w:initials="SR">
    <w:p w14:paraId="0833F4E0" w14:textId="77777777" w:rsidR="00EB6CB8" w:rsidRDefault="00EB6CB8" w:rsidP="00EB6CB8">
      <w:r>
        <w:rPr>
          <w:rStyle w:val="CommentReference"/>
        </w:rPr>
        <w:annotationRef/>
      </w:r>
      <w:r>
        <w:rPr>
          <w:sz w:val="20"/>
          <w:szCs w:val="20"/>
        </w:rPr>
        <w:t>was a bit confused by "by" here. do you mean through?</w:t>
      </w:r>
    </w:p>
  </w:comment>
  <w:comment w:id="21" w:author="Smith Vidaurre, Grace" w:date="2025-05-22T13:30:00Z" w:initials="GSV">
    <w:p w14:paraId="68A0D66E" w14:textId="2E356C6E" w:rsidR="006D46B4" w:rsidRDefault="006D46B4" w:rsidP="006D46B4">
      <w:r>
        <w:rPr>
          <w:rStyle w:val="CommentReference"/>
        </w:rPr>
        <w:annotationRef/>
      </w:r>
      <w:r>
        <w:rPr>
          <w:sz w:val="20"/>
          <w:szCs w:val="20"/>
        </w:rPr>
        <w:t>Same, let’s move this earlier</w:t>
      </w:r>
    </w:p>
  </w:comment>
  <w:comment w:id="22" w:author="Smith Vidaurre, Grace" w:date="2025-05-22T13:59:00Z" w:initials="GSV">
    <w:p w14:paraId="77ED3138" w14:textId="77777777" w:rsidR="008B13D4" w:rsidRDefault="008B13D4" w:rsidP="008B13D4">
      <w:r>
        <w:rPr>
          <w:rStyle w:val="CommentReference"/>
        </w:rPr>
        <w:annotationRef/>
      </w:r>
      <w:r>
        <w:rPr>
          <w:sz w:val="20"/>
          <w:szCs w:val="20"/>
        </w:rPr>
        <w:t>We do need to be careful with the framing I just added because some of the papers we’re citing here aren’t specifically focused on addressing frequency modulation as the structure where information is encoded</w:t>
      </w:r>
    </w:p>
  </w:comment>
  <w:comment w:id="23" w:author="Coppinger, Brittany" w:date="2025-07-02T17:27:00Z" w:initials="BC">
    <w:p w14:paraId="1F9DE142" w14:textId="77777777" w:rsidR="00FF3DC3" w:rsidRDefault="00FF3DC3" w:rsidP="00FF3DC3">
      <w:pPr>
        <w:pStyle w:val="CommentText"/>
      </w:pPr>
      <w:r>
        <w:rPr>
          <w:rStyle w:val="CommentReference"/>
        </w:rPr>
        <w:annotationRef/>
      </w:r>
      <w:r>
        <w:t>Something is weird here, and I’m not sure what you are trying to say</w:t>
      </w:r>
    </w:p>
  </w:comment>
  <w:comment w:id="24" w:author="Smith Vidaurre, Grace" w:date="2025-05-22T13:46:00Z" w:initials="GSV">
    <w:p w14:paraId="390E2476" w14:textId="2C4E1289" w:rsidR="00236BEA" w:rsidRDefault="00236BEA" w:rsidP="00236BEA">
      <w:r>
        <w:rPr>
          <w:rStyle w:val="CommentReference"/>
        </w:rPr>
        <w:annotationRef/>
      </w:r>
      <w:r>
        <w:rPr>
          <w:sz w:val="20"/>
          <w:szCs w:val="20"/>
        </w:rPr>
        <w:t>We should add more examples: yellow-naped amazons (Wright et al. 1996), crossbills (Sewall 2012 or another year), also black-capped chickadees (Mammen &amp; Nowicki 1989), and elephant seals (Casey et al. 2018)</w:t>
      </w:r>
    </w:p>
  </w:comment>
  <w:comment w:id="25" w:author="Coppinger, Brittany" w:date="2025-06-20T12:23:00Z" w:initials="BC">
    <w:p w14:paraId="2BF692F1" w14:textId="77777777" w:rsidR="0054489D" w:rsidRDefault="0054489D" w:rsidP="0054489D">
      <w:pPr>
        <w:pStyle w:val="CommentText"/>
      </w:pPr>
      <w:r>
        <w:rPr>
          <w:rStyle w:val="CommentReference"/>
        </w:rPr>
        <w:annotationRef/>
      </w:r>
      <w:r>
        <w:t>Just add 1 example for hierarchical mapping, either corssbills or chickadees for tax diversity</w:t>
      </w:r>
    </w:p>
  </w:comment>
  <w:comment w:id="26" w:author="Samman, Raneem" w:date="2025-08-06T16:34:00Z" w:initials="SR">
    <w:p w14:paraId="65C6840A" w14:textId="77777777" w:rsidR="00F971E9" w:rsidRDefault="00F971E9" w:rsidP="00F971E9">
      <w:r>
        <w:rPr>
          <w:rStyle w:val="CommentReference"/>
        </w:rPr>
        <w:annotationRef/>
      </w:r>
      <w:r>
        <w:rPr>
          <w:sz w:val="20"/>
          <w:szCs w:val="20"/>
        </w:rPr>
        <w:t xml:space="preserve">do we need to talk about /briefly define what social levels are? we mentioned it a couple of times in the abstract and the first two paragraphs but havent exactly said what that means yet </w:t>
      </w:r>
    </w:p>
  </w:comment>
  <w:comment w:id="28" w:author="Smith Vidaurre, Grace" w:date="2025-05-22T13:29:00Z" w:initials="GSV">
    <w:p w14:paraId="6E743C16" w14:textId="59423184" w:rsidR="0065387C" w:rsidRDefault="0065387C" w:rsidP="0065387C">
      <w:r>
        <w:rPr>
          <w:rStyle w:val="CommentReference"/>
        </w:rPr>
        <w:annotationRef/>
      </w:r>
      <w:r>
        <w:rPr>
          <w:sz w:val="20"/>
          <w:szCs w:val="20"/>
        </w:rPr>
        <w:t>This should also come earlier, ideally in the first paragraph, to clarify what acoustic structures we’ll focus on for the remainder of the paper</w:t>
      </w:r>
    </w:p>
  </w:comment>
  <w:comment w:id="29" w:author="Smith Vidaurre, Grace" w:date="2025-05-22T13:30:00Z" w:initials="GSV">
    <w:p w14:paraId="7C3213D8" w14:textId="77777777" w:rsidR="0065387C" w:rsidRDefault="0065387C" w:rsidP="0065387C">
      <w:r>
        <w:rPr>
          <w:rStyle w:val="CommentReference"/>
        </w:rPr>
        <w:annotationRef/>
      </w:r>
      <w:r>
        <w:rPr>
          <w:sz w:val="20"/>
          <w:szCs w:val="20"/>
        </w:rPr>
        <w:t>Same, let’s move this earlier</w:t>
      </w:r>
    </w:p>
  </w:comment>
  <w:comment w:id="30" w:author="Smith Vidaurre, Grace" w:date="2025-06-09T11:39:00Z" w:initials="SVG">
    <w:p w14:paraId="4B49DB88" w14:textId="77777777" w:rsidR="00A93DB4" w:rsidRDefault="00A93DB4" w:rsidP="00A93DB4">
      <w:r>
        <w:rPr>
          <w:rStyle w:val="CommentReference"/>
        </w:rPr>
        <w:annotationRef/>
      </w:r>
      <w:r>
        <w:rPr>
          <w:sz w:val="20"/>
          <w:szCs w:val="20"/>
        </w:rPr>
        <w:t>No apostrophe, this is correct</w:t>
      </w:r>
    </w:p>
  </w:comment>
  <w:comment w:id="35" w:author="Samman, Raneem" w:date="2025-08-06T17:09:00Z" w:initials="SR">
    <w:p w14:paraId="0EC34898" w14:textId="77777777" w:rsidR="00314B0D" w:rsidRDefault="00314B0D" w:rsidP="00314B0D">
      <w:r>
        <w:rPr>
          <w:rStyle w:val="CommentReference"/>
        </w:rPr>
        <w:annotationRef/>
      </w:r>
      <w:r>
        <w:rPr>
          <w:sz w:val="20"/>
          <w:szCs w:val="20"/>
        </w:rPr>
        <w:t>do you mean that we expected that identity information would be detected more accurately at the social level where more information was encoded?</w:t>
      </w:r>
    </w:p>
    <w:p w14:paraId="74C4955B" w14:textId="77777777" w:rsidR="00314B0D" w:rsidRDefault="00314B0D" w:rsidP="00314B0D">
      <w:r>
        <w:rPr>
          <w:sz w:val="20"/>
          <w:szCs w:val="20"/>
        </w:rPr>
        <w:t>====</w:t>
      </w:r>
    </w:p>
    <w:p w14:paraId="0B7152F1" w14:textId="77777777" w:rsidR="00314B0D" w:rsidRDefault="00314B0D" w:rsidP="00314B0D">
      <w:r>
        <w:rPr>
          <w:sz w:val="20"/>
          <w:szCs w:val="20"/>
        </w:rPr>
        <w:t>reading it the way it is in the draft was a bit challenging to follow</w:t>
      </w:r>
    </w:p>
  </w:comment>
  <w:comment w:id="34" w:author="Samman, Raneem" w:date="2025-08-06T17:10:00Z" w:initials="SR">
    <w:p w14:paraId="18FEF829" w14:textId="77777777" w:rsidR="00314B0D" w:rsidRDefault="00314B0D" w:rsidP="00314B0D">
      <w:r>
        <w:rPr>
          <w:rStyle w:val="CommentReference"/>
        </w:rPr>
        <w:annotationRef/>
      </w:r>
      <w:r>
        <w:rPr>
          <w:sz w:val="20"/>
          <w:szCs w:val="20"/>
        </w:rPr>
        <w:t>we could also split this into two sentences for clarity</w:t>
      </w:r>
    </w:p>
  </w:comment>
  <w:comment w:id="36" w:author="Coppinger, Brittany" w:date="2025-04-09T13:29:00Z" w:initials="BC">
    <w:p w14:paraId="5E16F6B2" w14:textId="24E4FDD8" w:rsidR="007514C9" w:rsidRDefault="007514C9" w:rsidP="007514C9">
      <w:pPr>
        <w:pStyle w:val="CommentText"/>
      </w:pPr>
      <w:r>
        <w:rPr>
          <w:rStyle w:val="CommentReference"/>
        </w:rPr>
        <w:annotationRef/>
      </w:r>
      <w:r>
        <w:t>Combine results and discussion section</w:t>
      </w:r>
    </w:p>
  </w:comment>
  <w:comment w:id="37" w:author="Smith Vidaurre, Grace" w:date="2025-05-28T19:01:00Z" w:initials="GSV">
    <w:p w14:paraId="65F830C1" w14:textId="77777777" w:rsidR="00EC3415" w:rsidRDefault="00EC3415" w:rsidP="00EC3415">
      <w:r>
        <w:rPr>
          <w:rStyle w:val="CommentReference"/>
        </w:rPr>
        <w:annotationRef/>
      </w:r>
      <w:r>
        <w:rPr>
          <w:sz w:val="20"/>
          <w:szCs w:val="20"/>
        </w:rPr>
        <w:t>I may go back on what I was thinking and spit these sections after all</w:t>
      </w:r>
    </w:p>
  </w:comment>
  <w:comment w:id="38" w:author="Samman, Raneem" w:date="2025-08-06T17:27:00Z" w:initials="SR">
    <w:p w14:paraId="6DF81888" w14:textId="77777777" w:rsidR="004A1AFB" w:rsidRDefault="004A1AFB" w:rsidP="004A1AFB">
      <w:r>
        <w:rPr>
          <w:rStyle w:val="CommentReference"/>
        </w:rPr>
        <w:annotationRef/>
      </w:r>
      <w:r>
        <w:rPr>
          <w:sz w:val="20"/>
          <w:szCs w:val="20"/>
        </w:rPr>
        <w:t>love</w:t>
      </w:r>
    </w:p>
  </w:comment>
  <w:comment w:id="40" w:author="Coppinger, Brittany" w:date="2025-04-10T14:49:00Z" w:initials="BC">
    <w:p w14:paraId="327D8452" w14:textId="5AC802F7" w:rsidR="00CE1D7C" w:rsidRDefault="00CE1D7C" w:rsidP="00CE1D7C">
      <w:pPr>
        <w:pStyle w:val="CommentText"/>
      </w:pPr>
      <w:r>
        <w:rPr>
          <w:rStyle w:val="CommentReference"/>
        </w:rPr>
        <w:annotationRef/>
      </w:r>
      <w:r>
        <w:t xml:space="preserve">For Comp Bio submissions, they want figures (and tables) right after the paragraph where they first appear. </w:t>
      </w:r>
    </w:p>
  </w:comment>
  <w:comment w:id="41" w:author="Coppinger, Brittany" w:date="2025-04-10T14:50:00Z" w:initials="BC">
    <w:p w14:paraId="1449FDB5" w14:textId="77777777" w:rsidR="00CE1D7C" w:rsidRDefault="00CE1D7C" w:rsidP="00CE1D7C">
      <w:pPr>
        <w:pStyle w:val="CommentText"/>
      </w:pPr>
      <w:r>
        <w:rPr>
          <w:rStyle w:val="CommentReference"/>
        </w:rPr>
        <w:annotationRef/>
      </w:r>
      <w:r>
        <w:t xml:space="preserve">Since Material and Methods comes at the end, I added reference to this figure in the introduction. Otherwise, it will become the last figure in the manuscript. </w:t>
      </w:r>
    </w:p>
  </w:comment>
  <w:comment w:id="42" w:author="Smith Vidaurre, Grace" w:date="2025-08-05T08:40:00Z" w:initials="SVG">
    <w:p w14:paraId="17B61D75" w14:textId="77777777" w:rsidR="007C6A8B" w:rsidRDefault="007C6A8B" w:rsidP="007C6A8B">
      <w:r>
        <w:rPr>
          <w:rStyle w:val="CommentReference"/>
        </w:rPr>
        <w:annotationRef/>
      </w:r>
      <w:r>
        <w:rPr>
          <w:sz w:val="20"/>
          <w:szCs w:val="20"/>
        </w:rPr>
        <w:t>Summer, can you check the figure sizes allowed by PLOS Comp Biol and see if this figure can be made smaller?</w:t>
      </w:r>
    </w:p>
  </w:comment>
  <w:comment w:id="39" w:author="Smith Vidaurre, Grace" w:date="2025-08-05T16:38:00Z" w:initials="SVG">
    <w:p w14:paraId="0AFC8F2A" w14:textId="77777777" w:rsidR="006670A9" w:rsidRDefault="006670A9" w:rsidP="006670A9">
      <w:r>
        <w:rPr>
          <w:rStyle w:val="CommentReference"/>
        </w:rPr>
        <w:annotationRef/>
      </w:r>
      <w:r>
        <w:rPr>
          <w:sz w:val="20"/>
          <w:szCs w:val="20"/>
        </w:rPr>
        <w:t>Brittany, can you change all references to figures throughout the draft to the following notation: "Fig 1", and change the figure file names as well?</w:t>
      </w:r>
    </w:p>
  </w:comment>
  <w:comment w:id="43" w:author="Samman, Raneem" w:date="2025-08-07T11:07:00Z" w:initials="SR">
    <w:p w14:paraId="141F1500" w14:textId="77777777" w:rsidR="0029338E" w:rsidRDefault="0029338E" w:rsidP="0029338E">
      <w:r>
        <w:rPr>
          <w:rStyle w:val="CommentReference"/>
        </w:rPr>
        <w:annotationRef/>
      </w:r>
      <w:r>
        <w:rPr>
          <w:sz w:val="20"/>
          <w:szCs w:val="20"/>
        </w:rPr>
        <w:t>this whole time i thought the social levels are the classes but this showed me otherwise/ what are the classes?</w:t>
      </w:r>
    </w:p>
  </w:comment>
  <w:comment w:id="46" w:author="Samman, Raneem" w:date="2025-08-06T17:30:00Z" w:initials="SR">
    <w:p w14:paraId="79F27BA5" w14:textId="77777777" w:rsidR="0029338E" w:rsidRDefault="003E1F1A" w:rsidP="0029338E">
      <w:r>
        <w:rPr>
          <w:rStyle w:val="CommentReference"/>
        </w:rPr>
        <w:annotationRef/>
      </w:r>
      <w:r w:rsidR="0029338E">
        <w:rPr>
          <w:sz w:val="20"/>
          <w:szCs w:val="20"/>
        </w:rPr>
        <w:t>can we use for either one of those vocalizations and change the other?</w:t>
      </w:r>
    </w:p>
  </w:comment>
  <w:comment w:id="47" w:author="Coppinger, Brittany" w:date="2025-04-03T14:24:00Z" w:initials="BC">
    <w:p w14:paraId="6320ADAF" w14:textId="2288E780" w:rsidR="009E211A" w:rsidRDefault="009E211A" w:rsidP="009E211A">
      <w:pPr>
        <w:pStyle w:val="CommentText"/>
      </w:pPr>
      <w:r>
        <w:rPr>
          <w:rStyle w:val="CommentReference"/>
        </w:rPr>
        <w:annotationRef/>
      </w:r>
      <w:r>
        <w:t>Figure caption needs work</w:t>
      </w:r>
    </w:p>
  </w:comment>
  <w:comment w:id="48" w:author="Smith Vidaurre, Grace" w:date="2025-08-04T15:08:00Z" w:initials="SVG">
    <w:p w14:paraId="351F07EF" w14:textId="77777777" w:rsidR="00226AAF" w:rsidRDefault="00226AAF" w:rsidP="00226AAF">
      <w:r>
        <w:rPr>
          <w:rStyle w:val="CommentReference"/>
        </w:rPr>
        <w:annotationRef/>
      </w:r>
      <w:r>
        <w:rPr>
          <w:sz w:val="20"/>
          <w:szCs w:val="20"/>
        </w:rPr>
        <w:t>Brittany, can you doublecheck that the spectrograms for each individual in Group 4 are different calls? For each individual it looks like the second call is a duplicate of the first</w:t>
      </w:r>
    </w:p>
  </w:comment>
  <w:comment w:id="49" w:author="Smith Vidaurre, Grace" w:date="2025-08-04T17:23:00Z" w:initials="SVG">
    <w:p w14:paraId="4B199E11" w14:textId="77777777" w:rsidR="00F97616" w:rsidRDefault="00F97616" w:rsidP="00F97616">
      <w:r>
        <w:rPr>
          <w:rStyle w:val="CommentReference"/>
        </w:rPr>
        <w:annotationRef/>
      </w:r>
      <w:r>
        <w:rPr>
          <w:sz w:val="20"/>
          <w:szCs w:val="20"/>
        </w:rPr>
        <w:t>Some journals do not allow a guiding opening sentence like this (an interpretation statement) but I think PLOS Comp Biol may</w:t>
      </w:r>
    </w:p>
  </w:comment>
  <w:comment w:id="50" w:author="Coppinger, Brittany" w:date="2025-07-24T11:12:00Z" w:initials="BC">
    <w:p w14:paraId="2D937245" w14:textId="3947818A" w:rsidR="00021375" w:rsidRDefault="00021375" w:rsidP="00021375">
      <w:pPr>
        <w:pStyle w:val="CommentText"/>
      </w:pPr>
      <w:r>
        <w:rPr>
          <w:rStyle w:val="CommentReference"/>
        </w:rPr>
        <w:annotationRef/>
      </w:r>
      <w:r>
        <w:t>Grace, should we match this to Fig 3 and have the group labels in the legends instead of highlighted on the actual plot?</w:t>
      </w:r>
    </w:p>
  </w:comment>
  <w:comment w:id="51" w:author="Smith Vidaurre, Grace" w:date="2025-08-04T15:20:00Z" w:initials="SVG">
    <w:p w14:paraId="62610216" w14:textId="77777777" w:rsidR="003F1C8B" w:rsidRDefault="003F1C8B" w:rsidP="003F1C8B">
      <w:r>
        <w:rPr>
          <w:rStyle w:val="CommentReference"/>
        </w:rPr>
        <w:annotationRef/>
      </w:r>
      <w:r>
        <w:rPr>
          <w:sz w:val="20"/>
          <w:szCs w:val="20"/>
        </w:rPr>
        <w:t>Yes, let's go ahead and do that</w:t>
      </w:r>
    </w:p>
  </w:comment>
  <w:comment w:id="52" w:author="Coppinger, Brittany" w:date="2025-04-03T14:26:00Z" w:initials="BC">
    <w:p w14:paraId="77B3F64D" w14:textId="73545108" w:rsidR="009E211A" w:rsidRDefault="009E211A" w:rsidP="009E211A">
      <w:pPr>
        <w:pStyle w:val="CommentText"/>
      </w:pPr>
      <w:r>
        <w:rPr>
          <w:rStyle w:val="CommentReference"/>
        </w:rPr>
        <w:annotationRef/>
      </w:r>
      <w:r>
        <w:t>Figure caption needs work</w:t>
      </w:r>
    </w:p>
  </w:comment>
  <w:comment w:id="53" w:author="Coppinger, Brittany" w:date="2025-04-04T10:17:00Z" w:initials="BC">
    <w:p w14:paraId="79A601E1" w14:textId="3660CC88" w:rsidR="00556C68" w:rsidRDefault="00556C68" w:rsidP="00556C68">
      <w:pPr>
        <w:pStyle w:val="CommentText"/>
      </w:pPr>
      <w:r>
        <w:rPr>
          <w:rStyle w:val="CommentReference"/>
        </w:rPr>
        <w:annotationRef/>
      </w:r>
      <w:r>
        <w:t>Make labels not bold</w:t>
      </w:r>
    </w:p>
  </w:comment>
  <w:comment w:id="54" w:author="Smith Vidaurre, Grace" w:date="2025-08-04T17:10:00Z" w:initials="SVG">
    <w:p w14:paraId="7D8B5A3A" w14:textId="77777777" w:rsidR="00884AE3" w:rsidRDefault="00884AE3" w:rsidP="00884AE3">
      <w:r>
        <w:rPr>
          <w:rStyle w:val="CommentReference"/>
        </w:rPr>
        <w:annotationRef/>
      </w:r>
      <w:r>
        <w:rPr>
          <w:sz w:val="20"/>
          <w:szCs w:val="20"/>
        </w:rPr>
        <w:t>Brittany, can you change the y-axis title to be "Accuracy and 95% CI"? See my changes to the caption</w:t>
      </w:r>
    </w:p>
  </w:comment>
  <w:comment w:id="55" w:author="Smith Vidaurre, Grace" w:date="2025-08-04T17:12:00Z" w:initials="SVG">
    <w:p w14:paraId="2D576F50" w14:textId="77777777" w:rsidR="007E6165" w:rsidRDefault="007E6165" w:rsidP="007E6165">
      <w:r>
        <w:rPr>
          <w:rStyle w:val="CommentReference"/>
        </w:rPr>
        <w:annotationRef/>
      </w:r>
      <w:r>
        <w:rPr>
          <w:sz w:val="20"/>
          <w:szCs w:val="20"/>
        </w:rPr>
        <w:t>Also, can you update the legend key labels to start with uppercase letters? You can do this by changing "group" to "Group" and "individual" to "Individual" in the data frame used to make the plot</w:t>
      </w:r>
    </w:p>
  </w:comment>
  <w:comment w:id="56" w:author="Smith Vidaurre, Grace" w:date="2025-08-04T18:12:00Z" w:initials="SVG">
    <w:p w14:paraId="74A3B4A5" w14:textId="77777777" w:rsidR="00AE607F" w:rsidRDefault="00AE607F" w:rsidP="00AE607F">
      <w:r>
        <w:rPr>
          <w:rStyle w:val="CommentReference"/>
        </w:rPr>
        <w:annotationRef/>
      </w:r>
      <w:r>
        <w:rPr>
          <w:sz w:val="20"/>
          <w:szCs w:val="20"/>
        </w:rPr>
        <w:t>Brittany, can you reduce the font size on the x-axis so we remove the overlapping zeroes between panels?</w:t>
      </w:r>
    </w:p>
  </w:comment>
  <w:comment w:id="57" w:author="Smith Vidaurre, Grace" w:date="2025-08-04T18:17:00Z" w:initials="SVG">
    <w:p w14:paraId="77B16CE9" w14:textId="77777777" w:rsidR="00763C1D" w:rsidRDefault="00763C1D" w:rsidP="00763C1D">
      <w:r>
        <w:rPr>
          <w:rStyle w:val="CommentReference"/>
        </w:rPr>
        <w:annotationRef/>
      </w:r>
      <w:r>
        <w:rPr>
          <w:sz w:val="20"/>
          <w:szCs w:val="20"/>
        </w:rPr>
        <w:t>Also, can you change the x-axis title to be "Accuracy values"?</w:t>
      </w:r>
    </w:p>
  </w:comment>
  <w:comment w:id="59" w:author="Smith Vidaurre, Grace" w:date="2025-06-04T10:51:00Z" w:initials="GSV">
    <w:p w14:paraId="62A7DF52" w14:textId="7C442836" w:rsidR="00CA6B6C" w:rsidRDefault="00CA6B6C" w:rsidP="00CA6B6C">
      <w:r>
        <w:rPr>
          <w:rStyle w:val="CommentReference"/>
        </w:rPr>
        <w:annotationRef/>
      </w:r>
      <w:r>
        <w:rPr>
          <w:sz w:val="20"/>
          <w:szCs w:val="20"/>
        </w:rPr>
        <w:t>A note for later: This needs to be linked to the stochasticity of string generation mentioned in the Introduction</w:t>
      </w:r>
    </w:p>
  </w:comment>
  <w:comment w:id="60" w:author="Coppinger, Brittany" w:date="2025-04-10T16:25:00Z" w:initials="BC">
    <w:p w14:paraId="00D57D5C" w14:textId="77777777" w:rsidR="00C34379" w:rsidRDefault="00C34379" w:rsidP="00C34379">
      <w:pPr>
        <w:pStyle w:val="CommentText"/>
      </w:pPr>
      <w:r>
        <w:rPr>
          <w:rStyle w:val="CommentReference"/>
        </w:rPr>
        <w:annotationRef/>
      </w:r>
      <w:r>
        <w:t xml:space="preserve">I feel like this part is current weak and needs more reference to outside literature. </w:t>
      </w:r>
    </w:p>
  </w:comment>
  <w:comment w:id="61" w:author="Coppinger, Brittany" w:date="2025-07-24T14:15:00Z" w:initials="BC">
    <w:p w14:paraId="10A7CFF6" w14:textId="77777777" w:rsidR="0074750F" w:rsidRDefault="0074750F" w:rsidP="0074750F">
      <w:pPr>
        <w:pStyle w:val="CommentText"/>
      </w:pPr>
      <w:r>
        <w:rPr>
          <w:rStyle w:val="CommentReference"/>
        </w:rPr>
        <w:annotationRef/>
      </w:r>
      <w:r>
        <w:t>Should we add a little sentence somewhere in the discussion that acknowledges that this approach works to simulate information encoding in frequency modulation patterns only?</w:t>
      </w:r>
    </w:p>
  </w:comment>
  <w:comment w:id="62" w:author="Samman, Raneem" w:date="2025-08-07T12:20:00Z" w:initials="SR">
    <w:p w14:paraId="3B87B0CC" w14:textId="77777777" w:rsidR="004E7789" w:rsidRDefault="004E7789" w:rsidP="004E7789">
      <w:r>
        <w:rPr>
          <w:rStyle w:val="CommentReference"/>
        </w:rPr>
        <w:annotationRef/>
      </w:r>
      <w:r>
        <w:rPr>
          <w:sz w:val="20"/>
          <w:szCs w:val="20"/>
        </w:rPr>
        <w:t>i think we can rephrase this to flow better</w:t>
      </w:r>
    </w:p>
  </w:comment>
  <w:comment w:id="63" w:author="Samman, Raneem" w:date="2025-08-07T12:21:00Z" w:initials="SR">
    <w:p w14:paraId="1F256AB1" w14:textId="77777777" w:rsidR="004E7789" w:rsidRDefault="004E7789" w:rsidP="004E7789">
      <w:r>
        <w:rPr>
          <w:rStyle w:val="CommentReference"/>
        </w:rPr>
        <w:annotationRef/>
      </w:r>
      <w:r>
        <w:rPr>
          <w:sz w:val="20"/>
          <w:szCs w:val="20"/>
        </w:rPr>
        <w:t>this information is very repetitive throughout the paper. not sure if that was done on purpose or not but thought of pointing it out</w:t>
      </w:r>
    </w:p>
  </w:comment>
  <w:comment w:id="64" w:author="Samman, Raneem" w:date="2025-08-07T12:40:00Z" w:initials="SR">
    <w:p w14:paraId="4A1E474E" w14:textId="77777777" w:rsidR="00F8351D" w:rsidRDefault="00F8351D" w:rsidP="00F8351D">
      <w:r>
        <w:rPr>
          <w:rStyle w:val="CommentReference"/>
        </w:rPr>
        <w:annotationRef/>
      </w:r>
      <w:r>
        <w:rPr>
          <w:sz w:val="20"/>
          <w:szCs w:val="20"/>
        </w:rPr>
        <w:t>this is super similar/almost exact to the 2nd to last paragraph in the results</w:t>
      </w:r>
    </w:p>
  </w:comment>
  <w:comment w:id="65" w:author="Samman, Raneem" w:date="2025-08-07T14:43:00Z" w:initials="SR">
    <w:p w14:paraId="2A10E942" w14:textId="77777777" w:rsidR="0097177F" w:rsidRDefault="0097177F" w:rsidP="0097177F">
      <w:r>
        <w:rPr>
          <w:rStyle w:val="CommentReference"/>
        </w:rPr>
        <w:annotationRef/>
      </w:r>
      <w:r>
        <w:rPr>
          <w:sz w:val="20"/>
          <w:szCs w:val="20"/>
        </w:rPr>
        <w:t>we can possibly start the paragraph with this sentence?</w:t>
      </w:r>
    </w:p>
  </w:comment>
  <w:comment w:id="66" w:author="Samman, Raneem" w:date="2025-08-07T14:48:00Z" w:initials="SR">
    <w:p w14:paraId="4102CE17" w14:textId="77777777" w:rsidR="00E95A37" w:rsidRDefault="0097177F" w:rsidP="00E95A37">
      <w:r>
        <w:rPr>
          <w:rStyle w:val="CommentReference"/>
        </w:rPr>
        <w:annotationRef/>
      </w:r>
      <w:r w:rsidR="00E95A37">
        <w:rPr>
          <w:sz w:val="20"/>
          <w:szCs w:val="20"/>
        </w:rPr>
        <w:t>this is a super long sentence that packs a lot of important information (expectation and the evidence and point to specific figures). we could split it up to make it easier to follow?</w:t>
      </w:r>
    </w:p>
    <w:p w14:paraId="3D3E1070" w14:textId="77777777" w:rsidR="00E95A37" w:rsidRDefault="00E95A37" w:rsidP="00E95A37"/>
  </w:comment>
  <w:comment w:id="67" w:author="Coppinger, Brittany" w:date="2025-07-24T14:04:00Z" w:initials="BC">
    <w:p w14:paraId="0A07B630" w14:textId="2A77CB00" w:rsidR="0066228F" w:rsidRDefault="0066228F" w:rsidP="0066228F">
      <w:pPr>
        <w:pStyle w:val="CommentText"/>
      </w:pPr>
      <w:r>
        <w:rPr>
          <w:rStyle w:val="CommentReference"/>
        </w:rPr>
        <w:annotationRef/>
      </w:r>
      <w:r>
        <w:t>The original comment was accidentally deleted, but Grace, you wanted to move this information to the discussion, and I think here is a good place to put it?</w:t>
      </w:r>
    </w:p>
  </w:comment>
  <w:comment w:id="69" w:author="Coppinger, Brittany" w:date="2025-02-13T14:09:00Z" w:initials="BC">
    <w:p w14:paraId="775B147F" w14:textId="32A5FCFE" w:rsidR="00493337" w:rsidRDefault="00493337" w:rsidP="00493337">
      <w:pPr>
        <w:pStyle w:val="CommentText"/>
      </w:pPr>
      <w:r>
        <w:rPr>
          <w:rStyle w:val="CommentReference"/>
        </w:rPr>
        <w:annotationRef/>
      </w:r>
      <w:r>
        <w:t>Before submitting, need to double and triple check all final numbers/ratios/conditions</w:t>
      </w:r>
    </w:p>
  </w:comment>
  <w:comment w:id="68" w:author="Coppinger, Brittany" w:date="2025-04-04T12:58:00Z" w:initials="BC">
    <w:p w14:paraId="7C2E490A" w14:textId="77777777" w:rsidR="00493337" w:rsidRDefault="00493337" w:rsidP="00493337">
      <w:pPr>
        <w:pStyle w:val="CommentText"/>
      </w:pPr>
      <w:r>
        <w:rPr>
          <w:rStyle w:val="CommentReference"/>
        </w:rPr>
        <w:annotationRef/>
      </w:r>
      <w:r>
        <w:t>Whole section needs to move after discussion for submission to PLOS comp bio</w:t>
      </w:r>
    </w:p>
  </w:comment>
  <w:comment w:id="70" w:author="Summer Eckhardt" w:date="2025-01-24T09:51:00Z" w:initials="SE">
    <w:p w14:paraId="16B4FD0C" w14:textId="77777777" w:rsidR="00493337" w:rsidRDefault="00493337" w:rsidP="00493337">
      <w:pPr>
        <w:pStyle w:val="CommentText"/>
      </w:pPr>
      <w:r>
        <w:rPr>
          <w:rStyle w:val="CommentReference"/>
        </w:rPr>
        <w:annotationRef/>
      </w:r>
      <w:r>
        <w:t>Not necessary, but just an idea: maybe could be interesting to create some graphic to show the breakdown of the string for a nice visual reference?</w:t>
      </w:r>
    </w:p>
  </w:comment>
  <w:comment w:id="71" w:author="Summer Eckhardt" w:date="2025-01-27T10:41:00Z" w:initials="SE">
    <w:p w14:paraId="385C64F1" w14:textId="77777777" w:rsidR="00493337" w:rsidRDefault="00493337" w:rsidP="00493337">
      <w:pPr>
        <w:pStyle w:val="CommentText"/>
      </w:pPr>
      <w:r>
        <w:rPr>
          <w:rStyle w:val="CommentReference"/>
        </w:rPr>
        <w:annotationRef/>
      </w:r>
      <w:r>
        <w:t>((Grace had a drawing depicting the breakdown on one of the boards in the lab and it helped it make sense to me very quickly!))</w:t>
      </w:r>
    </w:p>
  </w:comment>
  <w:comment w:id="73" w:author="Smith Vidaurre, Grace" w:date="2025-08-06T10:56:00Z" w:initials="SVG">
    <w:p w14:paraId="17E49597" w14:textId="77777777" w:rsidR="001F7A10" w:rsidRDefault="001F7A10" w:rsidP="001F7A10">
      <w:r>
        <w:rPr>
          <w:rStyle w:val="CommentReference"/>
        </w:rPr>
        <w:annotationRef/>
      </w:r>
      <w:r>
        <w:rPr>
          <w:sz w:val="20"/>
          <w:szCs w:val="20"/>
        </w:rPr>
        <w:t>Change to cite Kershenbaum 2013</w:t>
      </w:r>
    </w:p>
  </w:comment>
  <w:comment w:id="76" w:author="Smith Vidaurre, Grace" w:date="2025-08-04T15:39:00Z" w:initials="SVG">
    <w:p w14:paraId="066413AC" w14:textId="6A7AA0B5" w:rsidR="002A280C" w:rsidRDefault="002A280C" w:rsidP="002A280C">
      <w:r>
        <w:rPr>
          <w:rStyle w:val="CommentReference"/>
        </w:rPr>
        <w:annotationRef/>
      </w:r>
      <w:r>
        <w:rPr>
          <w:sz w:val="20"/>
          <w:szCs w:val="20"/>
        </w:rPr>
        <w:t xml:space="preserve">Does this section work here? Previously it was included in the Results to attempt setting up expectations </w:t>
      </w:r>
    </w:p>
  </w:comment>
  <w:comment w:id="77" w:author="Samman, Raneem" w:date="2025-08-07T15:31:00Z" w:initials="SR">
    <w:p w14:paraId="7AC435E2" w14:textId="77777777" w:rsidR="002C02ED" w:rsidRDefault="002C02ED" w:rsidP="002C02ED">
      <w:r>
        <w:rPr>
          <w:rStyle w:val="CommentReference"/>
        </w:rPr>
        <w:annotationRef/>
      </w:r>
      <w:r>
        <w:rPr>
          <w:sz w:val="20"/>
          <w:szCs w:val="20"/>
        </w:rPr>
        <w:t>+1</w:t>
      </w:r>
    </w:p>
    <w:p w14:paraId="1272B22B" w14:textId="77777777" w:rsidR="002C02ED" w:rsidRDefault="002C02ED" w:rsidP="002C02ED"/>
  </w:comment>
  <w:comment w:id="78" w:author="Coppinger, Brittany" w:date="2025-07-24T11:07:00Z" w:initials="BC">
    <w:p w14:paraId="48536EF9" w14:textId="3989CD5C" w:rsidR="002A280C" w:rsidRDefault="002A280C" w:rsidP="002A280C">
      <w:pPr>
        <w:pStyle w:val="CommentText"/>
      </w:pPr>
      <w:r>
        <w:rPr>
          <w:rStyle w:val="CommentReference"/>
        </w:rPr>
        <w:annotationRef/>
      </w:r>
      <w:r>
        <w:t>Do we want this paragraph here? It seems out of place, and belongs in the section where we actually manipulate the number of social classes signals are generated in?</w:t>
      </w:r>
    </w:p>
  </w:comment>
  <w:comment w:id="79" w:author="Smith Vidaurre, Grace" w:date="2025-08-04T15:37:00Z" w:initials="SVG">
    <w:p w14:paraId="43D516DB" w14:textId="77777777" w:rsidR="002A280C" w:rsidRDefault="002A280C" w:rsidP="002A280C">
      <w:r>
        <w:rPr>
          <w:rStyle w:val="CommentReference"/>
        </w:rPr>
        <w:annotationRef/>
      </w:r>
      <w:r>
        <w:rPr>
          <w:sz w:val="20"/>
          <w:szCs w:val="20"/>
        </w:rPr>
        <w:t>What do you think about this placement, to set up expectations for results later?</w:t>
      </w:r>
    </w:p>
  </w:comment>
  <w:comment w:id="80" w:author="Samman, Raneem" w:date="2025-08-07T15:32:00Z" w:initials="SR">
    <w:p w14:paraId="50051710" w14:textId="77777777" w:rsidR="002C02ED" w:rsidRDefault="002C02ED" w:rsidP="002C02ED">
      <w:r>
        <w:rPr>
          <w:rStyle w:val="CommentReference"/>
        </w:rPr>
        <w:annotationRef/>
      </w:r>
      <w:r>
        <w:rPr>
          <w:sz w:val="20"/>
          <w:szCs w:val="20"/>
        </w:rPr>
        <w:t>felt like a discussion section rather than a methods section here</w:t>
      </w:r>
    </w:p>
  </w:comment>
  <w:comment w:id="81" w:author="Samman, Raneem" w:date="2025-08-07T15:35:00Z" w:initials="SR">
    <w:p w14:paraId="374FFA65" w14:textId="77777777" w:rsidR="002C02ED" w:rsidRDefault="002C02ED" w:rsidP="002C02ED">
      <w:r>
        <w:rPr>
          <w:rStyle w:val="CommentReference"/>
        </w:rPr>
        <w:annotationRef/>
      </w:r>
      <w:r>
        <w:rPr>
          <w:sz w:val="20"/>
          <w:szCs w:val="20"/>
        </w:rPr>
        <w:t>this section also discusses the methods and what was used instead of purely describing what was used and how they were conducted</w:t>
      </w:r>
    </w:p>
  </w:comment>
  <w:comment w:id="84" w:author="Smith Vidaurre, Grace" w:date="2025-06-17T11:53:00Z" w:initials="SVG">
    <w:p w14:paraId="3870DAE2" w14:textId="359E868B" w:rsidR="00C41466" w:rsidRDefault="00C41466" w:rsidP="00C41466">
      <w:r>
        <w:rPr>
          <w:rStyle w:val="CommentReference"/>
        </w:rPr>
        <w:annotationRef/>
      </w:r>
      <w:r>
        <w:rPr>
          <w:sz w:val="20"/>
          <w:szCs w:val="20"/>
        </w:rPr>
        <w:t>Beecher, M. D. (1989). Signalling systems for individual recognition: an information theory approach. Animal Behaviour, 38(2), 248-261.</w:t>
      </w:r>
    </w:p>
  </w:comment>
  <w:comment w:id="85" w:author="Samman, Raneem" w:date="2025-08-07T15:37:00Z" w:initials="SR">
    <w:p w14:paraId="50643D78" w14:textId="77777777" w:rsidR="002C02ED" w:rsidRDefault="002C02ED" w:rsidP="002C02ED">
      <w:r>
        <w:rPr>
          <w:rStyle w:val="CommentReference"/>
        </w:rPr>
        <w:annotationRef/>
      </w:r>
      <w:r>
        <w:rPr>
          <w:sz w:val="20"/>
          <w:szCs w:val="20"/>
        </w:rPr>
        <w:t>would it be helpful/useful to have anther method sub section for information theory?</w:t>
      </w:r>
    </w:p>
  </w:comment>
  <w:comment w:id="86" w:author="Coppinger, Brittany" w:date="2025-04-10T14:31:00Z" w:initials="BC">
    <w:p w14:paraId="231ED504" w14:textId="68FA44B0" w:rsidR="00475501" w:rsidRDefault="00475501" w:rsidP="00475501">
      <w:pPr>
        <w:pStyle w:val="CommentText"/>
      </w:pPr>
      <w:r>
        <w:rPr>
          <w:rStyle w:val="CommentReference"/>
        </w:rPr>
        <w:annotationRef/>
      </w:r>
      <w:r>
        <w:t>Should we say this? We never explicitly tested for it?</w:t>
      </w:r>
    </w:p>
  </w:comment>
  <w:comment w:id="87" w:author="Smith Vidaurre, Grace" w:date="2025-05-28T18:58:00Z" w:initials="GSV">
    <w:p w14:paraId="70DEBFFC" w14:textId="77777777" w:rsidR="00475501" w:rsidRDefault="00475501" w:rsidP="00475501">
      <w:r>
        <w:rPr>
          <w:rStyle w:val="CommentReference"/>
        </w:rPr>
        <w:annotationRef/>
      </w:r>
      <w:r>
        <w:rPr>
          <w:sz w:val="20"/>
          <w:szCs w:val="20"/>
        </w:rPr>
        <w:t>Yeah I think this is alright to include, and we can allude to the fact that we can use information theory tools in follow up work to track how information is lost through this pipeline</w:t>
      </w:r>
    </w:p>
  </w:comment>
  <w:comment w:id="88" w:author="Smith Vidaurre, Grace" w:date="2025-05-28T19:00:00Z" w:initials="GSV">
    <w:p w14:paraId="2C7815F7" w14:textId="77777777" w:rsidR="00475501" w:rsidRDefault="00475501" w:rsidP="00475501">
      <w:r>
        <w:rPr>
          <w:rStyle w:val="CommentReference"/>
        </w:rPr>
        <w:annotationRef/>
      </w:r>
      <w:r>
        <w:rPr>
          <w:sz w:val="20"/>
          <w:szCs w:val="20"/>
        </w:rPr>
        <w:t>But we can save this for the methods</w:t>
      </w:r>
    </w:p>
  </w:comment>
  <w:comment w:id="89" w:author="Smith Vidaurre, Grace" w:date="2025-06-17T12:26:00Z" w:initials="SVG">
    <w:p w14:paraId="45341897" w14:textId="77777777" w:rsidR="006B2E2F" w:rsidRDefault="006B2E2F" w:rsidP="006B2E2F">
      <w:r>
        <w:rPr>
          <w:rStyle w:val="CommentReference"/>
        </w:rPr>
        <w:annotationRef/>
      </w:r>
      <w:r>
        <w:rPr>
          <w:sz w:val="20"/>
          <w:szCs w:val="20"/>
        </w:rPr>
        <w:t>Brittany, is this the version you're using too?</w:t>
      </w:r>
    </w:p>
  </w:comment>
  <w:comment w:id="90" w:author="Smith Vidaurre, Grace" w:date="2025-06-17T12:30:00Z" w:initials="SVG">
    <w:p w14:paraId="7FC2074B" w14:textId="77777777" w:rsidR="00CB1BFE" w:rsidRDefault="00CB1BFE" w:rsidP="00CB1BFE">
      <w:r>
        <w:rPr>
          <w:rStyle w:val="CommentReference"/>
        </w:rPr>
        <w:annotationRef/>
      </w:r>
      <w:r>
        <w:rPr>
          <w:color w:val="F6F6F6"/>
          <w:sz w:val="20"/>
          <w:szCs w:val="20"/>
        </w:rPr>
        <w:t>See documentation of effsize package for Romano 2006 citation or my 2021 paper for a similar citation</w:t>
      </w:r>
    </w:p>
  </w:comment>
  <w:comment w:id="91" w:author="Smith Vidaurre, Grace" w:date="2025-06-17T12:36:00Z" w:initials="SVG">
    <w:p w14:paraId="00B096B9" w14:textId="77777777" w:rsidR="00416341" w:rsidRDefault="00416341" w:rsidP="00416341">
      <w:r>
        <w:rPr>
          <w:rStyle w:val="CommentReference"/>
        </w:rPr>
        <w:annotationRef/>
      </w:r>
      <w:r>
        <w:rPr>
          <w:sz w:val="20"/>
          <w:szCs w:val="20"/>
        </w:rPr>
        <w:t>We need to check the PLOS Comp Biol guidelines to see if they still require generating masked repos for doubleblind review. If so then I have a straightforward solution and we should replace all GitHub links before submission</w:t>
      </w:r>
    </w:p>
  </w:comment>
  <w:comment w:id="92" w:author="Summer Eckhardt" w:date="2025-02-04T18:49:00Z" w:initials="SE">
    <w:p w14:paraId="51FFEBBF" w14:textId="582ABB22" w:rsidR="001F49DD" w:rsidRDefault="001F49DD" w:rsidP="001F49DD">
      <w:pPr>
        <w:pStyle w:val="CommentText"/>
      </w:pPr>
      <w:r>
        <w:rPr>
          <w:rStyle w:val="CommentReference"/>
        </w:rPr>
        <w:annotationRef/>
      </w:r>
      <w:r>
        <w:t>Need to add legend</w:t>
      </w:r>
    </w:p>
  </w:comment>
  <w:comment w:id="93" w:author="Coppinger, Brittany" w:date="2025-04-10T16:02:00Z" w:initials="BC">
    <w:p w14:paraId="56F13E70" w14:textId="77777777" w:rsidR="00A161AF" w:rsidRDefault="00A161AF" w:rsidP="00A161AF">
      <w:pPr>
        <w:pStyle w:val="CommentText"/>
      </w:pPr>
      <w:r>
        <w:rPr>
          <w:rStyle w:val="CommentReference"/>
        </w:rPr>
        <w:annotationRef/>
      </w:r>
      <w:r>
        <w:t>Maybe I should organize this like the graph? So, different tables for Edit distance and SPCC?</w:t>
      </w:r>
    </w:p>
  </w:comment>
  <w:comment w:id="94" w:author="Coppinger, Brittany" w:date="2025-05-14T12:12:00Z" w:initials="BC">
    <w:p w14:paraId="7FF53A35" w14:textId="77777777" w:rsidR="00A161AF" w:rsidRDefault="00A161AF" w:rsidP="00A161AF">
      <w:pPr>
        <w:pStyle w:val="CommentText"/>
      </w:pPr>
      <w:r>
        <w:rPr>
          <w:rStyle w:val="CommentReference"/>
        </w:rPr>
        <w:annotationRef/>
      </w:r>
      <w:r>
        <w:t>TKTK I can reorganize this to better reflect the organization of the density plots</w:t>
      </w:r>
    </w:p>
  </w:comment>
  <w:comment w:id="95" w:author="Smith Vidaurre, Grace" w:date="2025-06-04T10:51:00Z" w:initials="GSV">
    <w:p w14:paraId="7DC6F631" w14:textId="77777777" w:rsidR="00A161AF" w:rsidRDefault="00A161AF" w:rsidP="00A161AF">
      <w:r>
        <w:rPr>
          <w:rStyle w:val="CommentReference"/>
        </w:rPr>
        <w:annotationRef/>
      </w:r>
      <w:r>
        <w:rPr>
          <w:sz w:val="20"/>
          <w:szCs w:val="20"/>
        </w:rPr>
        <w:t>Let’s move the table to the supplement instead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4316BC" w15:done="0"/>
  <w15:commentEx w15:paraId="64F5FC47" w15:done="0"/>
  <w15:commentEx w15:paraId="21A583D6" w15:done="0"/>
  <w15:commentEx w15:paraId="7018141B" w15:paraIdParent="21A583D6" w15:done="0"/>
  <w15:commentEx w15:paraId="4988E016" w15:done="0"/>
  <w15:commentEx w15:paraId="1AAA567A" w15:done="0"/>
  <w15:commentEx w15:paraId="30DFA078" w15:done="0"/>
  <w15:commentEx w15:paraId="197F6E65" w15:done="0"/>
  <w15:commentEx w15:paraId="6F1179E5" w15:paraIdParent="197F6E65" w15:done="0"/>
  <w15:commentEx w15:paraId="3314F396" w15:done="0"/>
  <w15:commentEx w15:paraId="642EE495" w15:done="0"/>
  <w15:commentEx w15:paraId="695F6EEA" w15:done="1"/>
  <w15:commentEx w15:paraId="5D9244FE" w15:paraIdParent="695F6EEA" w15:done="1"/>
  <w15:commentEx w15:paraId="5E068F38" w15:done="1"/>
  <w15:commentEx w15:paraId="0833F4E0" w15:done="0"/>
  <w15:commentEx w15:paraId="68A0D66E" w15:done="1"/>
  <w15:commentEx w15:paraId="77ED3138" w15:done="1"/>
  <w15:commentEx w15:paraId="1F9DE142" w15:done="1"/>
  <w15:commentEx w15:paraId="390E2476" w15:done="1"/>
  <w15:commentEx w15:paraId="2BF692F1" w15:paraIdParent="390E2476" w15:done="1"/>
  <w15:commentEx w15:paraId="65C6840A" w15:done="0"/>
  <w15:commentEx w15:paraId="6E743C16" w15:done="1"/>
  <w15:commentEx w15:paraId="7C3213D8" w15:done="1"/>
  <w15:commentEx w15:paraId="4B49DB88" w15:done="1"/>
  <w15:commentEx w15:paraId="0B7152F1" w15:done="0"/>
  <w15:commentEx w15:paraId="18FEF829" w15:done="0"/>
  <w15:commentEx w15:paraId="5E16F6B2" w15:done="1"/>
  <w15:commentEx w15:paraId="65F830C1" w15:paraIdParent="5E16F6B2" w15:done="1"/>
  <w15:commentEx w15:paraId="6DF81888" w15:done="0"/>
  <w15:commentEx w15:paraId="327D8452" w15:done="1"/>
  <w15:commentEx w15:paraId="1449FDB5" w15:paraIdParent="327D8452" w15:done="1"/>
  <w15:commentEx w15:paraId="17B61D75" w15:done="0"/>
  <w15:commentEx w15:paraId="0AFC8F2A" w15:done="0"/>
  <w15:commentEx w15:paraId="141F1500" w15:done="0"/>
  <w15:commentEx w15:paraId="79F27BA5" w15:done="0"/>
  <w15:commentEx w15:paraId="6320ADAF" w15:done="1"/>
  <w15:commentEx w15:paraId="351F07EF" w15:done="0"/>
  <w15:commentEx w15:paraId="4B199E11" w15:done="0"/>
  <w15:commentEx w15:paraId="2D937245" w15:done="0"/>
  <w15:commentEx w15:paraId="62610216" w15:paraIdParent="2D937245" w15:done="0"/>
  <w15:commentEx w15:paraId="77B3F64D" w15:done="1"/>
  <w15:commentEx w15:paraId="79A601E1" w15:done="1"/>
  <w15:commentEx w15:paraId="7D8B5A3A" w15:done="0"/>
  <w15:commentEx w15:paraId="2D576F50" w15:paraIdParent="7D8B5A3A" w15:done="0"/>
  <w15:commentEx w15:paraId="74A3B4A5" w15:done="0"/>
  <w15:commentEx w15:paraId="77B16CE9" w15:paraIdParent="74A3B4A5" w15:done="0"/>
  <w15:commentEx w15:paraId="62A7DF52" w15:done="0"/>
  <w15:commentEx w15:paraId="00D57D5C" w15:done="1"/>
  <w15:commentEx w15:paraId="10A7CFF6" w15:done="1"/>
  <w15:commentEx w15:paraId="3B87B0CC" w15:done="0"/>
  <w15:commentEx w15:paraId="1F256AB1" w15:done="0"/>
  <w15:commentEx w15:paraId="4A1E474E" w15:done="0"/>
  <w15:commentEx w15:paraId="2A10E942" w15:done="0"/>
  <w15:commentEx w15:paraId="3D3E1070" w15:done="0"/>
  <w15:commentEx w15:paraId="0A07B630" w15:done="1"/>
  <w15:commentEx w15:paraId="775B147F" w15:done="0"/>
  <w15:commentEx w15:paraId="7C2E490A" w15:done="1"/>
  <w15:commentEx w15:paraId="16B4FD0C" w15:done="1"/>
  <w15:commentEx w15:paraId="385C64F1" w15:paraIdParent="16B4FD0C" w15:done="1"/>
  <w15:commentEx w15:paraId="17E49597" w15:done="0"/>
  <w15:commentEx w15:paraId="066413AC" w15:done="0"/>
  <w15:commentEx w15:paraId="1272B22B" w15:paraIdParent="066413AC" w15:done="0"/>
  <w15:commentEx w15:paraId="48536EF9" w15:done="1"/>
  <w15:commentEx w15:paraId="43D516DB" w15:paraIdParent="48536EF9" w15:done="1"/>
  <w15:commentEx w15:paraId="50051710" w15:done="0"/>
  <w15:commentEx w15:paraId="374FFA65" w15:done="0"/>
  <w15:commentEx w15:paraId="3870DAE2" w15:done="1"/>
  <w15:commentEx w15:paraId="50643D78" w15:done="0"/>
  <w15:commentEx w15:paraId="231ED504" w15:done="1"/>
  <w15:commentEx w15:paraId="70DEBFFC" w15:paraIdParent="231ED504" w15:done="1"/>
  <w15:commentEx w15:paraId="2C7815F7" w15:paraIdParent="231ED504" w15:done="1"/>
  <w15:commentEx w15:paraId="45341897" w15:done="0"/>
  <w15:commentEx w15:paraId="7FC2074B" w15:done="1"/>
  <w15:commentEx w15:paraId="00B096B9" w15:done="0"/>
  <w15:commentEx w15:paraId="51FFEBBF" w15:done="1"/>
  <w15:commentEx w15:paraId="56F13E70" w15:done="1"/>
  <w15:commentEx w15:paraId="7FF53A35" w15:paraIdParent="56F13E70" w15:done="1"/>
  <w15:commentEx w15:paraId="7DC6F631" w15:paraIdParent="56F13E7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3B6B7D" w16cex:dateUtc="2025-04-04T16:49:00Z"/>
  <w16cex:commentExtensible w16cex:durableId="1DC34286" w16cex:dateUtc="2025-04-04T16:50:00Z"/>
  <w16cex:commentExtensible w16cex:durableId="2D90CF43" w16cex:dateUtc="2025-06-20T12:33:00Z"/>
  <w16cex:commentExtensible w16cex:durableId="166D8FF4" w16cex:dateUtc="2025-06-20T12:34:00Z"/>
  <w16cex:commentExtensible w16cex:durableId="663F4FE9" w16cex:dateUtc="2024-12-16T15:03:00Z"/>
  <w16cex:commentExtensible w16cex:durableId="732838DB" w16cex:dateUtc="2024-12-16T15:08:00Z"/>
  <w16cex:commentExtensible w16cex:durableId="277815A6" w16cex:dateUtc="2025-04-04T16:44:00Z"/>
  <w16cex:commentExtensible w16cex:durableId="30D75CE9" w16cex:dateUtc="2025-08-06T21:03:00Z"/>
  <w16cex:commentExtensible w16cex:durableId="1EB7B07D" w16cex:dateUtc="2025-08-06T21:11:00Z"/>
  <w16cex:commentExtensible w16cex:durableId="51DB6CB0" w16cex:dateUtc="2025-04-04T16:57:00Z"/>
  <w16cex:commentExtensible w16cex:durableId="78A513F9" w16cex:dateUtc="2025-08-06T21:20:00Z"/>
  <w16cex:commentExtensible w16cex:durableId="3EA911C6" w16cex:dateUtc="2024-12-12T19:19:00Z"/>
  <w16cex:commentExtensible w16cex:durableId="64690B25" w16cex:dateUtc="2025-01-13T17:14:00Z"/>
  <w16cex:commentExtensible w16cex:durableId="75F284E5" w16cex:dateUtc="2025-02-13T16:11:00Z"/>
  <w16cex:commentExtensible w16cex:durableId="445990C6" w16cex:dateUtc="2025-08-06T21:26:00Z"/>
  <w16cex:commentExtensible w16cex:durableId="07C210D9" w16cex:dateUtc="2025-05-22T17:30:00Z"/>
  <w16cex:commentExtensible w16cex:durableId="117B55AB" w16cex:dateUtc="2025-05-22T17:59:00Z"/>
  <w16cex:commentExtensible w16cex:durableId="6E5B9254" w16cex:dateUtc="2025-07-02T21:27:00Z"/>
  <w16cex:commentExtensible w16cex:durableId="56E3EE35" w16cex:dateUtc="2025-05-22T17:46:00Z"/>
  <w16cex:commentExtensible w16cex:durableId="256EF2A9" w16cex:dateUtc="2025-06-20T16:23:00Z"/>
  <w16cex:commentExtensible w16cex:durableId="2358C076" w16cex:dateUtc="2025-08-06T21:34:00Z"/>
  <w16cex:commentExtensible w16cex:durableId="7215894C" w16cex:dateUtc="2025-05-22T17:29:00Z"/>
  <w16cex:commentExtensible w16cex:durableId="3F599027" w16cex:dateUtc="2025-05-22T17:30:00Z"/>
  <w16cex:commentExtensible w16cex:durableId="413BF12A" w16cex:dateUtc="2025-06-09T15:39:00Z"/>
  <w16cex:commentExtensible w16cex:durableId="6DF03A26" w16cex:dateUtc="2025-08-06T22:09:00Z"/>
  <w16cex:commentExtensible w16cex:durableId="36ADB552" w16cex:dateUtc="2025-08-06T22:10:00Z"/>
  <w16cex:commentExtensible w16cex:durableId="312918BB" w16cex:dateUtc="2025-04-09T17:29:00Z"/>
  <w16cex:commentExtensible w16cex:durableId="0B0F7344" w16cex:dateUtc="2025-05-28T23:01:00Z"/>
  <w16cex:commentExtensible w16cex:durableId="50AFA8AD" w16cex:dateUtc="2025-08-06T22:27:00Z"/>
  <w16cex:commentExtensible w16cex:durableId="6E9BCEEE" w16cex:dateUtc="2025-04-10T18:49:00Z"/>
  <w16cex:commentExtensible w16cex:durableId="4F691C08" w16cex:dateUtc="2025-04-10T18:50:00Z"/>
  <w16cex:commentExtensible w16cex:durableId="2507C72A" w16cex:dateUtc="2025-08-05T12:40:00Z"/>
  <w16cex:commentExtensible w16cex:durableId="4A78F0DE" w16cex:dateUtc="2025-08-05T20:38:00Z"/>
  <w16cex:commentExtensible w16cex:durableId="01930DC0" w16cex:dateUtc="2025-08-07T16:07:00Z"/>
  <w16cex:commentExtensible w16cex:durableId="791F4B8A" w16cex:dateUtc="2025-08-06T22:30:00Z"/>
  <w16cex:commentExtensible w16cex:durableId="5441BFED" w16cex:dateUtc="2025-04-03T18:24:00Z"/>
  <w16cex:commentExtensible w16cex:durableId="7C36E9D2" w16cex:dateUtc="2025-08-04T19:08:00Z"/>
  <w16cex:commentExtensible w16cex:durableId="7A14112D" w16cex:dateUtc="2025-08-04T21:23:00Z"/>
  <w16cex:commentExtensible w16cex:durableId="61F67BDC" w16cex:dateUtc="2025-07-24T15:12:00Z"/>
  <w16cex:commentExtensible w16cex:durableId="4428F038" w16cex:dateUtc="2025-08-04T19:20:00Z"/>
  <w16cex:commentExtensible w16cex:durableId="76671A41" w16cex:dateUtc="2025-04-03T18:26:00Z"/>
  <w16cex:commentExtensible w16cex:durableId="47A53E3D" w16cex:dateUtc="2025-04-04T14:17:00Z"/>
  <w16cex:commentExtensible w16cex:durableId="140911E9" w16cex:dateUtc="2025-08-04T21:10:00Z"/>
  <w16cex:commentExtensible w16cex:durableId="40ED7F79" w16cex:dateUtc="2025-08-04T21:12:00Z"/>
  <w16cex:commentExtensible w16cex:durableId="76915598" w16cex:dateUtc="2025-08-04T22:12:00Z"/>
  <w16cex:commentExtensible w16cex:durableId="44F1C085" w16cex:dateUtc="2025-08-04T22:17:00Z"/>
  <w16cex:commentExtensible w16cex:durableId="3EFEAF09" w16cex:dateUtc="2025-06-04T14:51:00Z"/>
  <w16cex:commentExtensible w16cex:durableId="21695C7D" w16cex:dateUtc="2025-04-10T20:25:00Z"/>
  <w16cex:commentExtensible w16cex:durableId="246073DC" w16cex:dateUtc="2025-07-24T18:15:00Z"/>
  <w16cex:commentExtensible w16cex:durableId="67BB1428" w16cex:dateUtc="2025-08-07T17:20:00Z"/>
  <w16cex:commentExtensible w16cex:durableId="785D0866" w16cex:dateUtc="2025-08-07T17:21:00Z"/>
  <w16cex:commentExtensible w16cex:durableId="7CD3DD7D" w16cex:dateUtc="2025-08-07T17:40:00Z"/>
  <w16cex:commentExtensible w16cex:durableId="13CFF5DD" w16cex:dateUtc="2025-08-07T19:43:00Z"/>
  <w16cex:commentExtensible w16cex:durableId="2F5FED86" w16cex:dateUtc="2025-08-07T19:48:00Z"/>
  <w16cex:commentExtensible w16cex:durableId="4E945C19" w16cex:dateUtc="2025-07-24T18:04:00Z"/>
  <w16cex:commentExtensible w16cex:durableId="7948A830" w16cex:dateUtc="2025-02-13T19:09:00Z"/>
  <w16cex:commentExtensible w16cex:durableId="05D8C9FC" w16cex:dateUtc="2025-04-04T16:58:00Z"/>
  <w16cex:commentExtensible w16cex:durableId="0B7A3DFC" w16cex:dateUtc="2025-01-24T14:51:00Z">
    <w16cex:extLst>
      <w16:ext w16:uri="{CE6994B0-6A32-4C9F-8C6B-6E91EDA988CE}">
        <cr:reactions xmlns:cr="http://schemas.microsoft.com/office/comments/2020/reactions">
          <cr:reaction reactionType="1">
            <cr:reactionInfo dateUtc="2025-02-13T17:37:43Z">
              <cr:user userId="S::copping7@msu.edu::91362ca3-4f6d-449f-8348-5f9a1531276e" userProvider="AD" userName="Coppinger, Brittany"/>
            </cr:reactionInfo>
          </cr:reaction>
        </cr:reactions>
      </w16:ext>
    </w16cex:extLst>
  </w16cex:commentExtensible>
  <w16cex:commentExtensible w16cex:durableId="7F84ABE9" w16cex:dateUtc="2025-01-27T15:41:00Z"/>
  <w16cex:commentExtensible w16cex:durableId="6B957AC8" w16cex:dateUtc="2025-08-06T14:56:00Z"/>
  <w16cex:commentExtensible w16cex:durableId="5034D541" w16cex:dateUtc="2025-08-04T19:39:00Z"/>
  <w16cex:commentExtensible w16cex:durableId="0ED5D9EB" w16cex:dateUtc="2025-08-07T20:31:00Z"/>
  <w16cex:commentExtensible w16cex:durableId="60BD4B73" w16cex:dateUtc="2025-07-24T15:07:00Z"/>
  <w16cex:commentExtensible w16cex:durableId="444CF89A" w16cex:dateUtc="2025-08-04T19:37:00Z"/>
  <w16cex:commentExtensible w16cex:durableId="464B47F6" w16cex:dateUtc="2025-08-07T20:32:00Z"/>
  <w16cex:commentExtensible w16cex:durableId="04B61740" w16cex:dateUtc="2025-08-07T20:35:00Z"/>
  <w16cex:commentExtensible w16cex:durableId="2819D6AF" w16cex:dateUtc="2025-06-17T15:53:00Z"/>
  <w16cex:commentExtensible w16cex:durableId="63C92EB4" w16cex:dateUtc="2025-08-07T20:37:00Z"/>
  <w16cex:commentExtensible w16cex:durableId="3F248519" w16cex:dateUtc="2025-04-10T18:31:00Z"/>
  <w16cex:commentExtensible w16cex:durableId="3EF72F62" w16cex:dateUtc="2025-05-28T22:58:00Z"/>
  <w16cex:commentExtensible w16cex:durableId="2EF13616" w16cex:dateUtc="2025-05-28T23:00:00Z"/>
  <w16cex:commentExtensible w16cex:durableId="5120874A" w16cex:dateUtc="2025-06-17T16:26:00Z"/>
  <w16cex:commentExtensible w16cex:durableId="6767B300" w16cex:dateUtc="2025-06-17T16:30:00Z"/>
  <w16cex:commentExtensible w16cex:durableId="0D5A68C7" w16cex:dateUtc="2025-06-17T16:36:00Z"/>
  <w16cex:commentExtensible w16cex:durableId="4FBEF316" w16cex:dateUtc="2025-02-04T23:49:00Z"/>
  <w16cex:commentExtensible w16cex:durableId="195BB998" w16cex:dateUtc="2025-04-10T20:02:00Z"/>
  <w16cex:commentExtensible w16cex:durableId="423F8CB3" w16cex:dateUtc="2025-05-14T16:12:00Z"/>
  <w16cex:commentExtensible w16cex:durableId="16442691" w16cex:dateUtc="2025-06-04T14: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4316BC" w16cid:durableId="2D3B6B7D"/>
  <w16cid:commentId w16cid:paraId="64F5FC47" w16cid:durableId="1DC34286"/>
  <w16cid:commentId w16cid:paraId="21A583D6" w16cid:durableId="2D90CF43"/>
  <w16cid:commentId w16cid:paraId="7018141B" w16cid:durableId="166D8FF4"/>
  <w16cid:commentId w16cid:paraId="4988E016" w16cid:durableId="663F4FE9"/>
  <w16cid:commentId w16cid:paraId="1AAA567A" w16cid:durableId="732838DB"/>
  <w16cid:commentId w16cid:paraId="30DFA078" w16cid:durableId="277815A6"/>
  <w16cid:commentId w16cid:paraId="197F6E65" w16cid:durableId="30D75CE9"/>
  <w16cid:commentId w16cid:paraId="6F1179E5" w16cid:durableId="1EB7B07D"/>
  <w16cid:commentId w16cid:paraId="3314F396" w16cid:durableId="51DB6CB0"/>
  <w16cid:commentId w16cid:paraId="642EE495" w16cid:durableId="78A513F9"/>
  <w16cid:commentId w16cid:paraId="695F6EEA" w16cid:durableId="3EA911C6"/>
  <w16cid:commentId w16cid:paraId="5D9244FE" w16cid:durableId="64690B25"/>
  <w16cid:commentId w16cid:paraId="5E068F38" w16cid:durableId="75F284E5"/>
  <w16cid:commentId w16cid:paraId="0833F4E0" w16cid:durableId="445990C6"/>
  <w16cid:commentId w16cid:paraId="68A0D66E" w16cid:durableId="07C210D9"/>
  <w16cid:commentId w16cid:paraId="77ED3138" w16cid:durableId="117B55AB"/>
  <w16cid:commentId w16cid:paraId="1F9DE142" w16cid:durableId="6E5B9254"/>
  <w16cid:commentId w16cid:paraId="390E2476" w16cid:durableId="56E3EE35"/>
  <w16cid:commentId w16cid:paraId="2BF692F1" w16cid:durableId="256EF2A9"/>
  <w16cid:commentId w16cid:paraId="65C6840A" w16cid:durableId="2358C076"/>
  <w16cid:commentId w16cid:paraId="6E743C16" w16cid:durableId="7215894C"/>
  <w16cid:commentId w16cid:paraId="7C3213D8" w16cid:durableId="3F599027"/>
  <w16cid:commentId w16cid:paraId="4B49DB88" w16cid:durableId="413BF12A"/>
  <w16cid:commentId w16cid:paraId="0B7152F1" w16cid:durableId="6DF03A26"/>
  <w16cid:commentId w16cid:paraId="18FEF829" w16cid:durableId="36ADB552"/>
  <w16cid:commentId w16cid:paraId="5E16F6B2" w16cid:durableId="312918BB"/>
  <w16cid:commentId w16cid:paraId="65F830C1" w16cid:durableId="0B0F7344"/>
  <w16cid:commentId w16cid:paraId="6DF81888" w16cid:durableId="50AFA8AD"/>
  <w16cid:commentId w16cid:paraId="327D8452" w16cid:durableId="6E9BCEEE"/>
  <w16cid:commentId w16cid:paraId="1449FDB5" w16cid:durableId="4F691C08"/>
  <w16cid:commentId w16cid:paraId="17B61D75" w16cid:durableId="2507C72A"/>
  <w16cid:commentId w16cid:paraId="0AFC8F2A" w16cid:durableId="4A78F0DE"/>
  <w16cid:commentId w16cid:paraId="141F1500" w16cid:durableId="01930DC0"/>
  <w16cid:commentId w16cid:paraId="79F27BA5" w16cid:durableId="791F4B8A"/>
  <w16cid:commentId w16cid:paraId="6320ADAF" w16cid:durableId="5441BFED"/>
  <w16cid:commentId w16cid:paraId="351F07EF" w16cid:durableId="7C36E9D2"/>
  <w16cid:commentId w16cid:paraId="4B199E11" w16cid:durableId="7A14112D"/>
  <w16cid:commentId w16cid:paraId="2D937245" w16cid:durableId="61F67BDC"/>
  <w16cid:commentId w16cid:paraId="62610216" w16cid:durableId="4428F038"/>
  <w16cid:commentId w16cid:paraId="77B3F64D" w16cid:durableId="76671A41"/>
  <w16cid:commentId w16cid:paraId="79A601E1" w16cid:durableId="47A53E3D"/>
  <w16cid:commentId w16cid:paraId="7D8B5A3A" w16cid:durableId="140911E9"/>
  <w16cid:commentId w16cid:paraId="2D576F50" w16cid:durableId="40ED7F79"/>
  <w16cid:commentId w16cid:paraId="74A3B4A5" w16cid:durableId="76915598"/>
  <w16cid:commentId w16cid:paraId="77B16CE9" w16cid:durableId="44F1C085"/>
  <w16cid:commentId w16cid:paraId="62A7DF52" w16cid:durableId="3EFEAF09"/>
  <w16cid:commentId w16cid:paraId="00D57D5C" w16cid:durableId="21695C7D"/>
  <w16cid:commentId w16cid:paraId="10A7CFF6" w16cid:durableId="246073DC"/>
  <w16cid:commentId w16cid:paraId="3B87B0CC" w16cid:durableId="67BB1428"/>
  <w16cid:commentId w16cid:paraId="1F256AB1" w16cid:durableId="785D0866"/>
  <w16cid:commentId w16cid:paraId="4A1E474E" w16cid:durableId="7CD3DD7D"/>
  <w16cid:commentId w16cid:paraId="2A10E942" w16cid:durableId="13CFF5DD"/>
  <w16cid:commentId w16cid:paraId="3D3E1070" w16cid:durableId="2F5FED86"/>
  <w16cid:commentId w16cid:paraId="0A07B630" w16cid:durableId="4E945C19"/>
  <w16cid:commentId w16cid:paraId="775B147F" w16cid:durableId="7948A830"/>
  <w16cid:commentId w16cid:paraId="7C2E490A" w16cid:durableId="05D8C9FC"/>
  <w16cid:commentId w16cid:paraId="16B4FD0C" w16cid:durableId="0B7A3DFC"/>
  <w16cid:commentId w16cid:paraId="385C64F1" w16cid:durableId="7F84ABE9"/>
  <w16cid:commentId w16cid:paraId="17E49597" w16cid:durableId="6B957AC8"/>
  <w16cid:commentId w16cid:paraId="066413AC" w16cid:durableId="5034D541"/>
  <w16cid:commentId w16cid:paraId="1272B22B" w16cid:durableId="0ED5D9EB"/>
  <w16cid:commentId w16cid:paraId="48536EF9" w16cid:durableId="60BD4B73"/>
  <w16cid:commentId w16cid:paraId="43D516DB" w16cid:durableId="444CF89A"/>
  <w16cid:commentId w16cid:paraId="50051710" w16cid:durableId="464B47F6"/>
  <w16cid:commentId w16cid:paraId="374FFA65" w16cid:durableId="04B61740"/>
  <w16cid:commentId w16cid:paraId="3870DAE2" w16cid:durableId="2819D6AF"/>
  <w16cid:commentId w16cid:paraId="50643D78" w16cid:durableId="63C92EB4"/>
  <w16cid:commentId w16cid:paraId="231ED504" w16cid:durableId="3F248519"/>
  <w16cid:commentId w16cid:paraId="70DEBFFC" w16cid:durableId="3EF72F62"/>
  <w16cid:commentId w16cid:paraId="2C7815F7" w16cid:durableId="2EF13616"/>
  <w16cid:commentId w16cid:paraId="45341897" w16cid:durableId="5120874A"/>
  <w16cid:commentId w16cid:paraId="7FC2074B" w16cid:durableId="6767B300"/>
  <w16cid:commentId w16cid:paraId="00B096B9" w16cid:durableId="0D5A68C7"/>
  <w16cid:commentId w16cid:paraId="51FFEBBF" w16cid:durableId="4FBEF316"/>
  <w16cid:commentId w16cid:paraId="56F13E70" w16cid:durableId="195BB998"/>
  <w16cid:commentId w16cid:paraId="7FF53A35" w16cid:durableId="423F8CB3"/>
  <w16cid:commentId w16cid:paraId="7DC6F631" w16cid:durableId="164426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B28AE" w14:textId="77777777" w:rsidR="00482F3E" w:rsidRDefault="00482F3E" w:rsidP="000A1D91">
      <w:r>
        <w:separator/>
      </w:r>
    </w:p>
  </w:endnote>
  <w:endnote w:type="continuationSeparator" w:id="0">
    <w:p w14:paraId="07C84652" w14:textId="77777777" w:rsidR="00482F3E" w:rsidRDefault="00482F3E" w:rsidP="000A1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Arial Nova Light">
    <w:panose1 w:val="020B0304020202020204"/>
    <w:charset w:val="00"/>
    <w:family w:val="swiss"/>
    <w:pitch w:val="variable"/>
    <w:sig w:usb0="0000028F" w:usb1="00000002"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6195276"/>
      <w:docPartObj>
        <w:docPartGallery w:val="Page Numbers (Bottom of Page)"/>
        <w:docPartUnique/>
      </w:docPartObj>
    </w:sdtPr>
    <w:sdtEndPr>
      <w:rPr>
        <w:noProof/>
      </w:rPr>
    </w:sdtEndPr>
    <w:sdtContent>
      <w:p w14:paraId="70E4562C" w14:textId="3B772821" w:rsidR="005F7CF5" w:rsidRDefault="005F7C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F56A87" w14:textId="77777777" w:rsidR="005F7CF5" w:rsidRDefault="005F7C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89646" w14:textId="77777777" w:rsidR="00482F3E" w:rsidRDefault="00482F3E" w:rsidP="000A1D91">
      <w:r>
        <w:separator/>
      </w:r>
    </w:p>
  </w:footnote>
  <w:footnote w:type="continuationSeparator" w:id="0">
    <w:p w14:paraId="462CCD1A" w14:textId="77777777" w:rsidR="00482F3E" w:rsidRDefault="00482F3E" w:rsidP="000A1D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47A19"/>
    <w:multiLevelType w:val="hybridMultilevel"/>
    <w:tmpl w:val="E9226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DF1BF4"/>
    <w:multiLevelType w:val="hybridMultilevel"/>
    <w:tmpl w:val="1C66C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13618F"/>
    <w:multiLevelType w:val="hybridMultilevel"/>
    <w:tmpl w:val="15B886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DF26565"/>
    <w:multiLevelType w:val="hybridMultilevel"/>
    <w:tmpl w:val="18363F98"/>
    <w:lvl w:ilvl="0" w:tplc="DB3C22C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5D2CA7"/>
    <w:multiLevelType w:val="hybridMultilevel"/>
    <w:tmpl w:val="CC288E5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9A006E"/>
    <w:multiLevelType w:val="hybridMultilevel"/>
    <w:tmpl w:val="C15807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4B33D4"/>
    <w:multiLevelType w:val="hybridMultilevel"/>
    <w:tmpl w:val="15B886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066845"/>
    <w:multiLevelType w:val="hybridMultilevel"/>
    <w:tmpl w:val="B4166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390828"/>
    <w:multiLevelType w:val="hybridMultilevel"/>
    <w:tmpl w:val="21DC3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8316E3"/>
    <w:multiLevelType w:val="hybridMultilevel"/>
    <w:tmpl w:val="6CAEB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D42AE9"/>
    <w:multiLevelType w:val="hybridMultilevel"/>
    <w:tmpl w:val="DE20EA6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2F22258"/>
    <w:multiLevelType w:val="hybridMultilevel"/>
    <w:tmpl w:val="772C6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BD72DF"/>
    <w:multiLevelType w:val="hybridMultilevel"/>
    <w:tmpl w:val="4FEC9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A93002"/>
    <w:multiLevelType w:val="hybridMultilevel"/>
    <w:tmpl w:val="E890953C"/>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4" w15:restartNumberingAfterBreak="0">
    <w:nsid w:val="788676DB"/>
    <w:multiLevelType w:val="hybridMultilevel"/>
    <w:tmpl w:val="FA6CA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0646443">
    <w:abstractNumId w:val="5"/>
  </w:num>
  <w:num w:numId="2" w16cid:durableId="650646282">
    <w:abstractNumId w:val="4"/>
  </w:num>
  <w:num w:numId="3" w16cid:durableId="1029796945">
    <w:abstractNumId w:val="6"/>
  </w:num>
  <w:num w:numId="4" w16cid:durableId="1992362874">
    <w:abstractNumId w:val="13"/>
  </w:num>
  <w:num w:numId="5" w16cid:durableId="1282037254">
    <w:abstractNumId w:val="14"/>
  </w:num>
  <w:num w:numId="6" w16cid:durableId="809594277">
    <w:abstractNumId w:val="1"/>
  </w:num>
  <w:num w:numId="7" w16cid:durableId="1622616596">
    <w:abstractNumId w:val="12"/>
  </w:num>
  <w:num w:numId="8" w16cid:durableId="185753651">
    <w:abstractNumId w:val="7"/>
  </w:num>
  <w:num w:numId="9" w16cid:durableId="1282883425">
    <w:abstractNumId w:val="9"/>
  </w:num>
  <w:num w:numId="10" w16cid:durableId="216203539">
    <w:abstractNumId w:val="10"/>
  </w:num>
  <w:num w:numId="11" w16cid:durableId="2131580881">
    <w:abstractNumId w:val="2"/>
  </w:num>
  <w:num w:numId="12" w16cid:durableId="474688855">
    <w:abstractNumId w:val="0"/>
  </w:num>
  <w:num w:numId="13" w16cid:durableId="1788353039">
    <w:abstractNumId w:val="8"/>
  </w:num>
  <w:num w:numId="14" w16cid:durableId="1133862216">
    <w:abstractNumId w:val="11"/>
  </w:num>
  <w:num w:numId="15" w16cid:durableId="74896778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ppinger, Brittany">
    <w15:presenceInfo w15:providerId="AD" w15:userId="S::copping7@msu.edu::91362ca3-4f6d-449f-8348-5f9a1531276e"/>
  </w15:person>
  <w15:person w15:author="Samman, Raneem">
    <w15:presenceInfo w15:providerId="AD" w15:userId="S::sammanr2@msu.edu::24b4566c-6661-4f80-a58c-0226151e1505"/>
  </w15:person>
  <w15:person w15:author="Smith Vidaurre, Grace">
    <w15:presenceInfo w15:providerId="AD" w15:userId="S::smithvid@msu.edu::b45b673c-2200-4042-a7e9-6ccf4d81cce7"/>
  </w15:person>
  <w15:person w15:author="Summer Eckhardt">
    <w15:presenceInfo w15:providerId="Windows Live" w15:userId="f8d7d808245c0b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ED2"/>
    <w:rsid w:val="00000093"/>
    <w:rsid w:val="000006BE"/>
    <w:rsid w:val="00000790"/>
    <w:rsid w:val="000018EB"/>
    <w:rsid w:val="00003B82"/>
    <w:rsid w:val="000044D1"/>
    <w:rsid w:val="0000473F"/>
    <w:rsid w:val="00005731"/>
    <w:rsid w:val="00006540"/>
    <w:rsid w:val="00006603"/>
    <w:rsid w:val="00006C26"/>
    <w:rsid w:val="00006C95"/>
    <w:rsid w:val="00007509"/>
    <w:rsid w:val="000105F9"/>
    <w:rsid w:val="00010C44"/>
    <w:rsid w:val="00010E25"/>
    <w:rsid w:val="000117AC"/>
    <w:rsid w:val="00011A2A"/>
    <w:rsid w:val="000124FD"/>
    <w:rsid w:val="0001268C"/>
    <w:rsid w:val="00012A61"/>
    <w:rsid w:val="0001335A"/>
    <w:rsid w:val="000148E3"/>
    <w:rsid w:val="00016110"/>
    <w:rsid w:val="000169A5"/>
    <w:rsid w:val="00016AD7"/>
    <w:rsid w:val="00017B88"/>
    <w:rsid w:val="00017D90"/>
    <w:rsid w:val="00020BF5"/>
    <w:rsid w:val="00020F3C"/>
    <w:rsid w:val="000212A8"/>
    <w:rsid w:val="00021375"/>
    <w:rsid w:val="00021A63"/>
    <w:rsid w:val="00022F4B"/>
    <w:rsid w:val="00023EF2"/>
    <w:rsid w:val="00024029"/>
    <w:rsid w:val="000241BD"/>
    <w:rsid w:val="000243BE"/>
    <w:rsid w:val="0002480A"/>
    <w:rsid w:val="00024DFA"/>
    <w:rsid w:val="00024FC8"/>
    <w:rsid w:val="0002523B"/>
    <w:rsid w:val="00030375"/>
    <w:rsid w:val="00030590"/>
    <w:rsid w:val="00030CAA"/>
    <w:rsid w:val="00031DAE"/>
    <w:rsid w:val="00032D06"/>
    <w:rsid w:val="00035AE8"/>
    <w:rsid w:val="00035E18"/>
    <w:rsid w:val="00036C66"/>
    <w:rsid w:val="00042243"/>
    <w:rsid w:val="00042B2F"/>
    <w:rsid w:val="00044456"/>
    <w:rsid w:val="00046DBE"/>
    <w:rsid w:val="00046E44"/>
    <w:rsid w:val="00046EB7"/>
    <w:rsid w:val="00047957"/>
    <w:rsid w:val="00050ED0"/>
    <w:rsid w:val="000518B6"/>
    <w:rsid w:val="00051D20"/>
    <w:rsid w:val="000522EA"/>
    <w:rsid w:val="0005287C"/>
    <w:rsid w:val="000528B1"/>
    <w:rsid w:val="000532C9"/>
    <w:rsid w:val="00053C95"/>
    <w:rsid w:val="00054066"/>
    <w:rsid w:val="00054DBD"/>
    <w:rsid w:val="00055519"/>
    <w:rsid w:val="00056A86"/>
    <w:rsid w:val="00057271"/>
    <w:rsid w:val="00057F0E"/>
    <w:rsid w:val="00060092"/>
    <w:rsid w:val="00060F63"/>
    <w:rsid w:val="00060F8E"/>
    <w:rsid w:val="000612CF"/>
    <w:rsid w:val="00061A14"/>
    <w:rsid w:val="000621CA"/>
    <w:rsid w:val="0006263F"/>
    <w:rsid w:val="000633B7"/>
    <w:rsid w:val="000636BC"/>
    <w:rsid w:val="000647A6"/>
    <w:rsid w:val="00064B3A"/>
    <w:rsid w:val="00064FDF"/>
    <w:rsid w:val="0006615B"/>
    <w:rsid w:val="0006637D"/>
    <w:rsid w:val="000668BC"/>
    <w:rsid w:val="000676F9"/>
    <w:rsid w:val="00070D18"/>
    <w:rsid w:val="00070D4B"/>
    <w:rsid w:val="000735BE"/>
    <w:rsid w:val="0007485C"/>
    <w:rsid w:val="0007542C"/>
    <w:rsid w:val="00076AD8"/>
    <w:rsid w:val="00076C82"/>
    <w:rsid w:val="000806EC"/>
    <w:rsid w:val="000810DC"/>
    <w:rsid w:val="00082A78"/>
    <w:rsid w:val="000852BC"/>
    <w:rsid w:val="000862B6"/>
    <w:rsid w:val="000869CA"/>
    <w:rsid w:val="00087491"/>
    <w:rsid w:val="00087682"/>
    <w:rsid w:val="00090803"/>
    <w:rsid w:val="000908DB"/>
    <w:rsid w:val="00090C0B"/>
    <w:rsid w:val="00090FFE"/>
    <w:rsid w:val="0009373D"/>
    <w:rsid w:val="00093F69"/>
    <w:rsid w:val="0009450B"/>
    <w:rsid w:val="00094996"/>
    <w:rsid w:val="000949BC"/>
    <w:rsid w:val="00095DFE"/>
    <w:rsid w:val="000961B2"/>
    <w:rsid w:val="00097433"/>
    <w:rsid w:val="0009744C"/>
    <w:rsid w:val="00097B62"/>
    <w:rsid w:val="00097EE9"/>
    <w:rsid w:val="000A0663"/>
    <w:rsid w:val="000A06C6"/>
    <w:rsid w:val="000A089D"/>
    <w:rsid w:val="000A0CBD"/>
    <w:rsid w:val="000A139D"/>
    <w:rsid w:val="000A1D91"/>
    <w:rsid w:val="000A290A"/>
    <w:rsid w:val="000A308E"/>
    <w:rsid w:val="000A3F4F"/>
    <w:rsid w:val="000A4B3D"/>
    <w:rsid w:val="000A4E77"/>
    <w:rsid w:val="000A54F0"/>
    <w:rsid w:val="000A5587"/>
    <w:rsid w:val="000A5AEC"/>
    <w:rsid w:val="000A6027"/>
    <w:rsid w:val="000A671D"/>
    <w:rsid w:val="000A6A15"/>
    <w:rsid w:val="000A73D4"/>
    <w:rsid w:val="000B04C3"/>
    <w:rsid w:val="000B0F3C"/>
    <w:rsid w:val="000B14F1"/>
    <w:rsid w:val="000B165C"/>
    <w:rsid w:val="000B1C64"/>
    <w:rsid w:val="000B1E87"/>
    <w:rsid w:val="000B2C37"/>
    <w:rsid w:val="000B35DF"/>
    <w:rsid w:val="000B37C6"/>
    <w:rsid w:val="000B385D"/>
    <w:rsid w:val="000B400E"/>
    <w:rsid w:val="000B448A"/>
    <w:rsid w:val="000B4669"/>
    <w:rsid w:val="000B4A95"/>
    <w:rsid w:val="000B4E54"/>
    <w:rsid w:val="000B54FA"/>
    <w:rsid w:val="000B6115"/>
    <w:rsid w:val="000B6AE5"/>
    <w:rsid w:val="000B7698"/>
    <w:rsid w:val="000C0411"/>
    <w:rsid w:val="000C0F28"/>
    <w:rsid w:val="000C0F68"/>
    <w:rsid w:val="000C37D7"/>
    <w:rsid w:val="000C3C2C"/>
    <w:rsid w:val="000C3C69"/>
    <w:rsid w:val="000C63B2"/>
    <w:rsid w:val="000C647E"/>
    <w:rsid w:val="000C6EE1"/>
    <w:rsid w:val="000C75DD"/>
    <w:rsid w:val="000C799E"/>
    <w:rsid w:val="000C7F74"/>
    <w:rsid w:val="000D0D5E"/>
    <w:rsid w:val="000D1583"/>
    <w:rsid w:val="000D1879"/>
    <w:rsid w:val="000D22F0"/>
    <w:rsid w:val="000D2E20"/>
    <w:rsid w:val="000D2E46"/>
    <w:rsid w:val="000D3210"/>
    <w:rsid w:val="000D49F0"/>
    <w:rsid w:val="000D4A79"/>
    <w:rsid w:val="000D4FF5"/>
    <w:rsid w:val="000D5FD6"/>
    <w:rsid w:val="000D6390"/>
    <w:rsid w:val="000D6745"/>
    <w:rsid w:val="000D71C5"/>
    <w:rsid w:val="000D7ECC"/>
    <w:rsid w:val="000E136D"/>
    <w:rsid w:val="000E227F"/>
    <w:rsid w:val="000E2899"/>
    <w:rsid w:val="000E2E82"/>
    <w:rsid w:val="000E3166"/>
    <w:rsid w:val="000E349B"/>
    <w:rsid w:val="000E36B4"/>
    <w:rsid w:val="000E3DC4"/>
    <w:rsid w:val="000E4B84"/>
    <w:rsid w:val="000E538E"/>
    <w:rsid w:val="000E5396"/>
    <w:rsid w:val="000E69DB"/>
    <w:rsid w:val="000E73A3"/>
    <w:rsid w:val="000F135A"/>
    <w:rsid w:val="000F1994"/>
    <w:rsid w:val="000F1CB8"/>
    <w:rsid w:val="000F1E6F"/>
    <w:rsid w:val="000F1ECA"/>
    <w:rsid w:val="000F2CDC"/>
    <w:rsid w:val="000F37E4"/>
    <w:rsid w:val="000F3D5D"/>
    <w:rsid w:val="000F4376"/>
    <w:rsid w:val="000F461E"/>
    <w:rsid w:val="000F49FF"/>
    <w:rsid w:val="000F4A73"/>
    <w:rsid w:val="000F5DB2"/>
    <w:rsid w:val="000F7292"/>
    <w:rsid w:val="000F7ACA"/>
    <w:rsid w:val="00100511"/>
    <w:rsid w:val="001006D6"/>
    <w:rsid w:val="00101045"/>
    <w:rsid w:val="00103372"/>
    <w:rsid w:val="001056F7"/>
    <w:rsid w:val="00106707"/>
    <w:rsid w:val="00106720"/>
    <w:rsid w:val="00107EA1"/>
    <w:rsid w:val="001100D4"/>
    <w:rsid w:val="001112B5"/>
    <w:rsid w:val="00113FAA"/>
    <w:rsid w:val="00115209"/>
    <w:rsid w:val="00115792"/>
    <w:rsid w:val="0011671E"/>
    <w:rsid w:val="00117494"/>
    <w:rsid w:val="001176F7"/>
    <w:rsid w:val="00120400"/>
    <w:rsid w:val="00121057"/>
    <w:rsid w:val="00121D80"/>
    <w:rsid w:val="00121DF4"/>
    <w:rsid w:val="001229BB"/>
    <w:rsid w:val="001231F5"/>
    <w:rsid w:val="00124140"/>
    <w:rsid w:val="001247FA"/>
    <w:rsid w:val="00124AB2"/>
    <w:rsid w:val="001258D0"/>
    <w:rsid w:val="00125B14"/>
    <w:rsid w:val="00126824"/>
    <w:rsid w:val="00127604"/>
    <w:rsid w:val="00127EE6"/>
    <w:rsid w:val="00132A51"/>
    <w:rsid w:val="00132A69"/>
    <w:rsid w:val="00132D46"/>
    <w:rsid w:val="00133ABD"/>
    <w:rsid w:val="00135E5A"/>
    <w:rsid w:val="0013609D"/>
    <w:rsid w:val="00136C0A"/>
    <w:rsid w:val="001371CE"/>
    <w:rsid w:val="00141D98"/>
    <w:rsid w:val="00144959"/>
    <w:rsid w:val="00144D56"/>
    <w:rsid w:val="00145A07"/>
    <w:rsid w:val="00145CAF"/>
    <w:rsid w:val="001476B9"/>
    <w:rsid w:val="00147F94"/>
    <w:rsid w:val="00150495"/>
    <w:rsid w:val="0015061F"/>
    <w:rsid w:val="0015427A"/>
    <w:rsid w:val="00154422"/>
    <w:rsid w:val="00154BA6"/>
    <w:rsid w:val="001561DF"/>
    <w:rsid w:val="0015638A"/>
    <w:rsid w:val="001565B4"/>
    <w:rsid w:val="00157668"/>
    <w:rsid w:val="00157E37"/>
    <w:rsid w:val="00160088"/>
    <w:rsid w:val="001602A1"/>
    <w:rsid w:val="0016095C"/>
    <w:rsid w:val="00160B38"/>
    <w:rsid w:val="001625A0"/>
    <w:rsid w:val="0016382C"/>
    <w:rsid w:val="001640E9"/>
    <w:rsid w:val="00165ACE"/>
    <w:rsid w:val="00165AD4"/>
    <w:rsid w:val="00165B8A"/>
    <w:rsid w:val="00166030"/>
    <w:rsid w:val="001666D0"/>
    <w:rsid w:val="0016727A"/>
    <w:rsid w:val="00170745"/>
    <w:rsid w:val="00170918"/>
    <w:rsid w:val="001713FE"/>
    <w:rsid w:val="00172476"/>
    <w:rsid w:val="00172A53"/>
    <w:rsid w:val="0017385A"/>
    <w:rsid w:val="00174B15"/>
    <w:rsid w:val="00174B83"/>
    <w:rsid w:val="00174BBC"/>
    <w:rsid w:val="00174F9A"/>
    <w:rsid w:val="00177929"/>
    <w:rsid w:val="00177C2F"/>
    <w:rsid w:val="00180774"/>
    <w:rsid w:val="0018162F"/>
    <w:rsid w:val="0018277D"/>
    <w:rsid w:val="00182948"/>
    <w:rsid w:val="001831B8"/>
    <w:rsid w:val="00184275"/>
    <w:rsid w:val="00184734"/>
    <w:rsid w:val="001855B9"/>
    <w:rsid w:val="00185B85"/>
    <w:rsid w:val="00186BB3"/>
    <w:rsid w:val="00187C3B"/>
    <w:rsid w:val="00187D04"/>
    <w:rsid w:val="001909AF"/>
    <w:rsid w:val="001914FD"/>
    <w:rsid w:val="00191703"/>
    <w:rsid w:val="00192400"/>
    <w:rsid w:val="00193D4B"/>
    <w:rsid w:val="00194E29"/>
    <w:rsid w:val="0019574E"/>
    <w:rsid w:val="001969AF"/>
    <w:rsid w:val="001A1602"/>
    <w:rsid w:val="001A3B0D"/>
    <w:rsid w:val="001A59D6"/>
    <w:rsid w:val="001A6489"/>
    <w:rsid w:val="001A64F2"/>
    <w:rsid w:val="001A6671"/>
    <w:rsid w:val="001A6AA7"/>
    <w:rsid w:val="001A6B83"/>
    <w:rsid w:val="001A74B7"/>
    <w:rsid w:val="001A79C2"/>
    <w:rsid w:val="001B07E8"/>
    <w:rsid w:val="001B18D0"/>
    <w:rsid w:val="001B1BB1"/>
    <w:rsid w:val="001B35EC"/>
    <w:rsid w:val="001B395A"/>
    <w:rsid w:val="001B3B6D"/>
    <w:rsid w:val="001B4281"/>
    <w:rsid w:val="001B46D2"/>
    <w:rsid w:val="001B498E"/>
    <w:rsid w:val="001B5BEB"/>
    <w:rsid w:val="001B5E61"/>
    <w:rsid w:val="001B65ED"/>
    <w:rsid w:val="001B6DC1"/>
    <w:rsid w:val="001B6E3F"/>
    <w:rsid w:val="001B7CE9"/>
    <w:rsid w:val="001C15FC"/>
    <w:rsid w:val="001C1FAA"/>
    <w:rsid w:val="001C291B"/>
    <w:rsid w:val="001C296D"/>
    <w:rsid w:val="001C331E"/>
    <w:rsid w:val="001C3335"/>
    <w:rsid w:val="001C3A99"/>
    <w:rsid w:val="001C3F40"/>
    <w:rsid w:val="001C4784"/>
    <w:rsid w:val="001C5292"/>
    <w:rsid w:val="001C6DD9"/>
    <w:rsid w:val="001C7CF9"/>
    <w:rsid w:val="001D0355"/>
    <w:rsid w:val="001D039A"/>
    <w:rsid w:val="001D06BA"/>
    <w:rsid w:val="001D0F34"/>
    <w:rsid w:val="001D17F1"/>
    <w:rsid w:val="001D343A"/>
    <w:rsid w:val="001D3935"/>
    <w:rsid w:val="001D3F9A"/>
    <w:rsid w:val="001D4514"/>
    <w:rsid w:val="001D45C6"/>
    <w:rsid w:val="001D4709"/>
    <w:rsid w:val="001D4C60"/>
    <w:rsid w:val="001D50F3"/>
    <w:rsid w:val="001D5707"/>
    <w:rsid w:val="001D5E4B"/>
    <w:rsid w:val="001D616C"/>
    <w:rsid w:val="001D6E99"/>
    <w:rsid w:val="001E0CF1"/>
    <w:rsid w:val="001E10E5"/>
    <w:rsid w:val="001E11FB"/>
    <w:rsid w:val="001E11FE"/>
    <w:rsid w:val="001E120A"/>
    <w:rsid w:val="001E17DB"/>
    <w:rsid w:val="001E2E25"/>
    <w:rsid w:val="001E348F"/>
    <w:rsid w:val="001E3FD5"/>
    <w:rsid w:val="001E4E38"/>
    <w:rsid w:val="001E666E"/>
    <w:rsid w:val="001E69B7"/>
    <w:rsid w:val="001F0836"/>
    <w:rsid w:val="001F08D6"/>
    <w:rsid w:val="001F0DF7"/>
    <w:rsid w:val="001F16A5"/>
    <w:rsid w:val="001F1740"/>
    <w:rsid w:val="001F1E5A"/>
    <w:rsid w:val="001F1EA1"/>
    <w:rsid w:val="001F2EBF"/>
    <w:rsid w:val="001F456D"/>
    <w:rsid w:val="001F479D"/>
    <w:rsid w:val="001F49DD"/>
    <w:rsid w:val="001F5728"/>
    <w:rsid w:val="001F5F78"/>
    <w:rsid w:val="001F6A46"/>
    <w:rsid w:val="001F6B61"/>
    <w:rsid w:val="001F7A10"/>
    <w:rsid w:val="001F7B1B"/>
    <w:rsid w:val="00200A7E"/>
    <w:rsid w:val="00200BEA"/>
    <w:rsid w:val="002011BC"/>
    <w:rsid w:val="002012A4"/>
    <w:rsid w:val="00201C3C"/>
    <w:rsid w:val="0020211E"/>
    <w:rsid w:val="0020218B"/>
    <w:rsid w:val="00202CB0"/>
    <w:rsid w:val="002077B4"/>
    <w:rsid w:val="00207C50"/>
    <w:rsid w:val="002101A7"/>
    <w:rsid w:val="002115B3"/>
    <w:rsid w:val="002121C4"/>
    <w:rsid w:val="00212DAF"/>
    <w:rsid w:val="00214FE4"/>
    <w:rsid w:val="0021581F"/>
    <w:rsid w:val="002164D9"/>
    <w:rsid w:val="002165FC"/>
    <w:rsid w:val="00220E78"/>
    <w:rsid w:val="00220F38"/>
    <w:rsid w:val="002212B1"/>
    <w:rsid w:val="00221909"/>
    <w:rsid w:val="00221B7E"/>
    <w:rsid w:val="00223FBB"/>
    <w:rsid w:val="00224503"/>
    <w:rsid w:val="00225270"/>
    <w:rsid w:val="00225CC0"/>
    <w:rsid w:val="002267F9"/>
    <w:rsid w:val="00226AAF"/>
    <w:rsid w:val="00227618"/>
    <w:rsid w:val="00230759"/>
    <w:rsid w:val="00231C0A"/>
    <w:rsid w:val="00233F13"/>
    <w:rsid w:val="0023435F"/>
    <w:rsid w:val="0023482C"/>
    <w:rsid w:val="00234845"/>
    <w:rsid w:val="0023614F"/>
    <w:rsid w:val="0023682F"/>
    <w:rsid w:val="00236BEA"/>
    <w:rsid w:val="00237D6E"/>
    <w:rsid w:val="00240516"/>
    <w:rsid w:val="00240E0C"/>
    <w:rsid w:val="002410AB"/>
    <w:rsid w:val="002413F8"/>
    <w:rsid w:val="002420EE"/>
    <w:rsid w:val="0024256E"/>
    <w:rsid w:val="00243A64"/>
    <w:rsid w:val="0024583D"/>
    <w:rsid w:val="00245AD1"/>
    <w:rsid w:val="00245B9F"/>
    <w:rsid w:val="00245FA3"/>
    <w:rsid w:val="0024605A"/>
    <w:rsid w:val="002462EF"/>
    <w:rsid w:val="00247069"/>
    <w:rsid w:val="00250001"/>
    <w:rsid w:val="002507C5"/>
    <w:rsid w:val="00251753"/>
    <w:rsid w:val="002521D1"/>
    <w:rsid w:val="00252A72"/>
    <w:rsid w:val="00252CF2"/>
    <w:rsid w:val="00253B68"/>
    <w:rsid w:val="002543B5"/>
    <w:rsid w:val="0025550C"/>
    <w:rsid w:val="00256A75"/>
    <w:rsid w:val="0026017A"/>
    <w:rsid w:val="0026037F"/>
    <w:rsid w:val="00262719"/>
    <w:rsid w:val="00262ABA"/>
    <w:rsid w:val="002638D4"/>
    <w:rsid w:val="00264622"/>
    <w:rsid w:val="00264720"/>
    <w:rsid w:val="00265A8E"/>
    <w:rsid w:val="00266B75"/>
    <w:rsid w:val="002704FC"/>
    <w:rsid w:val="00271C68"/>
    <w:rsid w:val="002720F5"/>
    <w:rsid w:val="00272375"/>
    <w:rsid w:val="002733D3"/>
    <w:rsid w:val="002736F9"/>
    <w:rsid w:val="00273ACC"/>
    <w:rsid w:val="002740B4"/>
    <w:rsid w:val="00274690"/>
    <w:rsid w:val="0027473E"/>
    <w:rsid w:val="002748EF"/>
    <w:rsid w:val="00274FA6"/>
    <w:rsid w:val="002759B2"/>
    <w:rsid w:val="00275B19"/>
    <w:rsid w:val="002763ED"/>
    <w:rsid w:val="0027686A"/>
    <w:rsid w:val="0027713B"/>
    <w:rsid w:val="0027716E"/>
    <w:rsid w:val="002774D9"/>
    <w:rsid w:val="00280611"/>
    <w:rsid w:val="00280FA7"/>
    <w:rsid w:val="00281B81"/>
    <w:rsid w:val="00282471"/>
    <w:rsid w:val="002824FC"/>
    <w:rsid w:val="00282A26"/>
    <w:rsid w:val="0028363A"/>
    <w:rsid w:val="0028520C"/>
    <w:rsid w:val="00285414"/>
    <w:rsid w:val="00285720"/>
    <w:rsid w:val="00286D13"/>
    <w:rsid w:val="0028772F"/>
    <w:rsid w:val="00290396"/>
    <w:rsid w:val="00291EB1"/>
    <w:rsid w:val="0029338E"/>
    <w:rsid w:val="00293A4C"/>
    <w:rsid w:val="00293A4F"/>
    <w:rsid w:val="00293E24"/>
    <w:rsid w:val="00293E57"/>
    <w:rsid w:val="002948A5"/>
    <w:rsid w:val="00295C9E"/>
    <w:rsid w:val="002965C9"/>
    <w:rsid w:val="002975F2"/>
    <w:rsid w:val="002A00FE"/>
    <w:rsid w:val="002A15C4"/>
    <w:rsid w:val="002A199C"/>
    <w:rsid w:val="002A1F96"/>
    <w:rsid w:val="002A280C"/>
    <w:rsid w:val="002A2BC6"/>
    <w:rsid w:val="002A2F27"/>
    <w:rsid w:val="002A30E5"/>
    <w:rsid w:val="002A37C1"/>
    <w:rsid w:val="002A397E"/>
    <w:rsid w:val="002A41BF"/>
    <w:rsid w:val="002A55D3"/>
    <w:rsid w:val="002A587B"/>
    <w:rsid w:val="002A62CC"/>
    <w:rsid w:val="002A6AF1"/>
    <w:rsid w:val="002A7948"/>
    <w:rsid w:val="002B179D"/>
    <w:rsid w:val="002B17AD"/>
    <w:rsid w:val="002B1E31"/>
    <w:rsid w:val="002B2265"/>
    <w:rsid w:val="002B3764"/>
    <w:rsid w:val="002B3A55"/>
    <w:rsid w:val="002B411A"/>
    <w:rsid w:val="002B539B"/>
    <w:rsid w:val="002B5ACA"/>
    <w:rsid w:val="002B5C9C"/>
    <w:rsid w:val="002B5D42"/>
    <w:rsid w:val="002B6ADF"/>
    <w:rsid w:val="002B6F5F"/>
    <w:rsid w:val="002B6F81"/>
    <w:rsid w:val="002C02ED"/>
    <w:rsid w:val="002C0E8D"/>
    <w:rsid w:val="002C0F5E"/>
    <w:rsid w:val="002C108B"/>
    <w:rsid w:val="002C10A7"/>
    <w:rsid w:val="002C17D8"/>
    <w:rsid w:val="002C1B22"/>
    <w:rsid w:val="002C213D"/>
    <w:rsid w:val="002C3554"/>
    <w:rsid w:val="002C5DA4"/>
    <w:rsid w:val="002C6C3B"/>
    <w:rsid w:val="002C73F1"/>
    <w:rsid w:val="002C7DC0"/>
    <w:rsid w:val="002D0093"/>
    <w:rsid w:val="002D0313"/>
    <w:rsid w:val="002D0917"/>
    <w:rsid w:val="002D0B1B"/>
    <w:rsid w:val="002D100F"/>
    <w:rsid w:val="002D13E0"/>
    <w:rsid w:val="002D1842"/>
    <w:rsid w:val="002D3BF7"/>
    <w:rsid w:val="002D3DD9"/>
    <w:rsid w:val="002D466F"/>
    <w:rsid w:val="002D56DF"/>
    <w:rsid w:val="002D62C0"/>
    <w:rsid w:val="002D643D"/>
    <w:rsid w:val="002D7CE7"/>
    <w:rsid w:val="002E04FC"/>
    <w:rsid w:val="002E23C9"/>
    <w:rsid w:val="002E3048"/>
    <w:rsid w:val="002E32A9"/>
    <w:rsid w:val="002E396B"/>
    <w:rsid w:val="002E4860"/>
    <w:rsid w:val="002E49B0"/>
    <w:rsid w:val="002E5852"/>
    <w:rsid w:val="002E653E"/>
    <w:rsid w:val="002F070A"/>
    <w:rsid w:val="002F0A7C"/>
    <w:rsid w:val="002F0BD5"/>
    <w:rsid w:val="002F119C"/>
    <w:rsid w:val="002F1421"/>
    <w:rsid w:val="002F1632"/>
    <w:rsid w:val="002F30AA"/>
    <w:rsid w:val="002F3AF7"/>
    <w:rsid w:val="002F498B"/>
    <w:rsid w:val="002F5B92"/>
    <w:rsid w:val="00300217"/>
    <w:rsid w:val="00300E59"/>
    <w:rsid w:val="00301119"/>
    <w:rsid w:val="00301E93"/>
    <w:rsid w:val="0030202D"/>
    <w:rsid w:val="00302202"/>
    <w:rsid w:val="00302AC6"/>
    <w:rsid w:val="00302FEE"/>
    <w:rsid w:val="003034FD"/>
    <w:rsid w:val="0030375B"/>
    <w:rsid w:val="003039F1"/>
    <w:rsid w:val="00304D2F"/>
    <w:rsid w:val="00305071"/>
    <w:rsid w:val="00305461"/>
    <w:rsid w:val="00305E66"/>
    <w:rsid w:val="00306279"/>
    <w:rsid w:val="00306AD9"/>
    <w:rsid w:val="003100FB"/>
    <w:rsid w:val="00310C9D"/>
    <w:rsid w:val="0031161C"/>
    <w:rsid w:val="00311DAB"/>
    <w:rsid w:val="00313856"/>
    <w:rsid w:val="00313BC2"/>
    <w:rsid w:val="00313C15"/>
    <w:rsid w:val="00314560"/>
    <w:rsid w:val="003147BF"/>
    <w:rsid w:val="00314A9A"/>
    <w:rsid w:val="00314B0D"/>
    <w:rsid w:val="00317D3E"/>
    <w:rsid w:val="003211FA"/>
    <w:rsid w:val="00323E1D"/>
    <w:rsid w:val="00324053"/>
    <w:rsid w:val="00325DFA"/>
    <w:rsid w:val="00326957"/>
    <w:rsid w:val="00326BD6"/>
    <w:rsid w:val="0032709B"/>
    <w:rsid w:val="003273C3"/>
    <w:rsid w:val="0033082A"/>
    <w:rsid w:val="00331D2E"/>
    <w:rsid w:val="0033201B"/>
    <w:rsid w:val="0033275F"/>
    <w:rsid w:val="003329A0"/>
    <w:rsid w:val="003333B7"/>
    <w:rsid w:val="00333C86"/>
    <w:rsid w:val="0033414E"/>
    <w:rsid w:val="0033457D"/>
    <w:rsid w:val="003346DD"/>
    <w:rsid w:val="0033561B"/>
    <w:rsid w:val="00335844"/>
    <w:rsid w:val="00335936"/>
    <w:rsid w:val="00335CE6"/>
    <w:rsid w:val="00336062"/>
    <w:rsid w:val="003365CD"/>
    <w:rsid w:val="00337173"/>
    <w:rsid w:val="00337263"/>
    <w:rsid w:val="003374B3"/>
    <w:rsid w:val="00340354"/>
    <w:rsid w:val="00342C3F"/>
    <w:rsid w:val="003434CE"/>
    <w:rsid w:val="00343DDD"/>
    <w:rsid w:val="00343F2D"/>
    <w:rsid w:val="00344AC6"/>
    <w:rsid w:val="00346181"/>
    <w:rsid w:val="00346650"/>
    <w:rsid w:val="00346BD0"/>
    <w:rsid w:val="00347E03"/>
    <w:rsid w:val="00347E1F"/>
    <w:rsid w:val="0035084E"/>
    <w:rsid w:val="0035192D"/>
    <w:rsid w:val="003540B5"/>
    <w:rsid w:val="00354D83"/>
    <w:rsid w:val="0035565A"/>
    <w:rsid w:val="00355D52"/>
    <w:rsid w:val="00356837"/>
    <w:rsid w:val="00360199"/>
    <w:rsid w:val="003601E9"/>
    <w:rsid w:val="0036081A"/>
    <w:rsid w:val="003616BB"/>
    <w:rsid w:val="003623DC"/>
    <w:rsid w:val="00362818"/>
    <w:rsid w:val="00363406"/>
    <w:rsid w:val="00363FEB"/>
    <w:rsid w:val="00366407"/>
    <w:rsid w:val="00366515"/>
    <w:rsid w:val="00366793"/>
    <w:rsid w:val="00367732"/>
    <w:rsid w:val="003703D9"/>
    <w:rsid w:val="0037067F"/>
    <w:rsid w:val="00370A93"/>
    <w:rsid w:val="003712D0"/>
    <w:rsid w:val="00371698"/>
    <w:rsid w:val="003716D0"/>
    <w:rsid w:val="003716E0"/>
    <w:rsid w:val="00371760"/>
    <w:rsid w:val="00371CF9"/>
    <w:rsid w:val="0037354B"/>
    <w:rsid w:val="003737EB"/>
    <w:rsid w:val="00373902"/>
    <w:rsid w:val="00374C34"/>
    <w:rsid w:val="003755FF"/>
    <w:rsid w:val="00375B6A"/>
    <w:rsid w:val="00375DEA"/>
    <w:rsid w:val="00375F0A"/>
    <w:rsid w:val="00376958"/>
    <w:rsid w:val="00376A61"/>
    <w:rsid w:val="00376E85"/>
    <w:rsid w:val="003810D3"/>
    <w:rsid w:val="0038123A"/>
    <w:rsid w:val="0038131A"/>
    <w:rsid w:val="0038174E"/>
    <w:rsid w:val="00384368"/>
    <w:rsid w:val="0038484B"/>
    <w:rsid w:val="00385EBC"/>
    <w:rsid w:val="00386330"/>
    <w:rsid w:val="00387038"/>
    <w:rsid w:val="0038768E"/>
    <w:rsid w:val="00387ACA"/>
    <w:rsid w:val="00387E0E"/>
    <w:rsid w:val="0039009E"/>
    <w:rsid w:val="003902C4"/>
    <w:rsid w:val="003909DC"/>
    <w:rsid w:val="00390B2D"/>
    <w:rsid w:val="00390EEF"/>
    <w:rsid w:val="0039182B"/>
    <w:rsid w:val="00391D36"/>
    <w:rsid w:val="00392446"/>
    <w:rsid w:val="003937D8"/>
    <w:rsid w:val="0039389A"/>
    <w:rsid w:val="00393BF4"/>
    <w:rsid w:val="00394571"/>
    <w:rsid w:val="00394960"/>
    <w:rsid w:val="00394D78"/>
    <w:rsid w:val="0039522F"/>
    <w:rsid w:val="0039587E"/>
    <w:rsid w:val="00395E7B"/>
    <w:rsid w:val="0039776B"/>
    <w:rsid w:val="00397899"/>
    <w:rsid w:val="003A08A7"/>
    <w:rsid w:val="003A0CDA"/>
    <w:rsid w:val="003A218C"/>
    <w:rsid w:val="003A2A9D"/>
    <w:rsid w:val="003A3F00"/>
    <w:rsid w:val="003A42C9"/>
    <w:rsid w:val="003A48A0"/>
    <w:rsid w:val="003A50A2"/>
    <w:rsid w:val="003A5405"/>
    <w:rsid w:val="003A64A8"/>
    <w:rsid w:val="003A7B97"/>
    <w:rsid w:val="003A7D0F"/>
    <w:rsid w:val="003B06C9"/>
    <w:rsid w:val="003B3B06"/>
    <w:rsid w:val="003B496E"/>
    <w:rsid w:val="003B552B"/>
    <w:rsid w:val="003B5A76"/>
    <w:rsid w:val="003B5D65"/>
    <w:rsid w:val="003B70BF"/>
    <w:rsid w:val="003C1278"/>
    <w:rsid w:val="003C1A77"/>
    <w:rsid w:val="003C1FB2"/>
    <w:rsid w:val="003C233B"/>
    <w:rsid w:val="003C2C37"/>
    <w:rsid w:val="003C2E6A"/>
    <w:rsid w:val="003C2F90"/>
    <w:rsid w:val="003C34EE"/>
    <w:rsid w:val="003C3540"/>
    <w:rsid w:val="003C4071"/>
    <w:rsid w:val="003C49CC"/>
    <w:rsid w:val="003C6684"/>
    <w:rsid w:val="003C670A"/>
    <w:rsid w:val="003C7043"/>
    <w:rsid w:val="003C7779"/>
    <w:rsid w:val="003C78CE"/>
    <w:rsid w:val="003D1BBA"/>
    <w:rsid w:val="003D2361"/>
    <w:rsid w:val="003D2739"/>
    <w:rsid w:val="003D2C03"/>
    <w:rsid w:val="003D3459"/>
    <w:rsid w:val="003D5FBD"/>
    <w:rsid w:val="003D61CA"/>
    <w:rsid w:val="003D69DB"/>
    <w:rsid w:val="003D7C92"/>
    <w:rsid w:val="003E0915"/>
    <w:rsid w:val="003E10C4"/>
    <w:rsid w:val="003E125B"/>
    <w:rsid w:val="003E12A4"/>
    <w:rsid w:val="003E1649"/>
    <w:rsid w:val="003E1F1A"/>
    <w:rsid w:val="003E2C56"/>
    <w:rsid w:val="003E416A"/>
    <w:rsid w:val="003E4D82"/>
    <w:rsid w:val="003E5006"/>
    <w:rsid w:val="003E520E"/>
    <w:rsid w:val="003E5361"/>
    <w:rsid w:val="003E6607"/>
    <w:rsid w:val="003F0922"/>
    <w:rsid w:val="003F1A93"/>
    <w:rsid w:val="003F1C8B"/>
    <w:rsid w:val="003F1DDB"/>
    <w:rsid w:val="003F3445"/>
    <w:rsid w:val="003F42F1"/>
    <w:rsid w:val="003F54D4"/>
    <w:rsid w:val="003F5E7C"/>
    <w:rsid w:val="003F707F"/>
    <w:rsid w:val="003F7F97"/>
    <w:rsid w:val="0040046E"/>
    <w:rsid w:val="00402499"/>
    <w:rsid w:val="004026CB"/>
    <w:rsid w:val="00402B9D"/>
    <w:rsid w:val="00402C2D"/>
    <w:rsid w:val="00403BAD"/>
    <w:rsid w:val="00403C76"/>
    <w:rsid w:val="00403F03"/>
    <w:rsid w:val="0040486C"/>
    <w:rsid w:val="004051BC"/>
    <w:rsid w:val="004051E0"/>
    <w:rsid w:val="00405950"/>
    <w:rsid w:val="00405B71"/>
    <w:rsid w:val="00406198"/>
    <w:rsid w:val="00407168"/>
    <w:rsid w:val="00407577"/>
    <w:rsid w:val="0040776C"/>
    <w:rsid w:val="004077C7"/>
    <w:rsid w:val="00407BA1"/>
    <w:rsid w:val="00410697"/>
    <w:rsid w:val="004116DC"/>
    <w:rsid w:val="00412930"/>
    <w:rsid w:val="00412FEE"/>
    <w:rsid w:val="00413AC4"/>
    <w:rsid w:val="00413B2E"/>
    <w:rsid w:val="0041501C"/>
    <w:rsid w:val="0041583D"/>
    <w:rsid w:val="004159FE"/>
    <w:rsid w:val="00416341"/>
    <w:rsid w:val="00417A43"/>
    <w:rsid w:val="00420433"/>
    <w:rsid w:val="00420560"/>
    <w:rsid w:val="00421635"/>
    <w:rsid w:val="004217F9"/>
    <w:rsid w:val="00423708"/>
    <w:rsid w:val="004243C4"/>
    <w:rsid w:val="00425595"/>
    <w:rsid w:val="004267E3"/>
    <w:rsid w:val="004320AF"/>
    <w:rsid w:val="00432238"/>
    <w:rsid w:val="00433C10"/>
    <w:rsid w:val="00433D24"/>
    <w:rsid w:val="00434279"/>
    <w:rsid w:val="004344DC"/>
    <w:rsid w:val="00435F3B"/>
    <w:rsid w:val="004374CF"/>
    <w:rsid w:val="00441D62"/>
    <w:rsid w:val="00441E16"/>
    <w:rsid w:val="00441E23"/>
    <w:rsid w:val="004420F4"/>
    <w:rsid w:val="00442BFC"/>
    <w:rsid w:val="00442D0D"/>
    <w:rsid w:val="00442E1E"/>
    <w:rsid w:val="004431C3"/>
    <w:rsid w:val="00443AA1"/>
    <w:rsid w:val="00443D6C"/>
    <w:rsid w:val="004443A1"/>
    <w:rsid w:val="0044595A"/>
    <w:rsid w:val="00446891"/>
    <w:rsid w:val="00446BFF"/>
    <w:rsid w:val="00447329"/>
    <w:rsid w:val="00451BD9"/>
    <w:rsid w:val="00452642"/>
    <w:rsid w:val="00453010"/>
    <w:rsid w:val="004533C8"/>
    <w:rsid w:val="004535B6"/>
    <w:rsid w:val="00453671"/>
    <w:rsid w:val="00454C05"/>
    <w:rsid w:val="00456A34"/>
    <w:rsid w:val="00456B81"/>
    <w:rsid w:val="00457526"/>
    <w:rsid w:val="004577D1"/>
    <w:rsid w:val="0046063E"/>
    <w:rsid w:val="00461F0E"/>
    <w:rsid w:val="004627A4"/>
    <w:rsid w:val="00462CB8"/>
    <w:rsid w:val="00463873"/>
    <w:rsid w:val="00463C4D"/>
    <w:rsid w:val="00463CB2"/>
    <w:rsid w:val="00464FF9"/>
    <w:rsid w:val="0046564D"/>
    <w:rsid w:val="00466051"/>
    <w:rsid w:val="004662E9"/>
    <w:rsid w:val="00466917"/>
    <w:rsid w:val="00466BEE"/>
    <w:rsid w:val="00466C38"/>
    <w:rsid w:val="0047020C"/>
    <w:rsid w:val="00470703"/>
    <w:rsid w:val="00470755"/>
    <w:rsid w:val="004708F2"/>
    <w:rsid w:val="00471EC5"/>
    <w:rsid w:val="00472A58"/>
    <w:rsid w:val="00475501"/>
    <w:rsid w:val="00475E00"/>
    <w:rsid w:val="004766F3"/>
    <w:rsid w:val="00476C6A"/>
    <w:rsid w:val="00476CD2"/>
    <w:rsid w:val="004773C4"/>
    <w:rsid w:val="004779ED"/>
    <w:rsid w:val="00477D31"/>
    <w:rsid w:val="00480116"/>
    <w:rsid w:val="00482D4F"/>
    <w:rsid w:val="00482F3E"/>
    <w:rsid w:val="0048389B"/>
    <w:rsid w:val="00484808"/>
    <w:rsid w:val="00484C95"/>
    <w:rsid w:val="00485143"/>
    <w:rsid w:val="00485CAE"/>
    <w:rsid w:val="004871F6"/>
    <w:rsid w:val="00487575"/>
    <w:rsid w:val="00487665"/>
    <w:rsid w:val="00490C78"/>
    <w:rsid w:val="004913EF"/>
    <w:rsid w:val="00491708"/>
    <w:rsid w:val="00491912"/>
    <w:rsid w:val="00491AF2"/>
    <w:rsid w:val="00492432"/>
    <w:rsid w:val="00493337"/>
    <w:rsid w:val="00493821"/>
    <w:rsid w:val="004946CF"/>
    <w:rsid w:val="00495892"/>
    <w:rsid w:val="004966C8"/>
    <w:rsid w:val="00496DE1"/>
    <w:rsid w:val="00497A98"/>
    <w:rsid w:val="00497BC0"/>
    <w:rsid w:val="004A0ABB"/>
    <w:rsid w:val="004A1616"/>
    <w:rsid w:val="004A1AFB"/>
    <w:rsid w:val="004A261B"/>
    <w:rsid w:val="004A33F9"/>
    <w:rsid w:val="004A3588"/>
    <w:rsid w:val="004A365F"/>
    <w:rsid w:val="004A477C"/>
    <w:rsid w:val="004A55A2"/>
    <w:rsid w:val="004A58AF"/>
    <w:rsid w:val="004A62E5"/>
    <w:rsid w:val="004A6797"/>
    <w:rsid w:val="004A7A6D"/>
    <w:rsid w:val="004B0A8D"/>
    <w:rsid w:val="004B0BF2"/>
    <w:rsid w:val="004B1F5B"/>
    <w:rsid w:val="004B284F"/>
    <w:rsid w:val="004B2A03"/>
    <w:rsid w:val="004B2BF9"/>
    <w:rsid w:val="004B3DE3"/>
    <w:rsid w:val="004B4F93"/>
    <w:rsid w:val="004B5D0C"/>
    <w:rsid w:val="004B5E10"/>
    <w:rsid w:val="004B6FAF"/>
    <w:rsid w:val="004B770A"/>
    <w:rsid w:val="004B7C33"/>
    <w:rsid w:val="004C0F07"/>
    <w:rsid w:val="004C2585"/>
    <w:rsid w:val="004C3B26"/>
    <w:rsid w:val="004C4E7B"/>
    <w:rsid w:val="004C53E6"/>
    <w:rsid w:val="004C5C3A"/>
    <w:rsid w:val="004C613E"/>
    <w:rsid w:val="004C6755"/>
    <w:rsid w:val="004C7844"/>
    <w:rsid w:val="004D023A"/>
    <w:rsid w:val="004D10CD"/>
    <w:rsid w:val="004D1215"/>
    <w:rsid w:val="004D155A"/>
    <w:rsid w:val="004D1C51"/>
    <w:rsid w:val="004D2E56"/>
    <w:rsid w:val="004D4FF3"/>
    <w:rsid w:val="004D7412"/>
    <w:rsid w:val="004E0C87"/>
    <w:rsid w:val="004E1ADC"/>
    <w:rsid w:val="004E2586"/>
    <w:rsid w:val="004E264C"/>
    <w:rsid w:val="004E34C2"/>
    <w:rsid w:val="004E3905"/>
    <w:rsid w:val="004E4658"/>
    <w:rsid w:val="004E4754"/>
    <w:rsid w:val="004E47CC"/>
    <w:rsid w:val="004E49F8"/>
    <w:rsid w:val="004E4D92"/>
    <w:rsid w:val="004E4D95"/>
    <w:rsid w:val="004E51CA"/>
    <w:rsid w:val="004E5A08"/>
    <w:rsid w:val="004E5C60"/>
    <w:rsid w:val="004E616C"/>
    <w:rsid w:val="004E650E"/>
    <w:rsid w:val="004E66FA"/>
    <w:rsid w:val="004E6FF0"/>
    <w:rsid w:val="004E7789"/>
    <w:rsid w:val="004F043F"/>
    <w:rsid w:val="004F17CB"/>
    <w:rsid w:val="004F1E8E"/>
    <w:rsid w:val="004F4C2C"/>
    <w:rsid w:val="004F4EB9"/>
    <w:rsid w:val="004F641D"/>
    <w:rsid w:val="004F65D1"/>
    <w:rsid w:val="004F6726"/>
    <w:rsid w:val="00500298"/>
    <w:rsid w:val="005008B9"/>
    <w:rsid w:val="005009CD"/>
    <w:rsid w:val="00500D2B"/>
    <w:rsid w:val="00501708"/>
    <w:rsid w:val="00501BCB"/>
    <w:rsid w:val="0050214C"/>
    <w:rsid w:val="005021AB"/>
    <w:rsid w:val="0050286A"/>
    <w:rsid w:val="00502FF3"/>
    <w:rsid w:val="0050376A"/>
    <w:rsid w:val="00503819"/>
    <w:rsid w:val="0050420F"/>
    <w:rsid w:val="00504A0C"/>
    <w:rsid w:val="005053A7"/>
    <w:rsid w:val="005101EC"/>
    <w:rsid w:val="00510621"/>
    <w:rsid w:val="00510C99"/>
    <w:rsid w:val="00510E93"/>
    <w:rsid w:val="00511859"/>
    <w:rsid w:val="005118FB"/>
    <w:rsid w:val="00511EEC"/>
    <w:rsid w:val="00512E20"/>
    <w:rsid w:val="00512FED"/>
    <w:rsid w:val="00515973"/>
    <w:rsid w:val="00516998"/>
    <w:rsid w:val="00517711"/>
    <w:rsid w:val="00517E3B"/>
    <w:rsid w:val="005219A6"/>
    <w:rsid w:val="00521C52"/>
    <w:rsid w:val="00521EE6"/>
    <w:rsid w:val="00522953"/>
    <w:rsid w:val="00524778"/>
    <w:rsid w:val="00524F11"/>
    <w:rsid w:val="00525139"/>
    <w:rsid w:val="005262D9"/>
    <w:rsid w:val="00526412"/>
    <w:rsid w:val="0052644B"/>
    <w:rsid w:val="00527F60"/>
    <w:rsid w:val="00530A75"/>
    <w:rsid w:val="00530B50"/>
    <w:rsid w:val="00530B6D"/>
    <w:rsid w:val="00530C00"/>
    <w:rsid w:val="0053217F"/>
    <w:rsid w:val="00532A72"/>
    <w:rsid w:val="00534B27"/>
    <w:rsid w:val="005352F1"/>
    <w:rsid w:val="005372CE"/>
    <w:rsid w:val="005404EE"/>
    <w:rsid w:val="005412D4"/>
    <w:rsid w:val="00541482"/>
    <w:rsid w:val="00543A15"/>
    <w:rsid w:val="0054487C"/>
    <w:rsid w:val="0054489D"/>
    <w:rsid w:val="005449F2"/>
    <w:rsid w:val="00544A87"/>
    <w:rsid w:val="00545311"/>
    <w:rsid w:val="00545325"/>
    <w:rsid w:val="00546CF1"/>
    <w:rsid w:val="005473D1"/>
    <w:rsid w:val="00550A78"/>
    <w:rsid w:val="00551976"/>
    <w:rsid w:val="00552545"/>
    <w:rsid w:val="00554A8B"/>
    <w:rsid w:val="00554CF2"/>
    <w:rsid w:val="00555ED4"/>
    <w:rsid w:val="00556160"/>
    <w:rsid w:val="00556888"/>
    <w:rsid w:val="00556C68"/>
    <w:rsid w:val="00556DA4"/>
    <w:rsid w:val="00557030"/>
    <w:rsid w:val="00557526"/>
    <w:rsid w:val="0055761E"/>
    <w:rsid w:val="005579FF"/>
    <w:rsid w:val="00557BCE"/>
    <w:rsid w:val="00557D5B"/>
    <w:rsid w:val="00557FC2"/>
    <w:rsid w:val="00562058"/>
    <w:rsid w:val="00563099"/>
    <w:rsid w:val="00564DDC"/>
    <w:rsid w:val="005659A4"/>
    <w:rsid w:val="00565D43"/>
    <w:rsid w:val="00566B9D"/>
    <w:rsid w:val="00566F12"/>
    <w:rsid w:val="00567007"/>
    <w:rsid w:val="00567304"/>
    <w:rsid w:val="005674B6"/>
    <w:rsid w:val="00567F3C"/>
    <w:rsid w:val="005705D9"/>
    <w:rsid w:val="0057302A"/>
    <w:rsid w:val="00573577"/>
    <w:rsid w:val="00575187"/>
    <w:rsid w:val="00575309"/>
    <w:rsid w:val="00575395"/>
    <w:rsid w:val="005756C7"/>
    <w:rsid w:val="00575789"/>
    <w:rsid w:val="00575A43"/>
    <w:rsid w:val="00575B42"/>
    <w:rsid w:val="00576954"/>
    <w:rsid w:val="00576C92"/>
    <w:rsid w:val="0057751F"/>
    <w:rsid w:val="0057752F"/>
    <w:rsid w:val="00577A9C"/>
    <w:rsid w:val="00580180"/>
    <w:rsid w:val="0058045A"/>
    <w:rsid w:val="00580808"/>
    <w:rsid w:val="005809AB"/>
    <w:rsid w:val="00580F96"/>
    <w:rsid w:val="0058151D"/>
    <w:rsid w:val="00581FC6"/>
    <w:rsid w:val="005829B6"/>
    <w:rsid w:val="005846DA"/>
    <w:rsid w:val="00585075"/>
    <w:rsid w:val="00591D7A"/>
    <w:rsid w:val="00592046"/>
    <w:rsid w:val="005923A8"/>
    <w:rsid w:val="00592D1C"/>
    <w:rsid w:val="005937A9"/>
    <w:rsid w:val="00594280"/>
    <w:rsid w:val="005947F1"/>
    <w:rsid w:val="005956D7"/>
    <w:rsid w:val="00596509"/>
    <w:rsid w:val="0059667E"/>
    <w:rsid w:val="005967FF"/>
    <w:rsid w:val="00597EC0"/>
    <w:rsid w:val="005A051D"/>
    <w:rsid w:val="005A0596"/>
    <w:rsid w:val="005A076F"/>
    <w:rsid w:val="005A20BC"/>
    <w:rsid w:val="005A2CF7"/>
    <w:rsid w:val="005A31EF"/>
    <w:rsid w:val="005A365C"/>
    <w:rsid w:val="005A3E7D"/>
    <w:rsid w:val="005A48A2"/>
    <w:rsid w:val="005A48C4"/>
    <w:rsid w:val="005A4B69"/>
    <w:rsid w:val="005A68B0"/>
    <w:rsid w:val="005B06CB"/>
    <w:rsid w:val="005B0845"/>
    <w:rsid w:val="005B0A8F"/>
    <w:rsid w:val="005B11B7"/>
    <w:rsid w:val="005B1884"/>
    <w:rsid w:val="005B1E1D"/>
    <w:rsid w:val="005B2D2D"/>
    <w:rsid w:val="005B4162"/>
    <w:rsid w:val="005B4335"/>
    <w:rsid w:val="005B53AE"/>
    <w:rsid w:val="005B701B"/>
    <w:rsid w:val="005B7101"/>
    <w:rsid w:val="005B7E1A"/>
    <w:rsid w:val="005C062E"/>
    <w:rsid w:val="005C0DFC"/>
    <w:rsid w:val="005C0F66"/>
    <w:rsid w:val="005C1095"/>
    <w:rsid w:val="005C20EA"/>
    <w:rsid w:val="005C35C9"/>
    <w:rsid w:val="005C3CB8"/>
    <w:rsid w:val="005C4E89"/>
    <w:rsid w:val="005C512B"/>
    <w:rsid w:val="005C6804"/>
    <w:rsid w:val="005C74B8"/>
    <w:rsid w:val="005D0FE1"/>
    <w:rsid w:val="005D2A46"/>
    <w:rsid w:val="005D31B8"/>
    <w:rsid w:val="005D381D"/>
    <w:rsid w:val="005D3B51"/>
    <w:rsid w:val="005D465F"/>
    <w:rsid w:val="005D4757"/>
    <w:rsid w:val="005D5574"/>
    <w:rsid w:val="005D61AB"/>
    <w:rsid w:val="005D63ED"/>
    <w:rsid w:val="005D727A"/>
    <w:rsid w:val="005D78C4"/>
    <w:rsid w:val="005D7EEF"/>
    <w:rsid w:val="005E0305"/>
    <w:rsid w:val="005E1FAB"/>
    <w:rsid w:val="005E2C7A"/>
    <w:rsid w:val="005E2CE3"/>
    <w:rsid w:val="005E4123"/>
    <w:rsid w:val="005E42DF"/>
    <w:rsid w:val="005E5509"/>
    <w:rsid w:val="005E5914"/>
    <w:rsid w:val="005E6281"/>
    <w:rsid w:val="005E6B4F"/>
    <w:rsid w:val="005E6FC3"/>
    <w:rsid w:val="005E7CB0"/>
    <w:rsid w:val="005E7D73"/>
    <w:rsid w:val="005F13C3"/>
    <w:rsid w:val="005F2902"/>
    <w:rsid w:val="005F402C"/>
    <w:rsid w:val="005F45AD"/>
    <w:rsid w:val="005F56F5"/>
    <w:rsid w:val="005F618E"/>
    <w:rsid w:val="005F77BD"/>
    <w:rsid w:val="005F7CF5"/>
    <w:rsid w:val="00600C06"/>
    <w:rsid w:val="00602D1E"/>
    <w:rsid w:val="00603D44"/>
    <w:rsid w:val="0060473A"/>
    <w:rsid w:val="00605438"/>
    <w:rsid w:val="006057DC"/>
    <w:rsid w:val="00607E8D"/>
    <w:rsid w:val="00610FC6"/>
    <w:rsid w:val="006115CA"/>
    <w:rsid w:val="006117B8"/>
    <w:rsid w:val="00611F73"/>
    <w:rsid w:val="006135D8"/>
    <w:rsid w:val="00613743"/>
    <w:rsid w:val="0061408F"/>
    <w:rsid w:val="0061458C"/>
    <w:rsid w:val="00614897"/>
    <w:rsid w:val="00614F1F"/>
    <w:rsid w:val="00615C61"/>
    <w:rsid w:val="006163FF"/>
    <w:rsid w:val="006167A6"/>
    <w:rsid w:val="006168DC"/>
    <w:rsid w:val="00616BD5"/>
    <w:rsid w:val="00620C90"/>
    <w:rsid w:val="0062190A"/>
    <w:rsid w:val="00622920"/>
    <w:rsid w:val="00623FAA"/>
    <w:rsid w:val="006257CD"/>
    <w:rsid w:val="006257CE"/>
    <w:rsid w:val="006258CD"/>
    <w:rsid w:val="0062645B"/>
    <w:rsid w:val="00626923"/>
    <w:rsid w:val="00627E53"/>
    <w:rsid w:val="00630AAA"/>
    <w:rsid w:val="00631E43"/>
    <w:rsid w:val="00632DF6"/>
    <w:rsid w:val="0063470B"/>
    <w:rsid w:val="0063515B"/>
    <w:rsid w:val="00636532"/>
    <w:rsid w:val="0063677F"/>
    <w:rsid w:val="00640237"/>
    <w:rsid w:val="0064078F"/>
    <w:rsid w:val="00640AE3"/>
    <w:rsid w:val="00640EAB"/>
    <w:rsid w:val="00640F49"/>
    <w:rsid w:val="00641B35"/>
    <w:rsid w:val="006425B0"/>
    <w:rsid w:val="0064262C"/>
    <w:rsid w:val="00642EE6"/>
    <w:rsid w:val="006437E7"/>
    <w:rsid w:val="00643837"/>
    <w:rsid w:val="00643F32"/>
    <w:rsid w:val="00643F33"/>
    <w:rsid w:val="00644431"/>
    <w:rsid w:val="006444A2"/>
    <w:rsid w:val="00646A18"/>
    <w:rsid w:val="00647187"/>
    <w:rsid w:val="00647620"/>
    <w:rsid w:val="00647FF5"/>
    <w:rsid w:val="006507DB"/>
    <w:rsid w:val="006513BF"/>
    <w:rsid w:val="00651FB9"/>
    <w:rsid w:val="00652DEC"/>
    <w:rsid w:val="0065387C"/>
    <w:rsid w:val="00653DE0"/>
    <w:rsid w:val="00653EFB"/>
    <w:rsid w:val="00653F2C"/>
    <w:rsid w:val="00654A4E"/>
    <w:rsid w:val="0066016B"/>
    <w:rsid w:val="00660362"/>
    <w:rsid w:val="006607C1"/>
    <w:rsid w:val="00661AB3"/>
    <w:rsid w:val="00661DAE"/>
    <w:rsid w:val="0066228F"/>
    <w:rsid w:val="00662E32"/>
    <w:rsid w:val="006631E7"/>
    <w:rsid w:val="00664336"/>
    <w:rsid w:val="00665D10"/>
    <w:rsid w:val="00666273"/>
    <w:rsid w:val="00666BBB"/>
    <w:rsid w:val="00666C18"/>
    <w:rsid w:val="00666DB2"/>
    <w:rsid w:val="00666EBD"/>
    <w:rsid w:val="006670A9"/>
    <w:rsid w:val="00670223"/>
    <w:rsid w:val="006717AB"/>
    <w:rsid w:val="006725F2"/>
    <w:rsid w:val="00674E83"/>
    <w:rsid w:val="006750B2"/>
    <w:rsid w:val="00676C72"/>
    <w:rsid w:val="006809AC"/>
    <w:rsid w:val="006814DF"/>
    <w:rsid w:val="00682A00"/>
    <w:rsid w:val="00682AB3"/>
    <w:rsid w:val="00682B1F"/>
    <w:rsid w:val="0068315C"/>
    <w:rsid w:val="006833A0"/>
    <w:rsid w:val="006834BE"/>
    <w:rsid w:val="00683F77"/>
    <w:rsid w:val="00684A79"/>
    <w:rsid w:val="0068580A"/>
    <w:rsid w:val="00685C75"/>
    <w:rsid w:val="00685CE7"/>
    <w:rsid w:val="00685EB1"/>
    <w:rsid w:val="0068760E"/>
    <w:rsid w:val="00687D10"/>
    <w:rsid w:val="006903C8"/>
    <w:rsid w:val="00691607"/>
    <w:rsid w:val="00691637"/>
    <w:rsid w:val="006922A7"/>
    <w:rsid w:val="00693936"/>
    <w:rsid w:val="00693BF0"/>
    <w:rsid w:val="00694617"/>
    <w:rsid w:val="00694824"/>
    <w:rsid w:val="00694CE4"/>
    <w:rsid w:val="00695916"/>
    <w:rsid w:val="00695CA1"/>
    <w:rsid w:val="0069607E"/>
    <w:rsid w:val="00696463"/>
    <w:rsid w:val="0069650A"/>
    <w:rsid w:val="006966A1"/>
    <w:rsid w:val="00696DC9"/>
    <w:rsid w:val="00696F11"/>
    <w:rsid w:val="006977AF"/>
    <w:rsid w:val="00697D4C"/>
    <w:rsid w:val="006A25A0"/>
    <w:rsid w:val="006A4DD4"/>
    <w:rsid w:val="006A59F1"/>
    <w:rsid w:val="006A5D2A"/>
    <w:rsid w:val="006A6247"/>
    <w:rsid w:val="006A6F7D"/>
    <w:rsid w:val="006B003C"/>
    <w:rsid w:val="006B0D8A"/>
    <w:rsid w:val="006B0EAC"/>
    <w:rsid w:val="006B150D"/>
    <w:rsid w:val="006B16AD"/>
    <w:rsid w:val="006B29E2"/>
    <w:rsid w:val="006B2E2F"/>
    <w:rsid w:val="006B305E"/>
    <w:rsid w:val="006B399C"/>
    <w:rsid w:val="006B3CE1"/>
    <w:rsid w:val="006B4419"/>
    <w:rsid w:val="006B46A0"/>
    <w:rsid w:val="006B4BDC"/>
    <w:rsid w:val="006B5C8E"/>
    <w:rsid w:val="006B6F11"/>
    <w:rsid w:val="006B7125"/>
    <w:rsid w:val="006B73AE"/>
    <w:rsid w:val="006B761B"/>
    <w:rsid w:val="006B7C28"/>
    <w:rsid w:val="006C1B72"/>
    <w:rsid w:val="006C1D8B"/>
    <w:rsid w:val="006C2A5F"/>
    <w:rsid w:val="006C2F80"/>
    <w:rsid w:val="006C3DDE"/>
    <w:rsid w:val="006C5C4E"/>
    <w:rsid w:val="006C66EF"/>
    <w:rsid w:val="006C6A4D"/>
    <w:rsid w:val="006C6AAA"/>
    <w:rsid w:val="006C71EB"/>
    <w:rsid w:val="006C7C3D"/>
    <w:rsid w:val="006D021A"/>
    <w:rsid w:val="006D050F"/>
    <w:rsid w:val="006D1588"/>
    <w:rsid w:val="006D168E"/>
    <w:rsid w:val="006D1796"/>
    <w:rsid w:val="006D1E40"/>
    <w:rsid w:val="006D29A1"/>
    <w:rsid w:val="006D38AE"/>
    <w:rsid w:val="006D3C8F"/>
    <w:rsid w:val="006D3F33"/>
    <w:rsid w:val="006D4547"/>
    <w:rsid w:val="006D46B4"/>
    <w:rsid w:val="006D5D70"/>
    <w:rsid w:val="006D7572"/>
    <w:rsid w:val="006D7F33"/>
    <w:rsid w:val="006E08DF"/>
    <w:rsid w:val="006E23E0"/>
    <w:rsid w:val="006E2D96"/>
    <w:rsid w:val="006E30BE"/>
    <w:rsid w:val="006E3146"/>
    <w:rsid w:val="006E3D31"/>
    <w:rsid w:val="006E3EBF"/>
    <w:rsid w:val="006E4278"/>
    <w:rsid w:val="006E49AA"/>
    <w:rsid w:val="006E4EE0"/>
    <w:rsid w:val="006E5218"/>
    <w:rsid w:val="006E5833"/>
    <w:rsid w:val="006E5CF6"/>
    <w:rsid w:val="006E6E14"/>
    <w:rsid w:val="006E70CA"/>
    <w:rsid w:val="006E73CD"/>
    <w:rsid w:val="006E74E2"/>
    <w:rsid w:val="006E7FA2"/>
    <w:rsid w:val="006F0139"/>
    <w:rsid w:val="006F1AEB"/>
    <w:rsid w:val="006F1F87"/>
    <w:rsid w:val="006F2701"/>
    <w:rsid w:val="006F3953"/>
    <w:rsid w:val="006F463C"/>
    <w:rsid w:val="006F466C"/>
    <w:rsid w:val="006F6C89"/>
    <w:rsid w:val="006F72F0"/>
    <w:rsid w:val="006F7521"/>
    <w:rsid w:val="006F7557"/>
    <w:rsid w:val="00700399"/>
    <w:rsid w:val="0070060F"/>
    <w:rsid w:val="007013A4"/>
    <w:rsid w:val="007016BA"/>
    <w:rsid w:val="007016F9"/>
    <w:rsid w:val="00702A34"/>
    <w:rsid w:val="007037C7"/>
    <w:rsid w:val="007041B1"/>
    <w:rsid w:val="00704275"/>
    <w:rsid w:val="00704736"/>
    <w:rsid w:val="007054B9"/>
    <w:rsid w:val="007055A0"/>
    <w:rsid w:val="00705770"/>
    <w:rsid w:val="00706D3F"/>
    <w:rsid w:val="007077AE"/>
    <w:rsid w:val="00710820"/>
    <w:rsid w:val="0071127D"/>
    <w:rsid w:val="00711936"/>
    <w:rsid w:val="00711AE9"/>
    <w:rsid w:val="00711C6D"/>
    <w:rsid w:val="00712389"/>
    <w:rsid w:val="007127D4"/>
    <w:rsid w:val="00712C95"/>
    <w:rsid w:val="0071370C"/>
    <w:rsid w:val="0071508A"/>
    <w:rsid w:val="00721640"/>
    <w:rsid w:val="007216C4"/>
    <w:rsid w:val="00721DC9"/>
    <w:rsid w:val="00722861"/>
    <w:rsid w:val="00722BF6"/>
    <w:rsid w:val="0072508E"/>
    <w:rsid w:val="00725673"/>
    <w:rsid w:val="00726B07"/>
    <w:rsid w:val="007276E0"/>
    <w:rsid w:val="00730DFF"/>
    <w:rsid w:val="00731737"/>
    <w:rsid w:val="007323EA"/>
    <w:rsid w:val="00732CD6"/>
    <w:rsid w:val="00732F2F"/>
    <w:rsid w:val="0073466F"/>
    <w:rsid w:val="00735C33"/>
    <w:rsid w:val="007362C8"/>
    <w:rsid w:val="007407CA"/>
    <w:rsid w:val="00740F96"/>
    <w:rsid w:val="00741D51"/>
    <w:rsid w:val="00741E84"/>
    <w:rsid w:val="00742619"/>
    <w:rsid w:val="00743970"/>
    <w:rsid w:val="007439D4"/>
    <w:rsid w:val="00743BC0"/>
    <w:rsid w:val="00744627"/>
    <w:rsid w:val="00745B83"/>
    <w:rsid w:val="0074750F"/>
    <w:rsid w:val="0075050D"/>
    <w:rsid w:val="007514C9"/>
    <w:rsid w:val="007522AD"/>
    <w:rsid w:val="0075354C"/>
    <w:rsid w:val="0075456B"/>
    <w:rsid w:val="007546F9"/>
    <w:rsid w:val="0075549F"/>
    <w:rsid w:val="00757521"/>
    <w:rsid w:val="007578A7"/>
    <w:rsid w:val="00757CFB"/>
    <w:rsid w:val="0076008B"/>
    <w:rsid w:val="0076095D"/>
    <w:rsid w:val="00760E29"/>
    <w:rsid w:val="00761787"/>
    <w:rsid w:val="00762B4E"/>
    <w:rsid w:val="00762B50"/>
    <w:rsid w:val="00762FCF"/>
    <w:rsid w:val="00763C1D"/>
    <w:rsid w:val="00763D78"/>
    <w:rsid w:val="0076550A"/>
    <w:rsid w:val="007669FB"/>
    <w:rsid w:val="007671C1"/>
    <w:rsid w:val="00767B80"/>
    <w:rsid w:val="00770297"/>
    <w:rsid w:val="00770D40"/>
    <w:rsid w:val="007714FA"/>
    <w:rsid w:val="00771E57"/>
    <w:rsid w:val="00772C4D"/>
    <w:rsid w:val="00773E88"/>
    <w:rsid w:val="00774B6E"/>
    <w:rsid w:val="00774E14"/>
    <w:rsid w:val="00775C0B"/>
    <w:rsid w:val="00776BFB"/>
    <w:rsid w:val="00777043"/>
    <w:rsid w:val="00777F3D"/>
    <w:rsid w:val="00781EEA"/>
    <w:rsid w:val="0078210F"/>
    <w:rsid w:val="00782927"/>
    <w:rsid w:val="00782AC9"/>
    <w:rsid w:val="00783C65"/>
    <w:rsid w:val="00783D0D"/>
    <w:rsid w:val="00786CEF"/>
    <w:rsid w:val="0078714B"/>
    <w:rsid w:val="00787649"/>
    <w:rsid w:val="00787C54"/>
    <w:rsid w:val="00791D6B"/>
    <w:rsid w:val="00792003"/>
    <w:rsid w:val="00792501"/>
    <w:rsid w:val="0079273A"/>
    <w:rsid w:val="007929A1"/>
    <w:rsid w:val="00792D0F"/>
    <w:rsid w:val="007933F6"/>
    <w:rsid w:val="00793481"/>
    <w:rsid w:val="00795ACE"/>
    <w:rsid w:val="00797F44"/>
    <w:rsid w:val="00797FA0"/>
    <w:rsid w:val="007A09B7"/>
    <w:rsid w:val="007A0B5A"/>
    <w:rsid w:val="007A12A3"/>
    <w:rsid w:val="007A13F5"/>
    <w:rsid w:val="007A1CC0"/>
    <w:rsid w:val="007A3922"/>
    <w:rsid w:val="007A5398"/>
    <w:rsid w:val="007A55B7"/>
    <w:rsid w:val="007A77DA"/>
    <w:rsid w:val="007A7B96"/>
    <w:rsid w:val="007A7DC2"/>
    <w:rsid w:val="007B0AE4"/>
    <w:rsid w:val="007B0D19"/>
    <w:rsid w:val="007B0DCA"/>
    <w:rsid w:val="007B0E94"/>
    <w:rsid w:val="007B183A"/>
    <w:rsid w:val="007B20F6"/>
    <w:rsid w:val="007B2351"/>
    <w:rsid w:val="007B2D80"/>
    <w:rsid w:val="007B3433"/>
    <w:rsid w:val="007B3727"/>
    <w:rsid w:val="007B3C7A"/>
    <w:rsid w:val="007B442D"/>
    <w:rsid w:val="007B5E23"/>
    <w:rsid w:val="007B78AA"/>
    <w:rsid w:val="007B79AE"/>
    <w:rsid w:val="007B7AFE"/>
    <w:rsid w:val="007C00D0"/>
    <w:rsid w:val="007C0FCC"/>
    <w:rsid w:val="007C1266"/>
    <w:rsid w:val="007C1B39"/>
    <w:rsid w:val="007C2CA3"/>
    <w:rsid w:val="007C2DEE"/>
    <w:rsid w:val="007C3EE6"/>
    <w:rsid w:val="007C3FAC"/>
    <w:rsid w:val="007C5483"/>
    <w:rsid w:val="007C6947"/>
    <w:rsid w:val="007C6A8B"/>
    <w:rsid w:val="007D00AA"/>
    <w:rsid w:val="007D09E3"/>
    <w:rsid w:val="007D0A40"/>
    <w:rsid w:val="007D1B25"/>
    <w:rsid w:val="007D1F34"/>
    <w:rsid w:val="007D2880"/>
    <w:rsid w:val="007D2B69"/>
    <w:rsid w:val="007D5BE1"/>
    <w:rsid w:val="007D6FA9"/>
    <w:rsid w:val="007E0A63"/>
    <w:rsid w:val="007E18F7"/>
    <w:rsid w:val="007E1DE3"/>
    <w:rsid w:val="007E2218"/>
    <w:rsid w:val="007E2847"/>
    <w:rsid w:val="007E2C96"/>
    <w:rsid w:val="007E4A48"/>
    <w:rsid w:val="007E4FAD"/>
    <w:rsid w:val="007E5823"/>
    <w:rsid w:val="007E5E47"/>
    <w:rsid w:val="007E6165"/>
    <w:rsid w:val="007E6312"/>
    <w:rsid w:val="007E6B55"/>
    <w:rsid w:val="007F05AB"/>
    <w:rsid w:val="007F09EE"/>
    <w:rsid w:val="007F0A7E"/>
    <w:rsid w:val="007F12FB"/>
    <w:rsid w:val="007F1C29"/>
    <w:rsid w:val="007F20D0"/>
    <w:rsid w:val="007F2B24"/>
    <w:rsid w:val="007F2ED2"/>
    <w:rsid w:val="007F3996"/>
    <w:rsid w:val="007F3DA3"/>
    <w:rsid w:val="007F54AC"/>
    <w:rsid w:val="007F72D3"/>
    <w:rsid w:val="007F7DC7"/>
    <w:rsid w:val="00800971"/>
    <w:rsid w:val="00801A7F"/>
    <w:rsid w:val="00801AD5"/>
    <w:rsid w:val="00803E80"/>
    <w:rsid w:val="00804933"/>
    <w:rsid w:val="00804F56"/>
    <w:rsid w:val="00805BD9"/>
    <w:rsid w:val="0080605A"/>
    <w:rsid w:val="00806EDA"/>
    <w:rsid w:val="00807528"/>
    <w:rsid w:val="00810EAC"/>
    <w:rsid w:val="00811874"/>
    <w:rsid w:val="00812843"/>
    <w:rsid w:val="00812C68"/>
    <w:rsid w:val="00813315"/>
    <w:rsid w:val="00813456"/>
    <w:rsid w:val="00814915"/>
    <w:rsid w:val="008155EB"/>
    <w:rsid w:val="00815952"/>
    <w:rsid w:val="00815E0F"/>
    <w:rsid w:val="00816A22"/>
    <w:rsid w:val="00817A41"/>
    <w:rsid w:val="00817D39"/>
    <w:rsid w:val="00822B8B"/>
    <w:rsid w:val="008232C4"/>
    <w:rsid w:val="008240FF"/>
    <w:rsid w:val="00824249"/>
    <w:rsid w:val="00824949"/>
    <w:rsid w:val="00824C18"/>
    <w:rsid w:val="00824EBD"/>
    <w:rsid w:val="00826923"/>
    <w:rsid w:val="00826EE6"/>
    <w:rsid w:val="00827CD9"/>
    <w:rsid w:val="00830707"/>
    <w:rsid w:val="008321AB"/>
    <w:rsid w:val="0083250E"/>
    <w:rsid w:val="008327E4"/>
    <w:rsid w:val="00832969"/>
    <w:rsid w:val="00832C5E"/>
    <w:rsid w:val="00832CFF"/>
    <w:rsid w:val="008331A3"/>
    <w:rsid w:val="00833C08"/>
    <w:rsid w:val="008346C6"/>
    <w:rsid w:val="00834B5D"/>
    <w:rsid w:val="00835325"/>
    <w:rsid w:val="00835E32"/>
    <w:rsid w:val="008367B4"/>
    <w:rsid w:val="0083684D"/>
    <w:rsid w:val="008369D0"/>
    <w:rsid w:val="00836CF1"/>
    <w:rsid w:val="00837CD1"/>
    <w:rsid w:val="008416DE"/>
    <w:rsid w:val="0084198E"/>
    <w:rsid w:val="00841B03"/>
    <w:rsid w:val="00841BCA"/>
    <w:rsid w:val="0084226C"/>
    <w:rsid w:val="0084232F"/>
    <w:rsid w:val="00842532"/>
    <w:rsid w:val="00842BAC"/>
    <w:rsid w:val="00843A9F"/>
    <w:rsid w:val="00843F91"/>
    <w:rsid w:val="00844EB0"/>
    <w:rsid w:val="00844F30"/>
    <w:rsid w:val="008450C2"/>
    <w:rsid w:val="00845200"/>
    <w:rsid w:val="00845335"/>
    <w:rsid w:val="0084557A"/>
    <w:rsid w:val="00846257"/>
    <w:rsid w:val="00846AF7"/>
    <w:rsid w:val="00846C48"/>
    <w:rsid w:val="0085009A"/>
    <w:rsid w:val="008514A0"/>
    <w:rsid w:val="008525A4"/>
    <w:rsid w:val="00852F89"/>
    <w:rsid w:val="00853542"/>
    <w:rsid w:val="0085396C"/>
    <w:rsid w:val="00853B36"/>
    <w:rsid w:val="00853BD3"/>
    <w:rsid w:val="00853FA3"/>
    <w:rsid w:val="00854923"/>
    <w:rsid w:val="00854F0F"/>
    <w:rsid w:val="00855B6B"/>
    <w:rsid w:val="008563CC"/>
    <w:rsid w:val="00856861"/>
    <w:rsid w:val="00857A1A"/>
    <w:rsid w:val="00857B0B"/>
    <w:rsid w:val="00860657"/>
    <w:rsid w:val="0086185D"/>
    <w:rsid w:val="00861C1E"/>
    <w:rsid w:val="00863101"/>
    <w:rsid w:val="00863E90"/>
    <w:rsid w:val="008654EC"/>
    <w:rsid w:val="008661BB"/>
    <w:rsid w:val="008663F2"/>
    <w:rsid w:val="00866B5E"/>
    <w:rsid w:val="00866CBC"/>
    <w:rsid w:val="00866DD4"/>
    <w:rsid w:val="00867510"/>
    <w:rsid w:val="00870378"/>
    <w:rsid w:val="00872259"/>
    <w:rsid w:val="00872C76"/>
    <w:rsid w:val="00872D33"/>
    <w:rsid w:val="00874AE7"/>
    <w:rsid w:val="00874E95"/>
    <w:rsid w:val="00875666"/>
    <w:rsid w:val="008771A5"/>
    <w:rsid w:val="00880AA6"/>
    <w:rsid w:val="00881784"/>
    <w:rsid w:val="00881BFC"/>
    <w:rsid w:val="008832F0"/>
    <w:rsid w:val="0088378E"/>
    <w:rsid w:val="00884AE3"/>
    <w:rsid w:val="00884C3B"/>
    <w:rsid w:val="00886108"/>
    <w:rsid w:val="008869D2"/>
    <w:rsid w:val="00890C1F"/>
    <w:rsid w:val="00891234"/>
    <w:rsid w:val="0089168D"/>
    <w:rsid w:val="0089438F"/>
    <w:rsid w:val="0089583D"/>
    <w:rsid w:val="00895C36"/>
    <w:rsid w:val="008968BF"/>
    <w:rsid w:val="00896A81"/>
    <w:rsid w:val="00896EDC"/>
    <w:rsid w:val="00897F20"/>
    <w:rsid w:val="008A07FA"/>
    <w:rsid w:val="008A08C7"/>
    <w:rsid w:val="008A1147"/>
    <w:rsid w:val="008A1303"/>
    <w:rsid w:val="008A23FF"/>
    <w:rsid w:val="008A2411"/>
    <w:rsid w:val="008A27F1"/>
    <w:rsid w:val="008A47F0"/>
    <w:rsid w:val="008A4C2E"/>
    <w:rsid w:val="008A505B"/>
    <w:rsid w:val="008A518A"/>
    <w:rsid w:val="008A57BE"/>
    <w:rsid w:val="008B027A"/>
    <w:rsid w:val="008B1169"/>
    <w:rsid w:val="008B13D4"/>
    <w:rsid w:val="008B2A4E"/>
    <w:rsid w:val="008B4605"/>
    <w:rsid w:val="008B64C0"/>
    <w:rsid w:val="008B6F9C"/>
    <w:rsid w:val="008B77A8"/>
    <w:rsid w:val="008B7CE7"/>
    <w:rsid w:val="008C0435"/>
    <w:rsid w:val="008C20DF"/>
    <w:rsid w:val="008C27BE"/>
    <w:rsid w:val="008C29C0"/>
    <w:rsid w:val="008C2D38"/>
    <w:rsid w:val="008C2F89"/>
    <w:rsid w:val="008C3161"/>
    <w:rsid w:val="008C338A"/>
    <w:rsid w:val="008C3EB8"/>
    <w:rsid w:val="008C477C"/>
    <w:rsid w:val="008C4E87"/>
    <w:rsid w:val="008C5450"/>
    <w:rsid w:val="008C63F9"/>
    <w:rsid w:val="008C6AFD"/>
    <w:rsid w:val="008C7322"/>
    <w:rsid w:val="008D0473"/>
    <w:rsid w:val="008D0B7D"/>
    <w:rsid w:val="008D111B"/>
    <w:rsid w:val="008D22ED"/>
    <w:rsid w:val="008D2C25"/>
    <w:rsid w:val="008D4339"/>
    <w:rsid w:val="008D5248"/>
    <w:rsid w:val="008D65B0"/>
    <w:rsid w:val="008D67C6"/>
    <w:rsid w:val="008D6B13"/>
    <w:rsid w:val="008D6C60"/>
    <w:rsid w:val="008D732F"/>
    <w:rsid w:val="008E037A"/>
    <w:rsid w:val="008E091C"/>
    <w:rsid w:val="008E0D4E"/>
    <w:rsid w:val="008E172D"/>
    <w:rsid w:val="008E32ED"/>
    <w:rsid w:val="008E362B"/>
    <w:rsid w:val="008E37A4"/>
    <w:rsid w:val="008E50E2"/>
    <w:rsid w:val="008E54F9"/>
    <w:rsid w:val="008E6577"/>
    <w:rsid w:val="008E6685"/>
    <w:rsid w:val="008E6AF6"/>
    <w:rsid w:val="008E76CA"/>
    <w:rsid w:val="008E795C"/>
    <w:rsid w:val="008F173D"/>
    <w:rsid w:val="008F1E16"/>
    <w:rsid w:val="008F25EB"/>
    <w:rsid w:val="008F3B81"/>
    <w:rsid w:val="008F4FBD"/>
    <w:rsid w:val="008F70F0"/>
    <w:rsid w:val="008F73A2"/>
    <w:rsid w:val="008F73A8"/>
    <w:rsid w:val="008F7ABF"/>
    <w:rsid w:val="008F7DE9"/>
    <w:rsid w:val="0090035A"/>
    <w:rsid w:val="009007C5"/>
    <w:rsid w:val="00900C07"/>
    <w:rsid w:val="00900FB5"/>
    <w:rsid w:val="0090166C"/>
    <w:rsid w:val="00901CA3"/>
    <w:rsid w:val="0090230A"/>
    <w:rsid w:val="00903634"/>
    <w:rsid w:val="009046A2"/>
    <w:rsid w:val="00906167"/>
    <w:rsid w:val="00906CF5"/>
    <w:rsid w:val="009100D3"/>
    <w:rsid w:val="0091084F"/>
    <w:rsid w:val="0091098D"/>
    <w:rsid w:val="00910D50"/>
    <w:rsid w:val="00911026"/>
    <w:rsid w:val="00911EAA"/>
    <w:rsid w:val="00912545"/>
    <w:rsid w:val="00912C3F"/>
    <w:rsid w:val="00912CE1"/>
    <w:rsid w:val="0091307C"/>
    <w:rsid w:val="0091329C"/>
    <w:rsid w:val="00913C22"/>
    <w:rsid w:val="00914F3A"/>
    <w:rsid w:val="00915DD4"/>
    <w:rsid w:val="00915F4A"/>
    <w:rsid w:val="00916655"/>
    <w:rsid w:val="00916937"/>
    <w:rsid w:val="00916DBB"/>
    <w:rsid w:val="00916DD4"/>
    <w:rsid w:val="0091780A"/>
    <w:rsid w:val="00917F9B"/>
    <w:rsid w:val="00920149"/>
    <w:rsid w:val="00920D98"/>
    <w:rsid w:val="00923C5C"/>
    <w:rsid w:val="00924610"/>
    <w:rsid w:val="0092481F"/>
    <w:rsid w:val="00924AF1"/>
    <w:rsid w:val="00924EF2"/>
    <w:rsid w:val="00924F7B"/>
    <w:rsid w:val="009251E8"/>
    <w:rsid w:val="009254FA"/>
    <w:rsid w:val="00925EA9"/>
    <w:rsid w:val="00926720"/>
    <w:rsid w:val="00927072"/>
    <w:rsid w:val="00927180"/>
    <w:rsid w:val="00927329"/>
    <w:rsid w:val="00927451"/>
    <w:rsid w:val="009306BB"/>
    <w:rsid w:val="0093097F"/>
    <w:rsid w:val="00930DFD"/>
    <w:rsid w:val="00931833"/>
    <w:rsid w:val="00933200"/>
    <w:rsid w:val="00934B6C"/>
    <w:rsid w:val="00936496"/>
    <w:rsid w:val="009373F8"/>
    <w:rsid w:val="00937556"/>
    <w:rsid w:val="00937C2D"/>
    <w:rsid w:val="0094081A"/>
    <w:rsid w:val="0094180A"/>
    <w:rsid w:val="00942D66"/>
    <w:rsid w:val="009433D6"/>
    <w:rsid w:val="00944EBB"/>
    <w:rsid w:val="009453A5"/>
    <w:rsid w:val="009454B2"/>
    <w:rsid w:val="00946F99"/>
    <w:rsid w:val="00947155"/>
    <w:rsid w:val="00947336"/>
    <w:rsid w:val="009477B5"/>
    <w:rsid w:val="00950872"/>
    <w:rsid w:val="009515AF"/>
    <w:rsid w:val="00951EEA"/>
    <w:rsid w:val="00952FFD"/>
    <w:rsid w:val="00953146"/>
    <w:rsid w:val="00953181"/>
    <w:rsid w:val="00954484"/>
    <w:rsid w:val="00954733"/>
    <w:rsid w:val="009547DE"/>
    <w:rsid w:val="00954E34"/>
    <w:rsid w:val="00955054"/>
    <w:rsid w:val="00955ACA"/>
    <w:rsid w:val="00956917"/>
    <w:rsid w:val="00956931"/>
    <w:rsid w:val="00956A15"/>
    <w:rsid w:val="00956BBF"/>
    <w:rsid w:val="009572CD"/>
    <w:rsid w:val="009579D5"/>
    <w:rsid w:val="00957F00"/>
    <w:rsid w:val="009604CF"/>
    <w:rsid w:val="00960AA6"/>
    <w:rsid w:val="00960EDD"/>
    <w:rsid w:val="00960F6F"/>
    <w:rsid w:val="00961499"/>
    <w:rsid w:val="0096152C"/>
    <w:rsid w:val="00961856"/>
    <w:rsid w:val="00961C88"/>
    <w:rsid w:val="00961DC6"/>
    <w:rsid w:val="009629CD"/>
    <w:rsid w:val="00962FE1"/>
    <w:rsid w:val="0096461C"/>
    <w:rsid w:val="00965488"/>
    <w:rsid w:val="009657A4"/>
    <w:rsid w:val="00967922"/>
    <w:rsid w:val="00970FC8"/>
    <w:rsid w:val="0097156B"/>
    <w:rsid w:val="0097159A"/>
    <w:rsid w:val="0097177F"/>
    <w:rsid w:val="00971C88"/>
    <w:rsid w:val="00972484"/>
    <w:rsid w:val="00972B43"/>
    <w:rsid w:val="00972C93"/>
    <w:rsid w:val="009747A7"/>
    <w:rsid w:val="00974D1D"/>
    <w:rsid w:val="00975AE2"/>
    <w:rsid w:val="00976131"/>
    <w:rsid w:val="00980582"/>
    <w:rsid w:val="00980649"/>
    <w:rsid w:val="009814E5"/>
    <w:rsid w:val="009815D6"/>
    <w:rsid w:val="00981864"/>
    <w:rsid w:val="00981A9C"/>
    <w:rsid w:val="009820EA"/>
    <w:rsid w:val="00982523"/>
    <w:rsid w:val="009825A0"/>
    <w:rsid w:val="0098308C"/>
    <w:rsid w:val="009845CC"/>
    <w:rsid w:val="009848F8"/>
    <w:rsid w:val="00984CD2"/>
    <w:rsid w:val="00986565"/>
    <w:rsid w:val="00986999"/>
    <w:rsid w:val="00986DB0"/>
    <w:rsid w:val="00986FAE"/>
    <w:rsid w:val="00992536"/>
    <w:rsid w:val="009939BB"/>
    <w:rsid w:val="00993AFE"/>
    <w:rsid w:val="00993BB7"/>
    <w:rsid w:val="0099406C"/>
    <w:rsid w:val="00994270"/>
    <w:rsid w:val="00994575"/>
    <w:rsid w:val="00995A3B"/>
    <w:rsid w:val="00995AAA"/>
    <w:rsid w:val="00995C57"/>
    <w:rsid w:val="009968BC"/>
    <w:rsid w:val="0099694D"/>
    <w:rsid w:val="00997174"/>
    <w:rsid w:val="0099764D"/>
    <w:rsid w:val="009A02DA"/>
    <w:rsid w:val="009A042C"/>
    <w:rsid w:val="009A0FE0"/>
    <w:rsid w:val="009A121C"/>
    <w:rsid w:val="009A5ACA"/>
    <w:rsid w:val="009A67E2"/>
    <w:rsid w:val="009A6AAE"/>
    <w:rsid w:val="009A6AF3"/>
    <w:rsid w:val="009A6D6E"/>
    <w:rsid w:val="009A6E01"/>
    <w:rsid w:val="009A703F"/>
    <w:rsid w:val="009B1189"/>
    <w:rsid w:val="009B11DC"/>
    <w:rsid w:val="009B13CF"/>
    <w:rsid w:val="009B1D07"/>
    <w:rsid w:val="009B1E9A"/>
    <w:rsid w:val="009B3027"/>
    <w:rsid w:val="009B359C"/>
    <w:rsid w:val="009B41C5"/>
    <w:rsid w:val="009B5365"/>
    <w:rsid w:val="009B549C"/>
    <w:rsid w:val="009B575F"/>
    <w:rsid w:val="009B62FC"/>
    <w:rsid w:val="009B69B6"/>
    <w:rsid w:val="009B7F6F"/>
    <w:rsid w:val="009C2E97"/>
    <w:rsid w:val="009C3FE6"/>
    <w:rsid w:val="009C417F"/>
    <w:rsid w:val="009C4C55"/>
    <w:rsid w:val="009C5383"/>
    <w:rsid w:val="009C5EC5"/>
    <w:rsid w:val="009C76C6"/>
    <w:rsid w:val="009C7E28"/>
    <w:rsid w:val="009C7E99"/>
    <w:rsid w:val="009D0548"/>
    <w:rsid w:val="009D0A62"/>
    <w:rsid w:val="009D131F"/>
    <w:rsid w:val="009D13A0"/>
    <w:rsid w:val="009D18D4"/>
    <w:rsid w:val="009D1AE2"/>
    <w:rsid w:val="009D1C2C"/>
    <w:rsid w:val="009D300C"/>
    <w:rsid w:val="009D36C3"/>
    <w:rsid w:val="009D379A"/>
    <w:rsid w:val="009D4D52"/>
    <w:rsid w:val="009D51F3"/>
    <w:rsid w:val="009D550F"/>
    <w:rsid w:val="009D5922"/>
    <w:rsid w:val="009D629D"/>
    <w:rsid w:val="009D7B34"/>
    <w:rsid w:val="009E011B"/>
    <w:rsid w:val="009E1075"/>
    <w:rsid w:val="009E13F0"/>
    <w:rsid w:val="009E1546"/>
    <w:rsid w:val="009E17D8"/>
    <w:rsid w:val="009E211A"/>
    <w:rsid w:val="009E385C"/>
    <w:rsid w:val="009E3E89"/>
    <w:rsid w:val="009E4475"/>
    <w:rsid w:val="009E4481"/>
    <w:rsid w:val="009E4FD9"/>
    <w:rsid w:val="009E51D0"/>
    <w:rsid w:val="009E55EA"/>
    <w:rsid w:val="009E571D"/>
    <w:rsid w:val="009E7665"/>
    <w:rsid w:val="009F226B"/>
    <w:rsid w:val="009F2ED9"/>
    <w:rsid w:val="009F30D7"/>
    <w:rsid w:val="009F3121"/>
    <w:rsid w:val="009F3347"/>
    <w:rsid w:val="009F3AED"/>
    <w:rsid w:val="009F5AE8"/>
    <w:rsid w:val="009F6BE8"/>
    <w:rsid w:val="009F6DB3"/>
    <w:rsid w:val="009F7AE8"/>
    <w:rsid w:val="009F7F1B"/>
    <w:rsid w:val="00A00601"/>
    <w:rsid w:val="00A02865"/>
    <w:rsid w:val="00A02B52"/>
    <w:rsid w:val="00A02D00"/>
    <w:rsid w:val="00A0359C"/>
    <w:rsid w:val="00A03818"/>
    <w:rsid w:val="00A03855"/>
    <w:rsid w:val="00A0464D"/>
    <w:rsid w:val="00A04C8D"/>
    <w:rsid w:val="00A05754"/>
    <w:rsid w:val="00A05E72"/>
    <w:rsid w:val="00A0645A"/>
    <w:rsid w:val="00A10FEA"/>
    <w:rsid w:val="00A115C7"/>
    <w:rsid w:val="00A11CD9"/>
    <w:rsid w:val="00A120E4"/>
    <w:rsid w:val="00A131CA"/>
    <w:rsid w:val="00A1367E"/>
    <w:rsid w:val="00A14682"/>
    <w:rsid w:val="00A14910"/>
    <w:rsid w:val="00A15551"/>
    <w:rsid w:val="00A161AF"/>
    <w:rsid w:val="00A16497"/>
    <w:rsid w:val="00A16818"/>
    <w:rsid w:val="00A16F59"/>
    <w:rsid w:val="00A17253"/>
    <w:rsid w:val="00A17A36"/>
    <w:rsid w:val="00A17FEB"/>
    <w:rsid w:val="00A237E3"/>
    <w:rsid w:val="00A24045"/>
    <w:rsid w:val="00A2405D"/>
    <w:rsid w:val="00A240CB"/>
    <w:rsid w:val="00A242E2"/>
    <w:rsid w:val="00A25921"/>
    <w:rsid w:val="00A26292"/>
    <w:rsid w:val="00A26A98"/>
    <w:rsid w:val="00A30F66"/>
    <w:rsid w:val="00A31460"/>
    <w:rsid w:val="00A3193A"/>
    <w:rsid w:val="00A31A85"/>
    <w:rsid w:val="00A32672"/>
    <w:rsid w:val="00A33C26"/>
    <w:rsid w:val="00A35649"/>
    <w:rsid w:val="00A36189"/>
    <w:rsid w:val="00A40F48"/>
    <w:rsid w:val="00A41C21"/>
    <w:rsid w:val="00A42CAA"/>
    <w:rsid w:val="00A42E71"/>
    <w:rsid w:val="00A435E1"/>
    <w:rsid w:val="00A45AB4"/>
    <w:rsid w:val="00A467A7"/>
    <w:rsid w:val="00A4759E"/>
    <w:rsid w:val="00A501CC"/>
    <w:rsid w:val="00A50358"/>
    <w:rsid w:val="00A504D6"/>
    <w:rsid w:val="00A50894"/>
    <w:rsid w:val="00A50A22"/>
    <w:rsid w:val="00A50A48"/>
    <w:rsid w:val="00A51571"/>
    <w:rsid w:val="00A519E0"/>
    <w:rsid w:val="00A52CB3"/>
    <w:rsid w:val="00A53A69"/>
    <w:rsid w:val="00A54DFB"/>
    <w:rsid w:val="00A55531"/>
    <w:rsid w:val="00A5558B"/>
    <w:rsid w:val="00A557A7"/>
    <w:rsid w:val="00A56289"/>
    <w:rsid w:val="00A56447"/>
    <w:rsid w:val="00A56700"/>
    <w:rsid w:val="00A60FA2"/>
    <w:rsid w:val="00A617BF"/>
    <w:rsid w:val="00A621B4"/>
    <w:rsid w:val="00A629FB"/>
    <w:rsid w:val="00A6352C"/>
    <w:rsid w:val="00A63C2D"/>
    <w:rsid w:val="00A6432F"/>
    <w:rsid w:val="00A65A23"/>
    <w:rsid w:val="00A67B2D"/>
    <w:rsid w:val="00A705FA"/>
    <w:rsid w:val="00A70B54"/>
    <w:rsid w:val="00A71EA1"/>
    <w:rsid w:val="00A72866"/>
    <w:rsid w:val="00A73C46"/>
    <w:rsid w:val="00A75260"/>
    <w:rsid w:val="00A76A96"/>
    <w:rsid w:val="00A76D70"/>
    <w:rsid w:val="00A77994"/>
    <w:rsid w:val="00A7799A"/>
    <w:rsid w:val="00A77A14"/>
    <w:rsid w:val="00A77EFD"/>
    <w:rsid w:val="00A82308"/>
    <w:rsid w:val="00A843EF"/>
    <w:rsid w:val="00A84C87"/>
    <w:rsid w:val="00A84E8D"/>
    <w:rsid w:val="00A8574B"/>
    <w:rsid w:val="00A86DD7"/>
    <w:rsid w:val="00A87788"/>
    <w:rsid w:val="00A87BB7"/>
    <w:rsid w:val="00A904DB"/>
    <w:rsid w:val="00A90C86"/>
    <w:rsid w:val="00A9191B"/>
    <w:rsid w:val="00A91C1F"/>
    <w:rsid w:val="00A91C9A"/>
    <w:rsid w:val="00A91DC3"/>
    <w:rsid w:val="00A925E3"/>
    <w:rsid w:val="00A931F0"/>
    <w:rsid w:val="00A9367B"/>
    <w:rsid w:val="00A93786"/>
    <w:rsid w:val="00A93CB1"/>
    <w:rsid w:val="00A93DB4"/>
    <w:rsid w:val="00A94E63"/>
    <w:rsid w:val="00A95F1A"/>
    <w:rsid w:val="00A96F1D"/>
    <w:rsid w:val="00A9736A"/>
    <w:rsid w:val="00A97B7E"/>
    <w:rsid w:val="00AA00B9"/>
    <w:rsid w:val="00AA1375"/>
    <w:rsid w:val="00AA17EE"/>
    <w:rsid w:val="00AA2A74"/>
    <w:rsid w:val="00AA32BB"/>
    <w:rsid w:val="00AA3764"/>
    <w:rsid w:val="00AA653A"/>
    <w:rsid w:val="00AA768E"/>
    <w:rsid w:val="00AA7DDB"/>
    <w:rsid w:val="00AB04AC"/>
    <w:rsid w:val="00AB08E2"/>
    <w:rsid w:val="00AB1192"/>
    <w:rsid w:val="00AB11D5"/>
    <w:rsid w:val="00AB478F"/>
    <w:rsid w:val="00AB4902"/>
    <w:rsid w:val="00AB5569"/>
    <w:rsid w:val="00AB5D9B"/>
    <w:rsid w:val="00AB6177"/>
    <w:rsid w:val="00AB7056"/>
    <w:rsid w:val="00AB7650"/>
    <w:rsid w:val="00AB7EC8"/>
    <w:rsid w:val="00AC0AA3"/>
    <w:rsid w:val="00AC17DD"/>
    <w:rsid w:val="00AC22D4"/>
    <w:rsid w:val="00AC28A7"/>
    <w:rsid w:val="00AC43F8"/>
    <w:rsid w:val="00AC4E5D"/>
    <w:rsid w:val="00AC4F62"/>
    <w:rsid w:val="00AC79B3"/>
    <w:rsid w:val="00AD0544"/>
    <w:rsid w:val="00AD0723"/>
    <w:rsid w:val="00AD11EB"/>
    <w:rsid w:val="00AD12A4"/>
    <w:rsid w:val="00AD312B"/>
    <w:rsid w:val="00AD345F"/>
    <w:rsid w:val="00AD47C3"/>
    <w:rsid w:val="00AD48FC"/>
    <w:rsid w:val="00AD4C23"/>
    <w:rsid w:val="00AD4D2F"/>
    <w:rsid w:val="00AD520F"/>
    <w:rsid w:val="00AD5B1E"/>
    <w:rsid w:val="00AD6A30"/>
    <w:rsid w:val="00AD703D"/>
    <w:rsid w:val="00AD7064"/>
    <w:rsid w:val="00AE05E8"/>
    <w:rsid w:val="00AE1FD3"/>
    <w:rsid w:val="00AE2062"/>
    <w:rsid w:val="00AE2AB3"/>
    <w:rsid w:val="00AE2DFD"/>
    <w:rsid w:val="00AE34AC"/>
    <w:rsid w:val="00AE354B"/>
    <w:rsid w:val="00AE4A66"/>
    <w:rsid w:val="00AE4EAC"/>
    <w:rsid w:val="00AE515B"/>
    <w:rsid w:val="00AE589F"/>
    <w:rsid w:val="00AE5C57"/>
    <w:rsid w:val="00AE607F"/>
    <w:rsid w:val="00AE6376"/>
    <w:rsid w:val="00AE6747"/>
    <w:rsid w:val="00AE675D"/>
    <w:rsid w:val="00AE7E8B"/>
    <w:rsid w:val="00AF240B"/>
    <w:rsid w:val="00AF2623"/>
    <w:rsid w:val="00AF2E4F"/>
    <w:rsid w:val="00AF332B"/>
    <w:rsid w:val="00AF46E6"/>
    <w:rsid w:val="00AF4B78"/>
    <w:rsid w:val="00AF5B83"/>
    <w:rsid w:val="00AF5D94"/>
    <w:rsid w:val="00AF615A"/>
    <w:rsid w:val="00AF6A88"/>
    <w:rsid w:val="00AF709E"/>
    <w:rsid w:val="00AF7DAA"/>
    <w:rsid w:val="00B00359"/>
    <w:rsid w:val="00B0137F"/>
    <w:rsid w:val="00B015C7"/>
    <w:rsid w:val="00B01713"/>
    <w:rsid w:val="00B01950"/>
    <w:rsid w:val="00B02893"/>
    <w:rsid w:val="00B032CA"/>
    <w:rsid w:val="00B0417C"/>
    <w:rsid w:val="00B04DF7"/>
    <w:rsid w:val="00B058DE"/>
    <w:rsid w:val="00B061B7"/>
    <w:rsid w:val="00B0654B"/>
    <w:rsid w:val="00B066F3"/>
    <w:rsid w:val="00B06AC4"/>
    <w:rsid w:val="00B10A39"/>
    <w:rsid w:val="00B11570"/>
    <w:rsid w:val="00B115D5"/>
    <w:rsid w:val="00B1167F"/>
    <w:rsid w:val="00B1245D"/>
    <w:rsid w:val="00B138DC"/>
    <w:rsid w:val="00B14209"/>
    <w:rsid w:val="00B15C4C"/>
    <w:rsid w:val="00B16589"/>
    <w:rsid w:val="00B1694A"/>
    <w:rsid w:val="00B17C8C"/>
    <w:rsid w:val="00B2135E"/>
    <w:rsid w:val="00B2189B"/>
    <w:rsid w:val="00B22562"/>
    <w:rsid w:val="00B24408"/>
    <w:rsid w:val="00B24919"/>
    <w:rsid w:val="00B24A0A"/>
    <w:rsid w:val="00B25189"/>
    <w:rsid w:val="00B252CD"/>
    <w:rsid w:val="00B25DEB"/>
    <w:rsid w:val="00B25DF1"/>
    <w:rsid w:val="00B26511"/>
    <w:rsid w:val="00B268DC"/>
    <w:rsid w:val="00B26C6E"/>
    <w:rsid w:val="00B3067D"/>
    <w:rsid w:val="00B30B42"/>
    <w:rsid w:val="00B311DF"/>
    <w:rsid w:val="00B314A7"/>
    <w:rsid w:val="00B31E03"/>
    <w:rsid w:val="00B31F8E"/>
    <w:rsid w:val="00B32DC8"/>
    <w:rsid w:val="00B33EA1"/>
    <w:rsid w:val="00B3436C"/>
    <w:rsid w:val="00B347BC"/>
    <w:rsid w:val="00B34C78"/>
    <w:rsid w:val="00B35722"/>
    <w:rsid w:val="00B36087"/>
    <w:rsid w:val="00B36434"/>
    <w:rsid w:val="00B36449"/>
    <w:rsid w:val="00B37300"/>
    <w:rsid w:val="00B37BA1"/>
    <w:rsid w:val="00B424E3"/>
    <w:rsid w:val="00B427D8"/>
    <w:rsid w:val="00B42D6F"/>
    <w:rsid w:val="00B43562"/>
    <w:rsid w:val="00B43D4D"/>
    <w:rsid w:val="00B45B20"/>
    <w:rsid w:val="00B46CBE"/>
    <w:rsid w:val="00B46EFB"/>
    <w:rsid w:val="00B473E0"/>
    <w:rsid w:val="00B47CD3"/>
    <w:rsid w:val="00B51604"/>
    <w:rsid w:val="00B51D6A"/>
    <w:rsid w:val="00B52F6D"/>
    <w:rsid w:val="00B535E3"/>
    <w:rsid w:val="00B543F3"/>
    <w:rsid w:val="00B5478B"/>
    <w:rsid w:val="00B5595E"/>
    <w:rsid w:val="00B5698A"/>
    <w:rsid w:val="00B6089D"/>
    <w:rsid w:val="00B60AA0"/>
    <w:rsid w:val="00B6162D"/>
    <w:rsid w:val="00B62B43"/>
    <w:rsid w:val="00B636EE"/>
    <w:rsid w:val="00B639A6"/>
    <w:rsid w:val="00B63E3C"/>
    <w:rsid w:val="00B64588"/>
    <w:rsid w:val="00B64952"/>
    <w:rsid w:val="00B64B7F"/>
    <w:rsid w:val="00B65ABD"/>
    <w:rsid w:val="00B65D59"/>
    <w:rsid w:val="00B6759F"/>
    <w:rsid w:val="00B678C5"/>
    <w:rsid w:val="00B679D2"/>
    <w:rsid w:val="00B67AF6"/>
    <w:rsid w:val="00B67E9F"/>
    <w:rsid w:val="00B701DC"/>
    <w:rsid w:val="00B70F3D"/>
    <w:rsid w:val="00B741FB"/>
    <w:rsid w:val="00B7433C"/>
    <w:rsid w:val="00B74DFE"/>
    <w:rsid w:val="00B75BBA"/>
    <w:rsid w:val="00B76007"/>
    <w:rsid w:val="00B76819"/>
    <w:rsid w:val="00B76872"/>
    <w:rsid w:val="00B76B70"/>
    <w:rsid w:val="00B77C01"/>
    <w:rsid w:val="00B81309"/>
    <w:rsid w:val="00B815F3"/>
    <w:rsid w:val="00B8394B"/>
    <w:rsid w:val="00B840DE"/>
    <w:rsid w:val="00B84FE6"/>
    <w:rsid w:val="00B852DA"/>
    <w:rsid w:val="00B86572"/>
    <w:rsid w:val="00B86755"/>
    <w:rsid w:val="00B90139"/>
    <w:rsid w:val="00B938C9"/>
    <w:rsid w:val="00B9424E"/>
    <w:rsid w:val="00B943F9"/>
    <w:rsid w:val="00B95D96"/>
    <w:rsid w:val="00B95D9E"/>
    <w:rsid w:val="00B96AE0"/>
    <w:rsid w:val="00B97106"/>
    <w:rsid w:val="00B9773E"/>
    <w:rsid w:val="00BA071A"/>
    <w:rsid w:val="00BA0F60"/>
    <w:rsid w:val="00BA1D10"/>
    <w:rsid w:val="00BA21A8"/>
    <w:rsid w:val="00BA2618"/>
    <w:rsid w:val="00BA2764"/>
    <w:rsid w:val="00BA2F93"/>
    <w:rsid w:val="00BA3377"/>
    <w:rsid w:val="00BA476E"/>
    <w:rsid w:val="00BA4FFC"/>
    <w:rsid w:val="00BA5CC6"/>
    <w:rsid w:val="00BA7B02"/>
    <w:rsid w:val="00BA7B5C"/>
    <w:rsid w:val="00BB017A"/>
    <w:rsid w:val="00BB0267"/>
    <w:rsid w:val="00BB14CA"/>
    <w:rsid w:val="00BB22D6"/>
    <w:rsid w:val="00BB2395"/>
    <w:rsid w:val="00BB2673"/>
    <w:rsid w:val="00BB2B0D"/>
    <w:rsid w:val="00BB2B47"/>
    <w:rsid w:val="00BB4AE4"/>
    <w:rsid w:val="00BB4CE2"/>
    <w:rsid w:val="00BB4F2B"/>
    <w:rsid w:val="00BB4F34"/>
    <w:rsid w:val="00BB5A5D"/>
    <w:rsid w:val="00BB61F7"/>
    <w:rsid w:val="00BB63D7"/>
    <w:rsid w:val="00BB6646"/>
    <w:rsid w:val="00BB6686"/>
    <w:rsid w:val="00BB701C"/>
    <w:rsid w:val="00BB7C3A"/>
    <w:rsid w:val="00BC01E5"/>
    <w:rsid w:val="00BC03A3"/>
    <w:rsid w:val="00BC2AF1"/>
    <w:rsid w:val="00BC2B93"/>
    <w:rsid w:val="00BC3027"/>
    <w:rsid w:val="00BC315B"/>
    <w:rsid w:val="00BC3BA6"/>
    <w:rsid w:val="00BC41F7"/>
    <w:rsid w:val="00BC59F6"/>
    <w:rsid w:val="00BC613A"/>
    <w:rsid w:val="00BC617C"/>
    <w:rsid w:val="00BC6325"/>
    <w:rsid w:val="00BC6445"/>
    <w:rsid w:val="00BC7640"/>
    <w:rsid w:val="00BC7F81"/>
    <w:rsid w:val="00BD03E3"/>
    <w:rsid w:val="00BD1070"/>
    <w:rsid w:val="00BD11D9"/>
    <w:rsid w:val="00BD23C5"/>
    <w:rsid w:val="00BD2FFD"/>
    <w:rsid w:val="00BD32A4"/>
    <w:rsid w:val="00BD3497"/>
    <w:rsid w:val="00BD37E0"/>
    <w:rsid w:val="00BD4B69"/>
    <w:rsid w:val="00BD62D0"/>
    <w:rsid w:val="00BD66C3"/>
    <w:rsid w:val="00BD6D71"/>
    <w:rsid w:val="00BE048B"/>
    <w:rsid w:val="00BE10A3"/>
    <w:rsid w:val="00BE154C"/>
    <w:rsid w:val="00BE1755"/>
    <w:rsid w:val="00BE1CEC"/>
    <w:rsid w:val="00BE2271"/>
    <w:rsid w:val="00BE2715"/>
    <w:rsid w:val="00BE2A1A"/>
    <w:rsid w:val="00BE2F1B"/>
    <w:rsid w:val="00BE3608"/>
    <w:rsid w:val="00BE366B"/>
    <w:rsid w:val="00BE4907"/>
    <w:rsid w:val="00BE4FEF"/>
    <w:rsid w:val="00BE5228"/>
    <w:rsid w:val="00BF0B88"/>
    <w:rsid w:val="00BF1C9E"/>
    <w:rsid w:val="00BF1F12"/>
    <w:rsid w:val="00BF20A1"/>
    <w:rsid w:val="00BF3B58"/>
    <w:rsid w:val="00BF3D55"/>
    <w:rsid w:val="00BF409D"/>
    <w:rsid w:val="00BF552C"/>
    <w:rsid w:val="00BF5610"/>
    <w:rsid w:val="00BF5711"/>
    <w:rsid w:val="00BF5F0E"/>
    <w:rsid w:val="00BF6235"/>
    <w:rsid w:val="00BF62F0"/>
    <w:rsid w:val="00BF68B0"/>
    <w:rsid w:val="00BF7324"/>
    <w:rsid w:val="00BF758F"/>
    <w:rsid w:val="00C01DA2"/>
    <w:rsid w:val="00C01EBB"/>
    <w:rsid w:val="00C02B67"/>
    <w:rsid w:val="00C03DC8"/>
    <w:rsid w:val="00C0592D"/>
    <w:rsid w:val="00C05A19"/>
    <w:rsid w:val="00C06B50"/>
    <w:rsid w:val="00C06E29"/>
    <w:rsid w:val="00C0737B"/>
    <w:rsid w:val="00C10784"/>
    <w:rsid w:val="00C10B35"/>
    <w:rsid w:val="00C1257A"/>
    <w:rsid w:val="00C12F0E"/>
    <w:rsid w:val="00C139EA"/>
    <w:rsid w:val="00C14AE9"/>
    <w:rsid w:val="00C14C3E"/>
    <w:rsid w:val="00C14F70"/>
    <w:rsid w:val="00C1681E"/>
    <w:rsid w:val="00C16848"/>
    <w:rsid w:val="00C1708E"/>
    <w:rsid w:val="00C175CD"/>
    <w:rsid w:val="00C17CC6"/>
    <w:rsid w:val="00C17EC9"/>
    <w:rsid w:val="00C20915"/>
    <w:rsid w:val="00C2098E"/>
    <w:rsid w:val="00C21287"/>
    <w:rsid w:val="00C21A07"/>
    <w:rsid w:val="00C239AE"/>
    <w:rsid w:val="00C23E80"/>
    <w:rsid w:val="00C25AE8"/>
    <w:rsid w:val="00C26895"/>
    <w:rsid w:val="00C26E03"/>
    <w:rsid w:val="00C27875"/>
    <w:rsid w:val="00C27A68"/>
    <w:rsid w:val="00C27F7B"/>
    <w:rsid w:val="00C302E5"/>
    <w:rsid w:val="00C30DDB"/>
    <w:rsid w:val="00C31E9D"/>
    <w:rsid w:val="00C320D1"/>
    <w:rsid w:val="00C32A6A"/>
    <w:rsid w:val="00C3399B"/>
    <w:rsid w:val="00C33E3C"/>
    <w:rsid w:val="00C34379"/>
    <w:rsid w:val="00C34CAF"/>
    <w:rsid w:val="00C35A78"/>
    <w:rsid w:val="00C35DA6"/>
    <w:rsid w:val="00C363B2"/>
    <w:rsid w:val="00C36B5E"/>
    <w:rsid w:val="00C401AA"/>
    <w:rsid w:val="00C40916"/>
    <w:rsid w:val="00C40D63"/>
    <w:rsid w:val="00C41194"/>
    <w:rsid w:val="00C41466"/>
    <w:rsid w:val="00C4198A"/>
    <w:rsid w:val="00C425E2"/>
    <w:rsid w:val="00C43CA8"/>
    <w:rsid w:val="00C44ABE"/>
    <w:rsid w:val="00C45DF0"/>
    <w:rsid w:val="00C46F8A"/>
    <w:rsid w:val="00C4766C"/>
    <w:rsid w:val="00C47A39"/>
    <w:rsid w:val="00C47EC6"/>
    <w:rsid w:val="00C5047D"/>
    <w:rsid w:val="00C50B08"/>
    <w:rsid w:val="00C52036"/>
    <w:rsid w:val="00C523D2"/>
    <w:rsid w:val="00C528D7"/>
    <w:rsid w:val="00C5438F"/>
    <w:rsid w:val="00C54672"/>
    <w:rsid w:val="00C5630C"/>
    <w:rsid w:val="00C56AFC"/>
    <w:rsid w:val="00C60F45"/>
    <w:rsid w:val="00C614D0"/>
    <w:rsid w:val="00C648FB"/>
    <w:rsid w:val="00C64C4E"/>
    <w:rsid w:val="00C65326"/>
    <w:rsid w:val="00C65D5F"/>
    <w:rsid w:val="00C66EEF"/>
    <w:rsid w:val="00C6709C"/>
    <w:rsid w:val="00C707EB"/>
    <w:rsid w:val="00C70B0B"/>
    <w:rsid w:val="00C70C4A"/>
    <w:rsid w:val="00C71F3E"/>
    <w:rsid w:val="00C72A20"/>
    <w:rsid w:val="00C7346D"/>
    <w:rsid w:val="00C73560"/>
    <w:rsid w:val="00C7376F"/>
    <w:rsid w:val="00C739B8"/>
    <w:rsid w:val="00C742A0"/>
    <w:rsid w:val="00C74A8D"/>
    <w:rsid w:val="00C75C0C"/>
    <w:rsid w:val="00C77357"/>
    <w:rsid w:val="00C77B5C"/>
    <w:rsid w:val="00C77CD2"/>
    <w:rsid w:val="00C80102"/>
    <w:rsid w:val="00C80896"/>
    <w:rsid w:val="00C80BE0"/>
    <w:rsid w:val="00C818BF"/>
    <w:rsid w:val="00C82E26"/>
    <w:rsid w:val="00C82E82"/>
    <w:rsid w:val="00C83D95"/>
    <w:rsid w:val="00C84305"/>
    <w:rsid w:val="00C8542B"/>
    <w:rsid w:val="00C858EC"/>
    <w:rsid w:val="00C85F4B"/>
    <w:rsid w:val="00C8631B"/>
    <w:rsid w:val="00C87469"/>
    <w:rsid w:val="00C90C62"/>
    <w:rsid w:val="00C90EC7"/>
    <w:rsid w:val="00C911D8"/>
    <w:rsid w:val="00C9122E"/>
    <w:rsid w:val="00C917A6"/>
    <w:rsid w:val="00C92AF2"/>
    <w:rsid w:val="00C93687"/>
    <w:rsid w:val="00C93957"/>
    <w:rsid w:val="00C939EA"/>
    <w:rsid w:val="00C93A75"/>
    <w:rsid w:val="00C94048"/>
    <w:rsid w:val="00C95146"/>
    <w:rsid w:val="00C95CF9"/>
    <w:rsid w:val="00C95E12"/>
    <w:rsid w:val="00C965C9"/>
    <w:rsid w:val="00C96D0E"/>
    <w:rsid w:val="00C971DE"/>
    <w:rsid w:val="00C97FF5"/>
    <w:rsid w:val="00CA017D"/>
    <w:rsid w:val="00CA075E"/>
    <w:rsid w:val="00CA1819"/>
    <w:rsid w:val="00CA18DE"/>
    <w:rsid w:val="00CA19BF"/>
    <w:rsid w:val="00CA1D3C"/>
    <w:rsid w:val="00CA206B"/>
    <w:rsid w:val="00CA2479"/>
    <w:rsid w:val="00CA345D"/>
    <w:rsid w:val="00CA491B"/>
    <w:rsid w:val="00CA5489"/>
    <w:rsid w:val="00CA5FFF"/>
    <w:rsid w:val="00CA6B6C"/>
    <w:rsid w:val="00CB0A3B"/>
    <w:rsid w:val="00CB12AD"/>
    <w:rsid w:val="00CB1BFE"/>
    <w:rsid w:val="00CB2181"/>
    <w:rsid w:val="00CB2705"/>
    <w:rsid w:val="00CB28C5"/>
    <w:rsid w:val="00CB31C9"/>
    <w:rsid w:val="00CB4196"/>
    <w:rsid w:val="00CB4626"/>
    <w:rsid w:val="00CB47A4"/>
    <w:rsid w:val="00CB4D7D"/>
    <w:rsid w:val="00CB5302"/>
    <w:rsid w:val="00CB5901"/>
    <w:rsid w:val="00CB592C"/>
    <w:rsid w:val="00CB5A09"/>
    <w:rsid w:val="00CB6333"/>
    <w:rsid w:val="00CB72AE"/>
    <w:rsid w:val="00CC07A5"/>
    <w:rsid w:val="00CC0D6F"/>
    <w:rsid w:val="00CC19C5"/>
    <w:rsid w:val="00CC2AFF"/>
    <w:rsid w:val="00CC32D9"/>
    <w:rsid w:val="00CC4219"/>
    <w:rsid w:val="00CC497A"/>
    <w:rsid w:val="00CC4AB6"/>
    <w:rsid w:val="00CC4EEC"/>
    <w:rsid w:val="00CC54A9"/>
    <w:rsid w:val="00CC5E02"/>
    <w:rsid w:val="00CC6429"/>
    <w:rsid w:val="00CC7202"/>
    <w:rsid w:val="00CD31EE"/>
    <w:rsid w:val="00CD3859"/>
    <w:rsid w:val="00CD498D"/>
    <w:rsid w:val="00CD4AB7"/>
    <w:rsid w:val="00CD4D0D"/>
    <w:rsid w:val="00CD4D7D"/>
    <w:rsid w:val="00CD5747"/>
    <w:rsid w:val="00CD586E"/>
    <w:rsid w:val="00CD58E3"/>
    <w:rsid w:val="00CD5CCF"/>
    <w:rsid w:val="00CD5CD8"/>
    <w:rsid w:val="00CD6090"/>
    <w:rsid w:val="00CD68FC"/>
    <w:rsid w:val="00CD69B6"/>
    <w:rsid w:val="00CD72B5"/>
    <w:rsid w:val="00CD73FF"/>
    <w:rsid w:val="00CD758C"/>
    <w:rsid w:val="00CE02E2"/>
    <w:rsid w:val="00CE081C"/>
    <w:rsid w:val="00CE1D7C"/>
    <w:rsid w:val="00CE24A1"/>
    <w:rsid w:val="00CE3608"/>
    <w:rsid w:val="00CE37CA"/>
    <w:rsid w:val="00CE3ED0"/>
    <w:rsid w:val="00CE588D"/>
    <w:rsid w:val="00CE6281"/>
    <w:rsid w:val="00CF10CF"/>
    <w:rsid w:val="00CF120F"/>
    <w:rsid w:val="00CF1645"/>
    <w:rsid w:val="00CF1D4E"/>
    <w:rsid w:val="00CF3EC6"/>
    <w:rsid w:val="00CF4401"/>
    <w:rsid w:val="00CF4D65"/>
    <w:rsid w:val="00CF54E2"/>
    <w:rsid w:val="00CF6657"/>
    <w:rsid w:val="00CF727F"/>
    <w:rsid w:val="00CF7DE3"/>
    <w:rsid w:val="00D016F3"/>
    <w:rsid w:val="00D016F7"/>
    <w:rsid w:val="00D02A15"/>
    <w:rsid w:val="00D035C3"/>
    <w:rsid w:val="00D04C06"/>
    <w:rsid w:val="00D04F62"/>
    <w:rsid w:val="00D0693D"/>
    <w:rsid w:val="00D06F44"/>
    <w:rsid w:val="00D06FC1"/>
    <w:rsid w:val="00D0704B"/>
    <w:rsid w:val="00D0739A"/>
    <w:rsid w:val="00D07C9D"/>
    <w:rsid w:val="00D07DF0"/>
    <w:rsid w:val="00D10BC5"/>
    <w:rsid w:val="00D117C6"/>
    <w:rsid w:val="00D118B6"/>
    <w:rsid w:val="00D12A71"/>
    <w:rsid w:val="00D135F7"/>
    <w:rsid w:val="00D1434E"/>
    <w:rsid w:val="00D1511B"/>
    <w:rsid w:val="00D15B03"/>
    <w:rsid w:val="00D15B5A"/>
    <w:rsid w:val="00D15CCB"/>
    <w:rsid w:val="00D1633C"/>
    <w:rsid w:val="00D16385"/>
    <w:rsid w:val="00D16463"/>
    <w:rsid w:val="00D1734E"/>
    <w:rsid w:val="00D17F32"/>
    <w:rsid w:val="00D2140B"/>
    <w:rsid w:val="00D225E2"/>
    <w:rsid w:val="00D23E1F"/>
    <w:rsid w:val="00D24511"/>
    <w:rsid w:val="00D24CD9"/>
    <w:rsid w:val="00D24EAB"/>
    <w:rsid w:val="00D2673B"/>
    <w:rsid w:val="00D2684C"/>
    <w:rsid w:val="00D26C32"/>
    <w:rsid w:val="00D275A3"/>
    <w:rsid w:val="00D27796"/>
    <w:rsid w:val="00D302FC"/>
    <w:rsid w:val="00D305CD"/>
    <w:rsid w:val="00D3476E"/>
    <w:rsid w:val="00D34B5A"/>
    <w:rsid w:val="00D35AA9"/>
    <w:rsid w:val="00D35DC9"/>
    <w:rsid w:val="00D360A2"/>
    <w:rsid w:val="00D36446"/>
    <w:rsid w:val="00D376C9"/>
    <w:rsid w:val="00D4024E"/>
    <w:rsid w:val="00D40A6B"/>
    <w:rsid w:val="00D4345B"/>
    <w:rsid w:val="00D43CDF"/>
    <w:rsid w:val="00D44987"/>
    <w:rsid w:val="00D45625"/>
    <w:rsid w:val="00D45818"/>
    <w:rsid w:val="00D45AFA"/>
    <w:rsid w:val="00D4688B"/>
    <w:rsid w:val="00D50145"/>
    <w:rsid w:val="00D518B2"/>
    <w:rsid w:val="00D51AB4"/>
    <w:rsid w:val="00D51CE2"/>
    <w:rsid w:val="00D52B07"/>
    <w:rsid w:val="00D5306A"/>
    <w:rsid w:val="00D53F41"/>
    <w:rsid w:val="00D54AAF"/>
    <w:rsid w:val="00D558D9"/>
    <w:rsid w:val="00D55A8C"/>
    <w:rsid w:val="00D5603D"/>
    <w:rsid w:val="00D561BC"/>
    <w:rsid w:val="00D56F85"/>
    <w:rsid w:val="00D57E72"/>
    <w:rsid w:val="00D6037F"/>
    <w:rsid w:val="00D61703"/>
    <w:rsid w:val="00D6192A"/>
    <w:rsid w:val="00D61BB4"/>
    <w:rsid w:val="00D61D2E"/>
    <w:rsid w:val="00D6230E"/>
    <w:rsid w:val="00D6232C"/>
    <w:rsid w:val="00D624B1"/>
    <w:rsid w:val="00D625DC"/>
    <w:rsid w:val="00D62D7D"/>
    <w:rsid w:val="00D63466"/>
    <w:rsid w:val="00D63B13"/>
    <w:rsid w:val="00D63F43"/>
    <w:rsid w:val="00D64213"/>
    <w:rsid w:val="00D6548D"/>
    <w:rsid w:val="00D65E0C"/>
    <w:rsid w:val="00D66A9C"/>
    <w:rsid w:val="00D66EA3"/>
    <w:rsid w:val="00D7032F"/>
    <w:rsid w:val="00D70634"/>
    <w:rsid w:val="00D75868"/>
    <w:rsid w:val="00D76A05"/>
    <w:rsid w:val="00D76C6C"/>
    <w:rsid w:val="00D817C4"/>
    <w:rsid w:val="00D81AA7"/>
    <w:rsid w:val="00D81B60"/>
    <w:rsid w:val="00D82AB2"/>
    <w:rsid w:val="00D83093"/>
    <w:rsid w:val="00D84931"/>
    <w:rsid w:val="00D850A9"/>
    <w:rsid w:val="00D85D77"/>
    <w:rsid w:val="00D85FA0"/>
    <w:rsid w:val="00D86203"/>
    <w:rsid w:val="00D87E68"/>
    <w:rsid w:val="00D9029A"/>
    <w:rsid w:val="00D90682"/>
    <w:rsid w:val="00D917CB"/>
    <w:rsid w:val="00D91FE2"/>
    <w:rsid w:val="00D9262D"/>
    <w:rsid w:val="00D92A83"/>
    <w:rsid w:val="00D92D6E"/>
    <w:rsid w:val="00D931A1"/>
    <w:rsid w:val="00D9404D"/>
    <w:rsid w:val="00D957C9"/>
    <w:rsid w:val="00D960FA"/>
    <w:rsid w:val="00D9626A"/>
    <w:rsid w:val="00D97527"/>
    <w:rsid w:val="00DA07CB"/>
    <w:rsid w:val="00DA1407"/>
    <w:rsid w:val="00DA1B11"/>
    <w:rsid w:val="00DA313D"/>
    <w:rsid w:val="00DA3B14"/>
    <w:rsid w:val="00DA3EE7"/>
    <w:rsid w:val="00DA47D8"/>
    <w:rsid w:val="00DA4870"/>
    <w:rsid w:val="00DA490E"/>
    <w:rsid w:val="00DA6233"/>
    <w:rsid w:val="00DA6C31"/>
    <w:rsid w:val="00DA739D"/>
    <w:rsid w:val="00DB00FD"/>
    <w:rsid w:val="00DB0602"/>
    <w:rsid w:val="00DB17E8"/>
    <w:rsid w:val="00DB1BE9"/>
    <w:rsid w:val="00DB1C8D"/>
    <w:rsid w:val="00DB2071"/>
    <w:rsid w:val="00DB2D8E"/>
    <w:rsid w:val="00DB2E69"/>
    <w:rsid w:val="00DB31C3"/>
    <w:rsid w:val="00DB34F9"/>
    <w:rsid w:val="00DB4045"/>
    <w:rsid w:val="00DB53E2"/>
    <w:rsid w:val="00DB62E3"/>
    <w:rsid w:val="00DB78B9"/>
    <w:rsid w:val="00DC0256"/>
    <w:rsid w:val="00DC0B4E"/>
    <w:rsid w:val="00DC1E7B"/>
    <w:rsid w:val="00DC2128"/>
    <w:rsid w:val="00DC2367"/>
    <w:rsid w:val="00DC435F"/>
    <w:rsid w:val="00DC570B"/>
    <w:rsid w:val="00DC6617"/>
    <w:rsid w:val="00DC7232"/>
    <w:rsid w:val="00DD09F7"/>
    <w:rsid w:val="00DD1641"/>
    <w:rsid w:val="00DD1DBA"/>
    <w:rsid w:val="00DD4214"/>
    <w:rsid w:val="00DD4907"/>
    <w:rsid w:val="00DD4B15"/>
    <w:rsid w:val="00DD5008"/>
    <w:rsid w:val="00DD519E"/>
    <w:rsid w:val="00DD53A2"/>
    <w:rsid w:val="00DD67F4"/>
    <w:rsid w:val="00DD6AAD"/>
    <w:rsid w:val="00DD6CF7"/>
    <w:rsid w:val="00DD6DF5"/>
    <w:rsid w:val="00DD6FDD"/>
    <w:rsid w:val="00DD7330"/>
    <w:rsid w:val="00DD7626"/>
    <w:rsid w:val="00DE08AA"/>
    <w:rsid w:val="00DE141D"/>
    <w:rsid w:val="00DE22A1"/>
    <w:rsid w:val="00DE3B0D"/>
    <w:rsid w:val="00DE5452"/>
    <w:rsid w:val="00DE56C1"/>
    <w:rsid w:val="00DE63A5"/>
    <w:rsid w:val="00DE70FA"/>
    <w:rsid w:val="00DE72FE"/>
    <w:rsid w:val="00DE75B6"/>
    <w:rsid w:val="00DE7707"/>
    <w:rsid w:val="00DF09E2"/>
    <w:rsid w:val="00DF1590"/>
    <w:rsid w:val="00DF1762"/>
    <w:rsid w:val="00DF1D10"/>
    <w:rsid w:val="00DF1E5C"/>
    <w:rsid w:val="00DF1F32"/>
    <w:rsid w:val="00DF25D0"/>
    <w:rsid w:val="00DF280D"/>
    <w:rsid w:val="00DF2BBE"/>
    <w:rsid w:val="00DF35B7"/>
    <w:rsid w:val="00DF4010"/>
    <w:rsid w:val="00DF4508"/>
    <w:rsid w:val="00DF4A53"/>
    <w:rsid w:val="00DF5A41"/>
    <w:rsid w:val="00DF6364"/>
    <w:rsid w:val="00DF67F3"/>
    <w:rsid w:val="00DF735A"/>
    <w:rsid w:val="00DF793A"/>
    <w:rsid w:val="00DF7DE3"/>
    <w:rsid w:val="00E006AE"/>
    <w:rsid w:val="00E00D9A"/>
    <w:rsid w:val="00E023F4"/>
    <w:rsid w:val="00E02A31"/>
    <w:rsid w:val="00E03A2D"/>
    <w:rsid w:val="00E03ABF"/>
    <w:rsid w:val="00E03B12"/>
    <w:rsid w:val="00E045E4"/>
    <w:rsid w:val="00E04A24"/>
    <w:rsid w:val="00E06575"/>
    <w:rsid w:val="00E068DB"/>
    <w:rsid w:val="00E068EF"/>
    <w:rsid w:val="00E0696B"/>
    <w:rsid w:val="00E070E6"/>
    <w:rsid w:val="00E07712"/>
    <w:rsid w:val="00E113B0"/>
    <w:rsid w:val="00E11E44"/>
    <w:rsid w:val="00E12584"/>
    <w:rsid w:val="00E12D58"/>
    <w:rsid w:val="00E12FBA"/>
    <w:rsid w:val="00E14FC0"/>
    <w:rsid w:val="00E153B3"/>
    <w:rsid w:val="00E1652C"/>
    <w:rsid w:val="00E16898"/>
    <w:rsid w:val="00E17F61"/>
    <w:rsid w:val="00E21595"/>
    <w:rsid w:val="00E217A3"/>
    <w:rsid w:val="00E223E4"/>
    <w:rsid w:val="00E23F9F"/>
    <w:rsid w:val="00E2466E"/>
    <w:rsid w:val="00E252FD"/>
    <w:rsid w:val="00E258EB"/>
    <w:rsid w:val="00E269C3"/>
    <w:rsid w:val="00E26A9A"/>
    <w:rsid w:val="00E26D13"/>
    <w:rsid w:val="00E27029"/>
    <w:rsid w:val="00E30B77"/>
    <w:rsid w:val="00E311C5"/>
    <w:rsid w:val="00E3169F"/>
    <w:rsid w:val="00E32620"/>
    <w:rsid w:val="00E32A86"/>
    <w:rsid w:val="00E32C32"/>
    <w:rsid w:val="00E33B22"/>
    <w:rsid w:val="00E33C54"/>
    <w:rsid w:val="00E33C56"/>
    <w:rsid w:val="00E3474B"/>
    <w:rsid w:val="00E34FAF"/>
    <w:rsid w:val="00E360EE"/>
    <w:rsid w:val="00E368A7"/>
    <w:rsid w:val="00E37AFD"/>
    <w:rsid w:val="00E407C6"/>
    <w:rsid w:val="00E41393"/>
    <w:rsid w:val="00E4158F"/>
    <w:rsid w:val="00E41693"/>
    <w:rsid w:val="00E41A32"/>
    <w:rsid w:val="00E41CB5"/>
    <w:rsid w:val="00E41DFC"/>
    <w:rsid w:val="00E42133"/>
    <w:rsid w:val="00E42395"/>
    <w:rsid w:val="00E42A6C"/>
    <w:rsid w:val="00E42A8C"/>
    <w:rsid w:val="00E42C82"/>
    <w:rsid w:val="00E4343A"/>
    <w:rsid w:val="00E43574"/>
    <w:rsid w:val="00E43D3B"/>
    <w:rsid w:val="00E44235"/>
    <w:rsid w:val="00E44310"/>
    <w:rsid w:val="00E446AA"/>
    <w:rsid w:val="00E449E0"/>
    <w:rsid w:val="00E45948"/>
    <w:rsid w:val="00E45B33"/>
    <w:rsid w:val="00E461C2"/>
    <w:rsid w:val="00E462F4"/>
    <w:rsid w:val="00E47C1E"/>
    <w:rsid w:val="00E50C4C"/>
    <w:rsid w:val="00E518BC"/>
    <w:rsid w:val="00E52688"/>
    <w:rsid w:val="00E52EF5"/>
    <w:rsid w:val="00E52F23"/>
    <w:rsid w:val="00E538C0"/>
    <w:rsid w:val="00E54D54"/>
    <w:rsid w:val="00E54FC4"/>
    <w:rsid w:val="00E5510A"/>
    <w:rsid w:val="00E55A4E"/>
    <w:rsid w:val="00E55F63"/>
    <w:rsid w:val="00E56020"/>
    <w:rsid w:val="00E57273"/>
    <w:rsid w:val="00E578E2"/>
    <w:rsid w:val="00E57ED0"/>
    <w:rsid w:val="00E62113"/>
    <w:rsid w:val="00E626B4"/>
    <w:rsid w:val="00E63ABA"/>
    <w:rsid w:val="00E63F20"/>
    <w:rsid w:val="00E64272"/>
    <w:rsid w:val="00E64754"/>
    <w:rsid w:val="00E660A6"/>
    <w:rsid w:val="00E662B4"/>
    <w:rsid w:val="00E664E3"/>
    <w:rsid w:val="00E67322"/>
    <w:rsid w:val="00E6794E"/>
    <w:rsid w:val="00E71247"/>
    <w:rsid w:val="00E71A04"/>
    <w:rsid w:val="00E74C90"/>
    <w:rsid w:val="00E75E75"/>
    <w:rsid w:val="00E76D07"/>
    <w:rsid w:val="00E77032"/>
    <w:rsid w:val="00E77554"/>
    <w:rsid w:val="00E801F3"/>
    <w:rsid w:val="00E812CC"/>
    <w:rsid w:val="00E827B0"/>
    <w:rsid w:val="00E83852"/>
    <w:rsid w:val="00E8582A"/>
    <w:rsid w:val="00E858A5"/>
    <w:rsid w:val="00E867F4"/>
    <w:rsid w:val="00E86CDE"/>
    <w:rsid w:val="00E87606"/>
    <w:rsid w:val="00E8761C"/>
    <w:rsid w:val="00E90365"/>
    <w:rsid w:val="00E90BB0"/>
    <w:rsid w:val="00E91CEF"/>
    <w:rsid w:val="00E93946"/>
    <w:rsid w:val="00E9471E"/>
    <w:rsid w:val="00E94AC7"/>
    <w:rsid w:val="00E95A37"/>
    <w:rsid w:val="00E95B63"/>
    <w:rsid w:val="00E974C4"/>
    <w:rsid w:val="00E97550"/>
    <w:rsid w:val="00E97C9D"/>
    <w:rsid w:val="00EA11C3"/>
    <w:rsid w:val="00EA21A9"/>
    <w:rsid w:val="00EA21B8"/>
    <w:rsid w:val="00EA2A2A"/>
    <w:rsid w:val="00EA2BD4"/>
    <w:rsid w:val="00EA3D03"/>
    <w:rsid w:val="00EA42C6"/>
    <w:rsid w:val="00EA4C02"/>
    <w:rsid w:val="00EA524E"/>
    <w:rsid w:val="00EA79C4"/>
    <w:rsid w:val="00EA7F5A"/>
    <w:rsid w:val="00EB014E"/>
    <w:rsid w:val="00EB0A07"/>
    <w:rsid w:val="00EB1B93"/>
    <w:rsid w:val="00EB2287"/>
    <w:rsid w:val="00EB3BE5"/>
    <w:rsid w:val="00EB3D37"/>
    <w:rsid w:val="00EB5999"/>
    <w:rsid w:val="00EB5A58"/>
    <w:rsid w:val="00EB5F92"/>
    <w:rsid w:val="00EB6418"/>
    <w:rsid w:val="00EB68EC"/>
    <w:rsid w:val="00EB6B96"/>
    <w:rsid w:val="00EB6CB8"/>
    <w:rsid w:val="00EB7B00"/>
    <w:rsid w:val="00EB7D11"/>
    <w:rsid w:val="00EC0D90"/>
    <w:rsid w:val="00EC127D"/>
    <w:rsid w:val="00EC1298"/>
    <w:rsid w:val="00EC25D2"/>
    <w:rsid w:val="00EC284B"/>
    <w:rsid w:val="00EC3415"/>
    <w:rsid w:val="00EC54AE"/>
    <w:rsid w:val="00EC588E"/>
    <w:rsid w:val="00EC6C1B"/>
    <w:rsid w:val="00EC76CF"/>
    <w:rsid w:val="00ED010A"/>
    <w:rsid w:val="00ED1294"/>
    <w:rsid w:val="00ED1BC2"/>
    <w:rsid w:val="00ED268E"/>
    <w:rsid w:val="00ED2721"/>
    <w:rsid w:val="00ED2938"/>
    <w:rsid w:val="00ED299D"/>
    <w:rsid w:val="00ED2A79"/>
    <w:rsid w:val="00ED3DDF"/>
    <w:rsid w:val="00ED512B"/>
    <w:rsid w:val="00ED7464"/>
    <w:rsid w:val="00ED7666"/>
    <w:rsid w:val="00ED7A59"/>
    <w:rsid w:val="00EE0CE9"/>
    <w:rsid w:val="00EE11F4"/>
    <w:rsid w:val="00EE1A3C"/>
    <w:rsid w:val="00EE2131"/>
    <w:rsid w:val="00EE2464"/>
    <w:rsid w:val="00EE3AA2"/>
    <w:rsid w:val="00EE50E2"/>
    <w:rsid w:val="00EE5462"/>
    <w:rsid w:val="00EF37F8"/>
    <w:rsid w:val="00EF4472"/>
    <w:rsid w:val="00EF4583"/>
    <w:rsid w:val="00EF485E"/>
    <w:rsid w:val="00EF4D13"/>
    <w:rsid w:val="00EF5CBC"/>
    <w:rsid w:val="00F000E1"/>
    <w:rsid w:val="00F00C87"/>
    <w:rsid w:val="00F0108E"/>
    <w:rsid w:val="00F0141A"/>
    <w:rsid w:val="00F022C7"/>
    <w:rsid w:val="00F03130"/>
    <w:rsid w:val="00F03530"/>
    <w:rsid w:val="00F03541"/>
    <w:rsid w:val="00F03D34"/>
    <w:rsid w:val="00F05C58"/>
    <w:rsid w:val="00F069BE"/>
    <w:rsid w:val="00F06AC6"/>
    <w:rsid w:val="00F06B2B"/>
    <w:rsid w:val="00F07532"/>
    <w:rsid w:val="00F07E83"/>
    <w:rsid w:val="00F10DD7"/>
    <w:rsid w:val="00F11810"/>
    <w:rsid w:val="00F119CB"/>
    <w:rsid w:val="00F11E76"/>
    <w:rsid w:val="00F11FF9"/>
    <w:rsid w:val="00F14265"/>
    <w:rsid w:val="00F142E3"/>
    <w:rsid w:val="00F14398"/>
    <w:rsid w:val="00F14912"/>
    <w:rsid w:val="00F16063"/>
    <w:rsid w:val="00F16529"/>
    <w:rsid w:val="00F16C55"/>
    <w:rsid w:val="00F17332"/>
    <w:rsid w:val="00F20BC9"/>
    <w:rsid w:val="00F21022"/>
    <w:rsid w:val="00F2159C"/>
    <w:rsid w:val="00F232FB"/>
    <w:rsid w:val="00F234E0"/>
    <w:rsid w:val="00F24308"/>
    <w:rsid w:val="00F244B2"/>
    <w:rsid w:val="00F24F41"/>
    <w:rsid w:val="00F25249"/>
    <w:rsid w:val="00F254C9"/>
    <w:rsid w:val="00F25575"/>
    <w:rsid w:val="00F26B2A"/>
    <w:rsid w:val="00F27170"/>
    <w:rsid w:val="00F27802"/>
    <w:rsid w:val="00F27A75"/>
    <w:rsid w:val="00F308BC"/>
    <w:rsid w:val="00F31C93"/>
    <w:rsid w:val="00F31FA7"/>
    <w:rsid w:val="00F320B9"/>
    <w:rsid w:val="00F32923"/>
    <w:rsid w:val="00F32FF4"/>
    <w:rsid w:val="00F3383E"/>
    <w:rsid w:val="00F342FD"/>
    <w:rsid w:val="00F34E3C"/>
    <w:rsid w:val="00F353CB"/>
    <w:rsid w:val="00F367D1"/>
    <w:rsid w:val="00F36FB2"/>
    <w:rsid w:val="00F36FF6"/>
    <w:rsid w:val="00F41C05"/>
    <w:rsid w:val="00F4313C"/>
    <w:rsid w:val="00F434F1"/>
    <w:rsid w:val="00F4390B"/>
    <w:rsid w:val="00F43E55"/>
    <w:rsid w:val="00F43F41"/>
    <w:rsid w:val="00F469D4"/>
    <w:rsid w:val="00F475B0"/>
    <w:rsid w:val="00F47B45"/>
    <w:rsid w:val="00F50F58"/>
    <w:rsid w:val="00F52C89"/>
    <w:rsid w:val="00F534CF"/>
    <w:rsid w:val="00F53CFF"/>
    <w:rsid w:val="00F5401C"/>
    <w:rsid w:val="00F542DD"/>
    <w:rsid w:val="00F5466E"/>
    <w:rsid w:val="00F54D2D"/>
    <w:rsid w:val="00F54FAE"/>
    <w:rsid w:val="00F5617D"/>
    <w:rsid w:val="00F566C7"/>
    <w:rsid w:val="00F56CA8"/>
    <w:rsid w:val="00F577FD"/>
    <w:rsid w:val="00F57877"/>
    <w:rsid w:val="00F62544"/>
    <w:rsid w:val="00F62889"/>
    <w:rsid w:val="00F62C59"/>
    <w:rsid w:val="00F62F45"/>
    <w:rsid w:val="00F652EA"/>
    <w:rsid w:val="00F6549B"/>
    <w:rsid w:val="00F66011"/>
    <w:rsid w:val="00F66A5C"/>
    <w:rsid w:val="00F671F2"/>
    <w:rsid w:val="00F67BC1"/>
    <w:rsid w:val="00F70AE4"/>
    <w:rsid w:val="00F71708"/>
    <w:rsid w:val="00F71C86"/>
    <w:rsid w:val="00F71F72"/>
    <w:rsid w:val="00F7569E"/>
    <w:rsid w:val="00F7594B"/>
    <w:rsid w:val="00F76A88"/>
    <w:rsid w:val="00F771A6"/>
    <w:rsid w:val="00F77D5B"/>
    <w:rsid w:val="00F8056C"/>
    <w:rsid w:val="00F80A4D"/>
    <w:rsid w:val="00F812B3"/>
    <w:rsid w:val="00F817E7"/>
    <w:rsid w:val="00F82267"/>
    <w:rsid w:val="00F82CDA"/>
    <w:rsid w:val="00F82FB2"/>
    <w:rsid w:val="00F831A6"/>
    <w:rsid w:val="00F8351D"/>
    <w:rsid w:val="00F837F1"/>
    <w:rsid w:val="00F85481"/>
    <w:rsid w:val="00F85746"/>
    <w:rsid w:val="00F85F57"/>
    <w:rsid w:val="00F86B55"/>
    <w:rsid w:val="00F87EA2"/>
    <w:rsid w:val="00F9338E"/>
    <w:rsid w:val="00F93E38"/>
    <w:rsid w:val="00F940BD"/>
    <w:rsid w:val="00F94979"/>
    <w:rsid w:val="00F95598"/>
    <w:rsid w:val="00F9560A"/>
    <w:rsid w:val="00F96896"/>
    <w:rsid w:val="00F971E9"/>
    <w:rsid w:val="00F974F6"/>
    <w:rsid w:val="00F97616"/>
    <w:rsid w:val="00F9771F"/>
    <w:rsid w:val="00FA11EC"/>
    <w:rsid w:val="00FA3667"/>
    <w:rsid w:val="00FA3B6D"/>
    <w:rsid w:val="00FA4151"/>
    <w:rsid w:val="00FA7E2B"/>
    <w:rsid w:val="00FB0BCE"/>
    <w:rsid w:val="00FB412C"/>
    <w:rsid w:val="00FB4269"/>
    <w:rsid w:val="00FB51F8"/>
    <w:rsid w:val="00FB668B"/>
    <w:rsid w:val="00FB6C6E"/>
    <w:rsid w:val="00FB6E4E"/>
    <w:rsid w:val="00FB6E50"/>
    <w:rsid w:val="00FB7E8D"/>
    <w:rsid w:val="00FC0255"/>
    <w:rsid w:val="00FC02BF"/>
    <w:rsid w:val="00FC059B"/>
    <w:rsid w:val="00FC0C54"/>
    <w:rsid w:val="00FC1101"/>
    <w:rsid w:val="00FC1FC8"/>
    <w:rsid w:val="00FC26FB"/>
    <w:rsid w:val="00FC4191"/>
    <w:rsid w:val="00FC464D"/>
    <w:rsid w:val="00FC4870"/>
    <w:rsid w:val="00FC58DE"/>
    <w:rsid w:val="00FC5E01"/>
    <w:rsid w:val="00FC5EFA"/>
    <w:rsid w:val="00FC71F7"/>
    <w:rsid w:val="00FC75B9"/>
    <w:rsid w:val="00FD00B1"/>
    <w:rsid w:val="00FD05C3"/>
    <w:rsid w:val="00FD0AB0"/>
    <w:rsid w:val="00FD0CFF"/>
    <w:rsid w:val="00FD1989"/>
    <w:rsid w:val="00FD1E50"/>
    <w:rsid w:val="00FD223B"/>
    <w:rsid w:val="00FD2265"/>
    <w:rsid w:val="00FD2446"/>
    <w:rsid w:val="00FD2BFB"/>
    <w:rsid w:val="00FD30DE"/>
    <w:rsid w:val="00FD3512"/>
    <w:rsid w:val="00FD3E10"/>
    <w:rsid w:val="00FD42D5"/>
    <w:rsid w:val="00FD458F"/>
    <w:rsid w:val="00FD45F8"/>
    <w:rsid w:val="00FD4A3E"/>
    <w:rsid w:val="00FD4E70"/>
    <w:rsid w:val="00FD5239"/>
    <w:rsid w:val="00FD527B"/>
    <w:rsid w:val="00FD6062"/>
    <w:rsid w:val="00FD74A9"/>
    <w:rsid w:val="00FD78A8"/>
    <w:rsid w:val="00FD7FD4"/>
    <w:rsid w:val="00FE0317"/>
    <w:rsid w:val="00FE0C49"/>
    <w:rsid w:val="00FE0F8A"/>
    <w:rsid w:val="00FE175B"/>
    <w:rsid w:val="00FE17E6"/>
    <w:rsid w:val="00FE1E72"/>
    <w:rsid w:val="00FE26F9"/>
    <w:rsid w:val="00FE331D"/>
    <w:rsid w:val="00FE3F40"/>
    <w:rsid w:val="00FF07F6"/>
    <w:rsid w:val="00FF094A"/>
    <w:rsid w:val="00FF0F7F"/>
    <w:rsid w:val="00FF0FE9"/>
    <w:rsid w:val="00FF28C1"/>
    <w:rsid w:val="00FF28E5"/>
    <w:rsid w:val="00FF33AA"/>
    <w:rsid w:val="00FF3DC3"/>
    <w:rsid w:val="00FF4AF2"/>
    <w:rsid w:val="00FF4C12"/>
    <w:rsid w:val="00FF5341"/>
    <w:rsid w:val="00FF5882"/>
    <w:rsid w:val="00FF5A40"/>
    <w:rsid w:val="00FF6A1A"/>
    <w:rsid w:val="00FF6CF4"/>
    <w:rsid w:val="00FF74AD"/>
    <w:rsid w:val="00FF77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0DDBE"/>
  <w15:chartTrackingRefBased/>
  <w15:docId w15:val="{E1AE96B3-43B6-AF44-8161-B612A421F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E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E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E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E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E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E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E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E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E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E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E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E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ED2"/>
    <w:rPr>
      <w:rFonts w:eastAsiaTheme="majorEastAsia" w:cstheme="majorBidi"/>
      <w:color w:val="272727" w:themeColor="text1" w:themeTint="D8"/>
    </w:rPr>
  </w:style>
  <w:style w:type="paragraph" w:styleId="Title">
    <w:name w:val="Title"/>
    <w:basedOn w:val="Normal"/>
    <w:next w:val="Normal"/>
    <w:link w:val="TitleChar"/>
    <w:uiPriority w:val="10"/>
    <w:qFormat/>
    <w:rsid w:val="007F2E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E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E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2ED2"/>
    <w:rPr>
      <w:i/>
      <w:iCs/>
      <w:color w:val="404040" w:themeColor="text1" w:themeTint="BF"/>
    </w:rPr>
  </w:style>
  <w:style w:type="paragraph" w:styleId="ListParagraph">
    <w:name w:val="List Paragraph"/>
    <w:basedOn w:val="Normal"/>
    <w:uiPriority w:val="34"/>
    <w:qFormat/>
    <w:rsid w:val="007F2ED2"/>
    <w:pPr>
      <w:ind w:left="720"/>
      <w:contextualSpacing/>
    </w:pPr>
  </w:style>
  <w:style w:type="character" w:styleId="IntenseEmphasis">
    <w:name w:val="Intense Emphasis"/>
    <w:basedOn w:val="DefaultParagraphFont"/>
    <w:uiPriority w:val="21"/>
    <w:qFormat/>
    <w:rsid w:val="007F2ED2"/>
    <w:rPr>
      <w:i/>
      <w:iCs/>
      <w:color w:val="0F4761" w:themeColor="accent1" w:themeShade="BF"/>
    </w:rPr>
  </w:style>
  <w:style w:type="paragraph" w:styleId="IntenseQuote">
    <w:name w:val="Intense Quote"/>
    <w:basedOn w:val="Normal"/>
    <w:next w:val="Normal"/>
    <w:link w:val="IntenseQuoteChar"/>
    <w:uiPriority w:val="30"/>
    <w:qFormat/>
    <w:rsid w:val="007F2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ED2"/>
    <w:rPr>
      <w:i/>
      <w:iCs/>
      <w:color w:val="0F4761" w:themeColor="accent1" w:themeShade="BF"/>
    </w:rPr>
  </w:style>
  <w:style w:type="character" w:styleId="IntenseReference">
    <w:name w:val="Intense Reference"/>
    <w:basedOn w:val="DefaultParagraphFont"/>
    <w:uiPriority w:val="32"/>
    <w:qFormat/>
    <w:rsid w:val="007F2ED2"/>
    <w:rPr>
      <w:b/>
      <w:bCs/>
      <w:smallCaps/>
      <w:color w:val="0F4761" w:themeColor="accent1" w:themeShade="BF"/>
      <w:spacing w:val="5"/>
    </w:rPr>
  </w:style>
  <w:style w:type="paragraph" w:customStyle="1" w:styleId="BodyA">
    <w:name w:val="Body A"/>
    <w:qFormat/>
    <w:rsid w:val="00BC03A3"/>
    <w:rPr>
      <w:rFonts w:ascii="Helvetica Neue" w:eastAsia="Arial Unicode MS" w:hAnsi="Helvetica Neue" w:cs="Arial Unicode MS"/>
      <w:color w:val="000000"/>
      <w:kern w:val="0"/>
      <w:sz w:val="22"/>
      <w:szCs w:val="22"/>
      <w:u w:color="000000"/>
      <w14:textOutline w14:w="12700" w14:cap="flat" w14:cmpd="sng" w14:algn="ctr">
        <w14:noFill/>
        <w14:prstDash w14:val="solid"/>
        <w14:miter w14:lim="400000"/>
      </w14:textOutline>
      <w14:ligatures w14:val="none"/>
    </w:rPr>
  </w:style>
  <w:style w:type="character" w:styleId="Hyperlink">
    <w:name w:val="Hyperlink"/>
    <w:basedOn w:val="DefaultParagraphFont"/>
    <w:uiPriority w:val="99"/>
    <w:unhideWhenUsed/>
    <w:rsid w:val="00760E29"/>
    <w:rPr>
      <w:color w:val="467886" w:themeColor="hyperlink"/>
      <w:u w:val="single"/>
    </w:rPr>
  </w:style>
  <w:style w:type="character" w:styleId="UnresolvedMention">
    <w:name w:val="Unresolved Mention"/>
    <w:basedOn w:val="DefaultParagraphFont"/>
    <w:uiPriority w:val="99"/>
    <w:semiHidden/>
    <w:unhideWhenUsed/>
    <w:rsid w:val="00760E29"/>
    <w:rPr>
      <w:color w:val="605E5C"/>
      <w:shd w:val="clear" w:color="auto" w:fill="E1DFDD"/>
    </w:rPr>
  </w:style>
  <w:style w:type="character" w:styleId="CommentReference">
    <w:name w:val="annotation reference"/>
    <w:basedOn w:val="DefaultParagraphFont"/>
    <w:uiPriority w:val="99"/>
    <w:semiHidden/>
    <w:unhideWhenUsed/>
    <w:rsid w:val="00A931F0"/>
    <w:rPr>
      <w:sz w:val="16"/>
      <w:szCs w:val="16"/>
    </w:rPr>
  </w:style>
  <w:style w:type="paragraph" w:styleId="CommentText">
    <w:name w:val="annotation text"/>
    <w:basedOn w:val="Normal"/>
    <w:link w:val="CommentTextChar"/>
    <w:uiPriority w:val="99"/>
    <w:unhideWhenUsed/>
    <w:rsid w:val="00A931F0"/>
    <w:rPr>
      <w:sz w:val="20"/>
      <w:szCs w:val="20"/>
    </w:rPr>
  </w:style>
  <w:style w:type="character" w:customStyle="1" w:styleId="CommentTextChar">
    <w:name w:val="Comment Text Char"/>
    <w:basedOn w:val="DefaultParagraphFont"/>
    <w:link w:val="CommentText"/>
    <w:uiPriority w:val="99"/>
    <w:rsid w:val="00A931F0"/>
    <w:rPr>
      <w:sz w:val="20"/>
      <w:szCs w:val="20"/>
    </w:rPr>
  </w:style>
  <w:style w:type="paragraph" w:styleId="CommentSubject">
    <w:name w:val="annotation subject"/>
    <w:basedOn w:val="CommentText"/>
    <w:next w:val="CommentText"/>
    <w:link w:val="CommentSubjectChar"/>
    <w:uiPriority w:val="99"/>
    <w:semiHidden/>
    <w:unhideWhenUsed/>
    <w:rsid w:val="00A931F0"/>
    <w:rPr>
      <w:b/>
      <w:bCs/>
    </w:rPr>
  </w:style>
  <w:style w:type="character" w:customStyle="1" w:styleId="CommentSubjectChar">
    <w:name w:val="Comment Subject Char"/>
    <w:basedOn w:val="CommentTextChar"/>
    <w:link w:val="CommentSubject"/>
    <w:uiPriority w:val="99"/>
    <w:semiHidden/>
    <w:rsid w:val="00A931F0"/>
    <w:rPr>
      <w:b/>
      <w:bCs/>
      <w:sz w:val="20"/>
      <w:szCs w:val="20"/>
    </w:rPr>
  </w:style>
  <w:style w:type="character" w:styleId="FollowedHyperlink">
    <w:name w:val="FollowedHyperlink"/>
    <w:basedOn w:val="DefaultParagraphFont"/>
    <w:uiPriority w:val="99"/>
    <w:semiHidden/>
    <w:unhideWhenUsed/>
    <w:rsid w:val="000A1D91"/>
    <w:rPr>
      <w:color w:val="96607D" w:themeColor="followedHyperlink"/>
      <w:u w:val="single"/>
    </w:rPr>
  </w:style>
  <w:style w:type="paragraph" w:styleId="Header">
    <w:name w:val="header"/>
    <w:basedOn w:val="Normal"/>
    <w:link w:val="HeaderChar"/>
    <w:uiPriority w:val="99"/>
    <w:unhideWhenUsed/>
    <w:rsid w:val="000A1D91"/>
    <w:pPr>
      <w:tabs>
        <w:tab w:val="center" w:pos="4680"/>
        <w:tab w:val="right" w:pos="9360"/>
      </w:tabs>
    </w:pPr>
  </w:style>
  <w:style w:type="character" w:customStyle="1" w:styleId="HeaderChar">
    <w:name w:val="Header Char"/>
    <w:basedOn w:val="DefaultParagraphFont"/>
    <w:link w:val="Header"/>
    <w:uiPriority w:val="99"/>
    <w:rsid w:val="000A1D91"/>
  </w:style>
  <w:style w:type="paragraph" w:styleId="Footer">
    <w:name w:val="footer"/>
    <w:basedOn w:val="Normal"/>
    <w:link w:val="FooterChar"/>
    <w:uiPriority w:val="99"/>
    <w:unhideWhenUsed/>
    <w:rsid w:val="000A1D91"/>
    <w:pPr>
      <w:tabs>
        <w:tab w:val="center" w:pos="4680"/>
        <w:tab w:val="right" w:pos="9360"/>
      </w:tabs>
    </w:pPr>
  </w:style>
  <w:style w:type="character" w:customStyle="1" w:styleId="FooterChar">
    <w:name w:val="Footer Char"/>
    <w:basedOn w:val="DefaultParagraphFont"/>
    <w:link w:val="Footer"/>
    <w:uiPriority w:val="99"/>
    <w:rsid w:val="000A1D91"/>
  </w:style>
  <w:style w:type="paragraph" w:styleId="Bibliography">
    <w:name w:val="Bibliography"/>
    <w:basedOn w:val="Normal"/>
    <w:next w:val="Normal"/>
    <w:uiPriority w:val="37"/>
    <w:unhideWhenUsed/>
    <w:rsid w:val="002733D3"/>
    <w:pPr>
      <w:tabs>
        <w:tab w:val="left" w:pos="384"/>
      </w:tabs>
      <w:spacing w:after="240"/>
      <w:ind w:left="384" w:hanging="384"/>
    </w:pPr>
  </w:style>
  <w:style w:type="paragraph" w:styleId="Revision">
    <w:name w:val="Revision"/>
    <w:hidden/>
    <w:uiPriority w:val="99"/>
    <w:semiHidden/>
    <w:rsid w:val="00A30F66"/>
  </w:style>
  <w:style w:type="paragraph" w:styleId="NoSpacing">
    <w:name w:val="No Spacing"/>
    <w:uiPriority w:val="1"/>
    <w:qFormat/>
    <w:rsid w:val="008C477C"/>
  </w:style>
  <w:style w:type="character" w:styleId="LineNumber">
    <w:name w:val="line number"/>
    <w:basedOn w:val="DefaultParagraphFont"/>
    <w:uiPriority w:val="99"/>
    <w:semiHidden/>
    <w:unhideWhenUsed/>
    <w:rsid w:val="007E5E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75741">
      <w:bodyDiv w:val="1"/>
      <w:marLeft w:val="0"/>
      <w:marRight w:val="0"/>
      <w:marTop w:val="0"/>
      <w:marBottom w:val="0"/>
      <w:divBdr>
        <w:top w:val="none" w:sz="0" w:space="0" w:color="auto"/>
        <w:left w:val="none" w:sz="0" w:space="0" w:color="auto"/>
        <w:bottom w:val="none" w:sz="0" w:space="0" w:color="auto"/>
        <w:right w:val="none" w:sz="0" w:space="0" w:color="auto"/>
      </w:divBdr>
    </w:div>
    <w:div w:id="892040484">
      <w:bodyDiv w:val="1"/>
      <w:marLeft w:val="0"/>
      <w:marRight w:val="0"/>
      <w:marTop w:val="0"/>
      <w:marBottom w:val="0"/>
      <w:divBdr>
        <w:top w:val="none" w:sz="0" w:space="0" w:color="auto"/>
        <w:left w:val="none" w:sz="0" w:space="0" w:color="auto"/>
        <w:bottom w:val="none" w:sz="0" w:space="0" w:color="auto"/>
        <w:right w:val="none" w:sz="0" w:space="0" w:color="auto"/>
      </w:divBdr>
    </w:div>
    <w:div w:id="913244172">
      <w:bodyDiv w:val="1"/>
      <w:marLeft w:val="0"/>
      <w:marRight w:val="0"/>
      <w:marTop w:val="0"/>
      <w:marBottom w:val="0"/>
      <w:divBdr>
        <w:top w:val="none" w:sz="0" w:space="0" w:color="auto"/>
        <w:left w:val="none" w:sz="0" w:space="0" w:color="auto"/>
        <w:bottom w:val="none" w:sz="0" w:space="0" w:color="auto"/>
        <w:right w:val="none" w:sz="0" w:space="0" w:color="auto"/>
      </w:divBdr>
    </w:div>
    <w:div w:id="1094518960">
      <w:bodyDiv w:val="1"/>
      <w:marLeft w:val="0"/>
      <w:marRight w:val="0"/>
      <w:marTop w:val="0"/>
      <w:marBottom w:val="0"/>
      <w:divBdr>
        <w:top w:val="none" w:sz="0" w:space="0" w:color="auto"/>
        <w:left w:val="none" w:sz="0" w:space="0" w:color="auto"/>
        <w:bottom w:val="none" w:sz="0" w:space="0" w:color="auto"/>
        <w:right w:val="none" w:sz="0" w:space="0" w:color="auto"/>
      </w:divBdr>
    </w:div>
    <w:div w:id="1141189599">
      <w:bodyDiv w:val="1"/>
      <w:marLeft w:val="0"/>
      <w:marRight w:val="0"/>
      <w:marTop w:val="0"/>
      <w:marBottom w:val="0"/>
      <w:divBdr>
        <w:top w:val="none" w:sz="0" w:space="0" w:color="auto"/>
        <w:left w:val="none" w:sz="0" w:space="0" w:color="auto"/>
        <w:bottom w:val="none" w:sz="0" w:space="0" w:color="auto"/>
        <w:right w:val="none" w:sz="0" w:space="0" w:color="auto"/>
      </w:divBdr>
    </w:div>
    <w:div w:id="1219785575">
      <w:bodyDiv w:val="1"/>
      <w:marLeft w:val="0"/>
      <w:marRight w:val="0"/>
      <w:marTop w:val="0"/>
      <w:marBottom w:val="0"/>
      <w:divBdr>
        <w:top w:val="none" w:sz="0" w:space="0" w:color="auto"/>
        <w:left w:val="none" w:sz="0" w:space="0" w:color="auto"/>
        <w:bottom w:val="none" w:sz="0" w:space="0" w:color="auto"/>
        <w:right w:val="none" w:sz="0" w:space="0" w:color="auto"/>
      </w:divBdr>
    </w:div>
    <w:div w:id="1786774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credit.niso.org/contributor-roles-defined/"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journals.plos.org/ploscompbiol/s/submission-guidelines"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mailto:smithvid@msu.edu" TargetMode="External"/><Relationship Id="rId17" Type="http://schemas.openxmlformats.org/officeDocument/2006/relationships/image" Target="media/image4.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github.com/gsvidaurre/paRsynt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1.xml"/><Relationship Id="rId10" Type="http://schemas.microsoft.com/office/2016/09/relationships/commentsIds" Target="commentsIds.xml"/><Relationship Id="rId19" Type="http://schemas.openxmlformats.org/officeDocument/2006/relationships/hyperlink" Target="https://github.com/gsvidaurre/paRsynth"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5F1C2-30AF-4E54-B5CD-F0EE68281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53</Pages>
  <Words>26281</Words>
  <Characters>149802</Characters>
  <Application>Microsoft Office Word</Application>
  <DocSecurity>0</DocSecurity>
  <Lines>1248</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Vidaurre, Grace</dc:creator>
  <cp:keywords/>
  <dc:description/>
  <cp:lastModifiedBy>Samman, Raneem</cp:lastModifiedBy>
  <cp:revision>9</cp:revision>
  <dcterms:created xsi:type="dcterms:W3CDTF">2025-08-06T21:22:00Z</dcterms:created>
  <dcterms:modified xsi:type="dcterms:W3CDTF">2025-08-08T15:02:00Z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id="yTOvAHmU"/&gt;&lt;style id="http://www.zotero.org/styles/vancouver" locale="en-US"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ies>
</file>