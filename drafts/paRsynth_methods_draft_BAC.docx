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EB20" w14:textId="7C49E469" w:rsidR="000A0CBD" w:rsidRDefault="00866CBC">
      <w:pPr>
        <w:rPr>
          <w:rFonts w:ascii="Arial" w:hAnsi="Arial" w:cs="Arial"/>
        </w:rPr>
      </w:pPr>
      <w:r w:rsidRPr="00CE6281">
        <w:rPr>
          <w:rFonts w:ascii="Arial" w:hAnsi="Arial" w:cs="Arial"/>
          <w:b/>
          <w:bCs/>
        </w:rPr>
        <w:t>Title</w:t>
      </w:r>
      <w:r w:rsidRPr="00CE6281">
        <w:rPr>
          <w:rFonts w:ascii="Arial" w:hAnsi="Arial" w:cs="Arial"/>
        </w:rPr>
        <w:t>:</w:t>
      </w:r>
      <w:r w:rsidR="00CE588D" w:rsidRPr="00CE6281">
        <w:rPr>
          <w:rFonts w:ascii="Arial" w:hAnsi="Arial" w:cs="Arial"/>
        </w:rPr>
        <w:t xml:space="preserve"> </w:t>
      </w:r>
      <w:r w:rsidR="0035565A">
        <w:rPr>
          <w:rFonts w:ascii="Arial" w:hAnsi="Arial" w:cs="Arial"/>
        </w:rPr>
        <w:t>Studying information encoding in animal signals: a dual step framework using synthetic signals and traditional bioacoustics analyses</w:t>
      </w:r>
    </w:p>
    <w:p w14:paraId="3156D3E7" w14:textId="77777777" w:rsidR="00866CBC" w:rsidRPr="00CE6281" w:rsidRDefault="00866CBC">
      <w:pPr>
        <w:rPr>
          <w:rFonts w:ascii="Arial" w:hAnsi="Arial" w:cs="Arial"/>
        </w:rPr>
      </w:pPr>
    </w:p>
    <w:p w14:paraId="48E86276" w14:textId="3B44B9F0" w:rsidR="00866CBC" w:rsidRPr="00CE6281" w:rsidRDefault="00866CBC">
      <w:pPr>
        <w:rPr>
          <w:rFonts w:ascii="Arial" w:hAnsi="Arial" w:cs="Arial"/>
        </w:rPr>
      </w:pPr>
      <w:r w:rsidRPr="00CE6281">
        <w:rPr>
          <w:rFonts w:ascii="Arial" w:hAnsi="Arial" w:cs="Arial"/>
          <w:b/>
          <w:bCs/>
        </w:rPr>
        <w:t>Authors</w:t>
      </w:r>
      <w:r w:rsidRPr="00CE6281">
        <w:rPr>
          <w:rFonts w:ascii="Arial" w:hAnsi="Arial" w:cs="Arial"/>
        </w:rPr>
        <w:t>:</w:t>
      </w:r>
      <w:r w:rsidR="002101A7" w:rsidRPr="00CE6281">
        <w:rPr>
          <w:rFonts w:ascii="Arial" w:hAnsi="Arial" w:cs="Arial"/>
        </w:rPr>
        <w:t xml:space="preserve"> Coppinger, B.A</w:t>
      </w:r>
      <w:r w:rsidR="00A120E4" w:rsidRPr="00A120E4">
        <w:rPr>
          <w:rFonts w:ascii="Arial" w:hAnsi="Arial" w:cs="Arial"/>
          <w:vertAlign w:val="superscript"/>
        </w:rPr>
        <w:t>1</w:t>
      </w:r>
      <w:r w:rsidR="00A120E4">
        <w:rPr>
          <w:rFonts w:ascii="Arial" w:hAnsi="Arial" w:cs="Arial"/>
          <w:vertAlign w:val="superscript"/>
        </w:rPr>
        <w:t>,3</w:t>
      </w:r>
      <w:r w:rsidR="002101A7" w:rsidRPr="00CE6281">
        <w:rPr>
          <w:rFonts w:ascii="Arial" w:hAnsi="Arial" w:cs="Arial"/>
        </w:rPr>
        <w:t>.</w:t>
      </w:r>
      <w:r w:rsidR="0020218B" w:rsidRPr="00CE6281">
        <w:rPr>
          <w:rFonts w:ascii="Arial" w:hAnsi="Arial" w:cs="Arial"/>
        </w:rPr>
        <w:t xml:space="preserve">, </w:t>
      </w:r>
      <w:r w:rsidR="000D6745" w:rsidRPr="00CE6281">
        <w:rPr>
          <w:rFonts w:ascii="Arial" w:hAnsi="Arial" w:cs="Arial"/>
        </w:rPr>
        <w:t>*Cross, A.</w:t>
      </w:r>
      <w:r w:rsidR="00A120E4" w:rsidRPr="00A120E4">
        <w:rPr>
          <w:rFonts w:ascii="Arial" w:hAnsi="Arial" w:cs="Arial"/>
          <w:vertAlign w:val="superscript"/>
        </w:rPr>
        <w:t xml:space="preserve"> 1</w:t>
      </w:r>
      <w:r w:rsidR="000D6745" w:rsidRPr="00CE6281">
        <w:rPr>
          <w:rFonts w:ascii="Arial" w:hAnsi="Arial" w:cs="Arial"/>
        </w:rPr>
        <w:t>, *</w:t>
      </w:r>
      <w:r w:rsidR="007929A1" w:rsidRPr="00CE6281">
        <w:rPr>
          <w:rFonts w:ascii="Arial" w:hAnsi="Arial" w:cs="Arial"/>
        </w:rPr>
        <w:t>Samman, R.</w:t>
      </w:r>
      <w:r w:rsidR="00A120E4" w:rsidRPr="00A120E4">
        <w:rPr>
          <w:rFonts w:ascii="Arial" w:hAnsi="Arial" w:cs="Arial"/>
          <w:vertAlign w:val="superscript"/>
        </w:rPr>
        <w:t xml:space="preserve"> 1</w:t>
      </w:r>
      <w:r w:rsidR="007929A1" w:rsidRPr="00CE6281">
        <w:rPr>
          <w:rFonts w:ascii="Arial" w:hAnsi="Arial" w:cs="Arial"/>
        </w:rPr>
        <w:t xml:space="preserve">, </w:t>
      </w:r>
      <w:r w:rsidR="004051E0" w:rsidRPr="00CE6281">
        <w:rPr>
          <w:rFonts w:ascii="Arial" w:hAnsi="Arial" w:cs="Arial"/>
        </w:rPr>
        <w:t>*</w:t>
      </w:r>
      <w:r w:rsidR="007929A1" w:rsidRPr="00CE6281">
        <w:rPr>
          <w:rFonts w:ascii="Arial" w:hAnsi="Arial" w:cs="Arial"/>
        </w:rPr>
        <w:t>Ju</w:t>
      </w:r>
      <w:r w:rsidR="00447329" w:rsidRPr="00CE6281">
        <w:rPr>
          <w:rFonts w:ascii="Arial" w:hAnsi="Arial" w:cs="Arial"/>
        </w:rPr>
        <w:t>á</w:t>
      </w:r>
      <w:r w:rsidR="007929A1" w:rsidRPr="00CE6281">
        <w:rPr>
          <w:rFonts w:ascii="Arial" w:hAnsi="Arial" w:cs="Arial"/>
        </w:rPr>
        <w:t xml:space="preserve">rez, </w:t>
      </w:r>
      <w:r w:rsidR="00447329" w:rsidRPr="00CE6281">
        <w:rPr>
          <w:rFonts w:ascii="Arial" w:hAnsi="Arial" w:cs="Arial"/>
        </w:rPr>
        <w:t>A.</w:t>
      </w:r>
      <w:r w:rsidR="00A120E4" w:rsidRPr="00A120E4">
        <w:rPr>
          <w:rFonts w:ascii="Arial" w:hAnsi="Arial" w:cs="Arial"/>
          <w:vertAlign w:val="superscript"/>
        </w:rPr>
        <w:t xml:space="preserve"> 1</w:t>
      </w:r>
      <w:r w:rsidR="00447329" w:rsidRPr="00CE6281">
        <w:rPr>
          <w:rFonts w:ascii="Arial" w:hAnsi="Arial" w:cs="Arial"/>
        </w:rPr>
        <w:t xml:space="preserve">, </w:t>
      </w:r>
      <w:r w:rsidR="004051E0" w:rsidRPr="00CE6281">
        <w:rPr>
          <w:rFonts w:ascii="Arial" w:hAnsi="Arial" w:cs="Arial"/>
        </w:rPr>
        <w:t>*Eckhardt, S.G.</w:t>
      </w:r>
      <w:r w:rsidR="00A120E4" w:rsidRPr="00A120E4">
        <w:rPr>
          <w:rFonts w:ascii="Arial" w:hAnsi="Arial" w:cs="Arial"/>
          <w:vertAlign w:val="superscript"/>
        </w:rPr>
        <w:t xml:space="preserve"> 1</w:t>
      </w:r>
      <w:r w:rsidR="00A120E4">
        <w:rPr>
          <w:rFonts w:ascii="Arial" w:hAnsi="Arial" w:cs="Arial"/>
          <w:vertAlign w:val="superscript"/>
        </w:rPr>
        <w:t>,3</w:t>
      </w:r>
      <w:r w:rsidR="004051E0" w:rsidRPr="00CE6281">
        <w:rPr>
          <w:rFonts w:ascii="Arial" w:hAnsi="Arial" w:cs="Arial"/>
        </w:rPr>
        <w:t xml:space="preserve">, </w:t>
      </w:r>
      <w:r w:rsidR="00376A61" w:rsidRPr="00CE6281">
        <w:rPr>
          <w:rFonts w:ascii="Arial" w:hAnsi="Arial" w:cs="Arial"/>
        </w:rPr>
        <w:t>*</w:t>
      </w:r>
      <w:r w:rsidR="004051E0" w:rsidRPr="00CE6281">
        <w:rPr>
          <w:rFonts w:ascii="Arial" w:hAnsi="Arial" w:cs="Arial"/>
        </w:rPr>
        <w:t>Ferdinand, V.</w:t>
      </w:r>
      <w:r w:rsidR="00A120E4" w:rsidRPr="00A120E4">
        <w:rPr>
          <w:rFonts w:ascii="Arial" w:hAnsi="Arial" w:cs="Arial"/>
          <w:vertAlign w:val="superscript"/>
        </w:rPr>
        <w:t>4</w:t>
      </w:r>
      <w:r w:rsidR="004051E0" w:rsidRPr="00CE6281">
        <w:rPr>
          <w:rFonts w:ascii="Arial" w:hAnsi="Arial" w:cs="Arial"/>
        </w:rPr>
        <w:t xml:space="preserve">, </w:t>
      </w:r>
      <w:r w:rsidR="00C80BE0" w:rsidRPr="00CE6281">
        <w:rPr>
          <w:rFonts w:ascii="Arial" w:hAnsi="Arial" w:cs="Arial"/>
        </w:rPr>
        <w:t>Smith-Vidaurre, G.</w:t>
      </w:r>
      <w:r w:rsidR="00A120E4" w:rsidRPr="00A120E4">
        <w:rPr>
          <w:rFonts w:ascii="Arial" w:hAnsi="Arial" w:cs="Arial"/>
          <w:vertAlign w:val="superscript"/>
        </w:rPr>
        <w:t xml:space="preserve"> 1</w:t>
      </w:r>
      <w:r w:rsidR="00A120E4">
        <w:rPr>
          <w:rFonts w:ascii="Arial" w:hAnsi="Arial" w:cs="Arial"/>
          <w:vertAlign w:val="superscript"/>
        </w:rPr>
        <w:t>,2,3</w:t>
      </w:r>
    </w:p>
    <w:p w14:paraId="5C3FD6E1" w14:textId="71DE5F7E" w:rsidR="00866CBC" w:rsidRPr="00CE6281" w:rsidRDefault="00866CBC">
      <w:pPr>
        <w:rPr>
          <w:rFonts w:ascii="Arial" w:hAnsi="Arial" w:cs="Arial"/>
        </w:rPr>
      </w:pPr>
    </w:p>
    <w:p w14:paraId="230B9D79" w14:textId="551C13F8" w:rsidR="00866CBC" w:rsidRPr="00CE6281" w:rsidRDefault="00866CBC">
      <w:pPr>
        <w:rPr>
          <w:rFonts w:ascii="Arial" w:hAnsi="Arial" w:cs="Arial"/>
        </w:rPr>
      </w:pPr>
      <w:r w:rsidRPr="00CE6281">
        <w:rPr>
          <w:rFonts w:ascii="Arial" w:hAnsi="Arial" w:cs="Arial"/>
          <w:b/>
          <w:bCs/>
        </w:rPr>
        <w:t>Affiliations</w:t>
      </w:r>
      <w:r w:rsidRPr="00CE6281">
        <w:rPr>
          <w:rFonts w:ascii="Arial" w:hAnsi="Arial" w:cs="Arial"/>
        </w:rPr>
        <w:t>:</w:t>
      </w:r>
      <w:r w:rsidR="002543B5" w:rsidRPr="00CE6281">
        <w:rPr>
          <w:rFonts w:ascii="Arial" w:hAnsi="Arial" w:cs="Arial"/>
        </w:rPr>
        <w:t xml:space="preserve"> TKTK update</w:t>
      </w:r>
    </w:p>
    <w:p w14:paraId="355A9BAD" w14:textId="77777777" w:rsidR="00522953" w:rsidRPr="00CE6281" w:rsidRDefault="00522953">
      <w:pPr>
        <w:rPr>
          <w:rFonts w:ascii="Arial" w:hAnsi="Arial" w:cs="Arial"/>
        </w:rPr>
      </w:pPr>
    </w:p>
    <w:p w14:paraId="3F6B5630" w14:textId="48F181BE" w:rsidR="00BC03A3" w:rsidRPr="00CE6281" w:rsidRDefault="00BC03A3" w:rsidP="00BC03A3">
      <w:pPr>
        <w:pStyle w:val="BodyA"/>
        <w:rPr>
          <w:rFonts w:ascii="Arial" w:eastAsia="Arial" w:hAnsi="Arial" w:cs="Arial"/>
          <w:sz w:val="24"/>
          <w:szCs w:val="24"/>
        </w:rPr>
      </w:pPr>
      <w:r w:rsidRPr="00CE6281">
        <w:rPr>
          <w:rFonts w:ascii="Arial" w:hAnsi="Arial" w:cs="Arial"/>
          <w:sz w:val="24"/>
          <w:szCs w:val="24"/>
          <w:vertAlign w:val="superscript"/>
        </w:rPr>
        <w:t>1</w:t>
      </w:r>
      <w:r w:rsidRPr="00CE6281">
        <w:rPr>
          <w:rFonts w:ascii="Arial" w:hAnsi="Arial" w:cs="Arial"/>
          <w:sz w:val="24"/>
          <w:szCs w:val="24"/>
        </w:rPr>
        <w:t>Department of Integrative Biology</w:t>
      </w:r>
      <w:r w:rsidR="00420433" w:rsidRPr="00CE6281">
        <w:rPr>
          <w:rFonts w:ascii="Arial" w:hAnsi="Arial" w:cs="Arial"/>
          <w:sz w:val="24"/>
          <w:szCs w:val="24"/>
        </w:rPr>
        <w:t>, Michigan State University, East Lansing, MI USA</w:t>
      </w:r>
    </w:p>
    <w:p w14:paraId="13D63D4B" w14:textId="740B35DB" w:rsidR="00BC03A3" w:rsidRPr="00CE6281" w:rsidRDefault="00BC03A3" w:rsidP="00BC03A3">
      <w:pPr>
        <w:pStyle w:val="BodyA"/>
        <w:rPr>
          <w:rFonts w:ascii="Arial" w:eastAsia="Arial" w:hAnsi="Arial" w:cs="Arial"/>
          <w:sz w:val="24"/>
          <w:szCs w:val="24"/>
        </w:rPr>
      </w:pPr>
      <w:r w:rsidRPr="00CE6281">
        <w:rPr>
          <w:rFonts w:ascii="Arial" w:hAnsi="Arial" w:cs="Arial"/>
          <w:sz w:val="24"/>
          <w:szCs w:val="24"/>
          <w:vertAlign w:val="superscript"/>
        </w:rPr>
        <w:t>2</w:t>
      </w:r>
      <w:r w:rsidRPr="00CE6281">
        <w:rPr>
          <w:rFonts w:ascii="Arial" w:hAnsi="Arial" w:cs="Arial"/>
          <w:sz w:val="24"/>
          <w:szCs w:val="24"/>
        </w:rPr>
        <w:t>Department of Computational Mathematics, Science, and Engineering</w:t>
      </w:r>
      <w:r w:rsidR="00420433" w:rsidRPr="00CE6281">
        <w:rPr>
          <w:rFonts w:ascii="Arial" w:hAnsi="Arial" w:cs="Arial"/>
          <w:sz w:val="24"/>
          <w:szCs w:val="24"/>
        </w:rPr>
        <w:t>, Michigan State University, East Lansing, MI USA</w:t>
      </w:r>
    </w:p>
    <w:p w14:paraId="2459B376" w14:textId="3811FC4E" w:rsidR="00522953" w:rsidRDefault="00BC03A3" w:rsidP="006D38AE">
      <w:pPr>
        <w:pStyle w:val="BodyA"/>
        <w:rPr>
          <w:rFonts w:ascii="Arial" w:hAnsi="Arial" w:cs="Arial"/>
          <w:sz w:val="24"/>
          <w:szCs w:val="24"/>
        </w:rPr>
      </w:pPr>
      <w:r w:rsidRPr="00CE6281">
        <w:rPr>
          <w:rFonts w:ascii="Arial" w:hAnsi="Arial" w:cs="Arial"/>
          <w:sz w:val="24"/>
          <w:szCs w:val="24"/>
          <w:vertAlign w:val="superscript"/>
        </w:rPr>
        <w:t>3</w:t>
      </w:r>
      <w:r w:rsidRPr="00CE6281">
        <w:rPr>
          <w:rFonts w:ascii="Arial" w:hAnsi="Arial" w:cs="Arial"/>
          <w:sz w:val="24"/>
          <w:szCs w:val="24"/>
        </w:rPr>
        <w:t>Ecology, Evolution, and Behavior Program</w:t>
      </w:r>
      <w:r w:rsidR="000E3DC4" w:rsidRPr="00CE6281">
        <w:rPr>
          <w:rFonts w:ascii="Arial" w:eastAsia="Arial" w:hAnsi="Arial" w:cs="Arial"/>
          <w:sz w:val="24"/>
          <w:szCs w:val="24"/>
        </w:rPr>
        <w:t xml:space="preserve">, </w:t>
      </w:r>
      <w:r w:rsidRPr="00CE6281">
        <w:rPr>
          <w:rFonts w:ascii="Arial" w:hAnsi="Arial" w:cs="Arial"/>
          <w:sz w:val="24"/>
          <w:szCs w:val="24"/>
        </w:rPr>
        <w:t>Michigan State University, East Lansing, MI USA</w:t>
      </w:r>
    </w:p>
    <w:p w14:paraId="07BBC7D2" w14:textId="0856EC41" w:rsidR="00A120E4" w:rsidRPr="00CE6281" w:rsidRDefault="00A120E4" w:rsidP="006D38AE">
      <w:pPr>
        <w:pStyle w:val="BodyA"/>
        <w:rPr>
          <w:rFonts w:ascii="Arial" w:eastAsia="Arial" w:hAnsi="Arial" w:cs="Arial"/>
          <w:sz w:val="24"/>
          <w:szCs w:val="24"/>
        </w:rPr>
      </w:pPr>
      <w:r w:rsidRPr="00A120E4">
        <w:rPr>
          <w:rFonts w:ascii="Arial" w:hAnsi="Arial" w:cs="Arial"/>
          <w:sz w:val="24"/>
          <w:szCs w:val="24"/>
          <w:vertAlign w:val="superscript"/>
        </w:rPr>
        <w:t>4</w:t>
      </w:r>
      <w:r>
        <w:rPr>
          <w:rFonts w:ascii="Arial" w:hAnsi="Arial" w:cs="Arial"/>
          <w:sz w:val="24"/>
          <w:szCs w:val="24"/>
        </w:rPr>
        <w:t>Australia</w:t>
      </w:r>
    </w:p>
    <w:p w14:paraId="4F4FDD25" w14:textId="77777777" w:rsidR="00866CBC" w:rsidRPr="00CE6281" w:rsidRDefault="00866CBC">
      <w:pPr>
        <w:rPr>
          <w:rFonts w:ascii="Arial" w:hAnsi="Arial" w:cs="Arial"/>
        </w:rPr>
      </w:pPr>
    </w:p>
    <w:p w14:paraId="6826B6B7" w14:textId="1FD6507F" w:rsidR="000A1D91" w:rsidRDefault="000A1D91">
      <w:pPr>
        <w:rPr>
          <w:rFonts w:ascii="Arial" w:hAnsi="Arial" w:cs="Arial"/>
          <w:b/>
          <w:bCs/>
        </w:rPr>
      </w:pPr>
      <w:r>
        <w:rPr>
          <w:rFonts w:ascii="Arial" w:hAnsi="Arial" w:cs="Arial"/>
          <w:b/>
          <w:bCs/>
        </w:rPr>
        <w:t xml:space="preserve">Corresponding Author: </w:t>
      </w:r>
    </w:p>
    <w:p w14:paraId="14A52D7E" w14:textId="6895C383" w:rsidR="000A1D91" w:rsidRPr="000A1D91" w:rsidRDefault="000A1D91">
      <w:pPr>
        <w:rPr>
          <w:rFonts w:ascii="Arial" w:hAnsi="Arial" w:cs="Arial"/>
        </w:rPr>
      </w:pPr>
      <w:proofErr w:type="spellStart"/>
      <w:r w:rsidRPr="000A1D91">
        <w:rPr>
          <w:rFonts w:ascii="Arial" w:hAnsi="Arial" w:cs="Arial"/>
        </w:rPr>
        <w:t>Tktk</w:t>
      </w:r>
      <w:proofErr w:type="spellEnd"/>
      <w:r w:rsidRPr="000A1D91">
        <w:rPr>
          <w:rFonts w:ascii="Arial" w:hAnsi="Arial" w:cs="Arial"/>
        </w:rPr>
        <w:t xml:space="preserve"> need name address and email address for Methods in Ecology and Evolution</w:t>
      </w:r>
    </w:p>
    <w:p w14:paraId="78B27E57" w14:textId="77777777" w:rsidR="000A1D91" w:rsidRDefault="000A1D91">
      <w:pPr>
        <w:rPr>
          <w:rFonts w:ascii="Arial" w:hAnsi="Arial" w:cs="Arial"/>
          <w:b/>
          <w:bCs/>
        </w:rPr>
      </w:pPr>
    </w:p>
    <w:p w14:paraId="5AAF9193" w14:textId="05BB3B3B" w:rsidR="000A1D91" w:rsidRDefault="000A1D91">
      <w:pPr>
        <w:rPr>
          <w:rFonts w:ascii="Arial" w:hAnsi="Arial" w:cs="Arial"/>
          <w:b/>
          <w:bCs/>
        </w:rPr>
      </w:pPr>
      <w:commentRangeStart w:id="0"/>
      <w:r>
        <w:rPr>
          <w:rFonts w:ascii="Arial" w:hAnsi="Arial" w:cs="Arial"/>
          <w:b/>
          <w:bCs/>
        </w:rPr>
        <w:t>Running head:</w:t>
      </w:r>
      <w:commentRangeEnd w:id="0"/>
      <w:r>
        <w:rPr>
          <w:rStyle w:val="CommentReference"/>
        </w:rPr>
        <w:commentReference w:id="0"/>
      </w:r>
      <w:r>
        <w:rPr>
          <w:rFonts w:ascii="Arial" w:hAnsi="Arial" w:cs="Arial"/>
          <w:b/>
          <w:bCs/>
        </w:rPr>
        <w:t xml:space="preserve"> </w:t>
      </w:r>
      <w:r w:rsidRPr="000A1D91">
        <w:rPr>
          <w:rFonts w:ascii="Arial" w:hAnsi="Arial" w:cs="Arial"/>
        </w:rPr>
        <w:t>TKTK</w:t>
      </w:r>
    </w:p>
    <w:p w14:paraId="511BA82B" w14:textId="77777777" w:rsidR="000A1D91" w:rsidRDefault="000A1D91">
      <w:pPr>
        <w:rPr>
          <w:rFonts w:ascii="Arial" w:hAnsi="Arial" w:cs="Arial"/>
          <w:b/>
          <w:bCs/>
        </w:rPr>
      </w:pPr>
    </w:p>
    <w:p w14:paraId="48CA7280" w14:textId="72A5B8CD" w:rsidR="00866CBC" w:rsidRPr="00CE6281" w:rsidRDefault="00866CBC">
      <w:pPr>
        <w:rPr>
          <w:rFonts w:ascii="Arial" w:hAnsi="Arial" w:cs="Arial"/>
        </w:rPr>
      </w:pPr>
      <w:commentRangeStart w:id="1"/>
      <w:r w:rsidRPr="00CE6281">
        <w:rPr>
          <w:rFonts w:ascii="Arial" w:hAnsi="Arial" w:cs="Arial"/>
          <w:b/>
          <w:bCs/>
        </w:rPr>
        <w:t>Target Journal</w:t>
      </w:r>
      <w:commentRangeEnd w:id="1"/>
      <w:r w:rsidR="000A1D91">
        <w:rPr>
          <w:rStyle w:val="CommentReference"/>
        </w:rPr>
        <w:commentReference w:id="1"/>
      </w:r>
      <w:r w:rsidR="00F566C7" w:rsidRPr="00CE6281">
        <w:rPr>
          <w:rFonts w:ascii="Arial" w:hAnsi="Arial" w:cs="Arial"/>
        </w:rPr>
        <w:t>:</w:t>
      </w:r>
      <w:r w:rsidR="00E33B22" w:rsidRPr="00CE6281">
        <w:rPr>
          <w:rFonts w:ascii="Arial" w:hAnsi="Arial" w:cs="Arial"/>
        </w:rPr>
        <w:t xml:space="preserve"> </w:t>
      </w:r>
      <w:hyperlink r:id="rId11" w:history="1">
        <w:r w:rsidR="00CE37CA" w:rsidRPr="00CE6281">
          <w:rPr>
            <w:rStyle w:val="Hyperlink"/>
            <w:rFonts w:ascii="Arial" w:hAnsi="Arial" w:cs="Arial"/>
          </w:rPr>
          <w:t>Methods in Ecology and Evolution</w:t>
        </w:r>
      </w:hyperlink>
    </w:p>
    <w:p w14:paraId="3FD5E117" w14:textId="77777777" w:rsidR="00CB31C9" w:rsidRPr="00CE6281" w:rsidRDefault="00CB31C9">
      <w:pPr>
        <w:rPr>
          <w:rFonts w:ascii="Arial" w:hAnsi="Arial" w:cs="Arial"/>
        </w:rPr>
      </w:pPr>
    </w:p>
    <w:p w14:paraId="477BAE2E" w14:textId="3D38664C" w:rsidR="00B75BBA" w:rsidRPr="00CE6281" w:rsidRDefault="00B75BBA">
      <w:pPr>
        <w:rPr>
          <w:rFonts w:ascii="Arial" w:hAnsi="Arial" w:cs="Arial"/>
        </w:rPr>
      </w:pPr>
      <w:r w:rsidRPr="00CE6281">
        <w:rPr>
          <w:rFonts w:ascii="Arial" w:hAnsi="Arial" w:cs="Arial"/>
          <w:b/>
          <w:bCs/>
        </w:rPr>
        <w:t>Article Type</w:t>
      </w:r>
      <w:r w:rsidRPr="00CE6281">
        <w:rPr>
          <w:rFonts w:ascii="Arial" w:hAnsi="Arial" w:cs="Arial"/>
        </w:rPr>
        <w:t>: Research Article</w:t>
      </w:r>
    </w:p>
    <w:p w14:paraId="20A37BF1" w14:textId="77777777" w:rsidR="00B75BBA" w:rsidRPr="00CE6281" w:rsidRDefault="00B75BBA">
      <w:pPr>
        <w:rPr>
          <w:rFonts w:ascii="Arial" w:hAnsi="Arial" w:cs="Arial"/>
        </w:rPr>
      </w:pPr>
    </w:p>
    <w:p w14:paraId="7722E4EF" w14:textId="10D04762" w:rsidR="000A1D91" w:rsidRPr="000A1D91" w:rsidRDefault="000A1D91">
      <w:pPr>
        <w:rPr>
          <w:rFonts w:ascii="Arial" w:hAnsi="Arial" w:cs="Arial"/>
        </w:rPr>
      </w:pPr>
      <w:commentRangeStart w:id="2"/>
      <w:r w:rsidRPr="00CE6281">
        <w:rPr>
          <w:rFonts w:ascii="Arial" w:hAnsi="Arial" w:cs="Arial"/>
          <w:b/>
          <w:bCs/>
        </w:rPr>
        <w:t>A</w:t>
      </w:r>
      <w:r>
        <w:rPr>
          <w:rFonts w:ascii="Arial" w:hAnsi="Arial" w:cs="Arial"/>
          <w:b/>
          <w:bCs/>
        </w:rPr>
        <w:t>uthor Contributions</w:t>
      </w:r>
      <w:commentRangeEnd w:id="2"/>
      <w:r>
        <w:rPr>
          <w:rStyle w:val="CommentReference"/>
        </w:rPr>
        <w:commentReference w:id="2"/>
      </w:r>
      <w:r>
        <w:rPr>
          <w:rFonts w:ascii="Arial" w:hAnsi="Arial" w:cs="Arial"/>
          <w:b/>
          <w:bCs/>
        </w:rPr>
        <w:t xml:space="preserve">: </w:t>
      </w:r>
      <w:r w:rsidRPr="000A1D91">
        <w:rPr>
          <w:rFonts w:ascii="Arial" w:hAnsi="Arial" w:cs="Arial"/>
        </w:rPr>
        <w:t>TKTK under construction – please add contributions!</w:t>
      </w:r>
    </w:p>
    <w:p w14:paraId="03E606BA" w14:textId="6F54FD14" w:rsidR="000A1D91" w:rsidRPr="000A1D91" w:rsidRDefault="000A1D91">
      <w:pPr>
        <w:rPr>
          <w:rFonts w:ascii="Arial" w:hAnsi="Arial" w:cs="Arial"/>
        </w:rPr>
      </w:pPr>
      <w:r w:rsidRPr="000A1D91">
        <w:rPr>
          <w:rFonts w:ascii="Arial" w:hAnsi="Arial" w:cs="Arial"/>
        </w:rPr>
        <w:t xml:space="preserve">BAC – </w:t>
      </w:r>
      <w:r w:rsidR="00C95CF9">
        <w:rPr>
          <w:rFonts w:ascii="Arial" w:hAnsi="Arial" w:cs="Arial"/>
        </w:rPr>
        <w:t xml:space="preserve">primary </w:t>
      </w:r>
      <w:r w:rsidRPr="000A1D91">
        <w:rPr>
          <w:rFonts w:ascii="Arial" w:hAnsi="Arial" w:cs="Arial"/>
        </w:rPr>
        <w:t>writing, analysis, figure creation</w:t>
      </w:r>
    </w:p>
    <w:p w14:paraId="4410261A" w14:textId="7B246724" w:rsidR="000A1D91" w:rsidRPr="000A1D91" w:rsidRDefault="000A1D91">
      <w:pPr>
        <w:rPr>
          <w:rFonts w:ascii="Arial" w:hAnsi="Arial" w:cs="Arial"/>
        </w:rPr>
      </w:pPr>
      <w:r w:rsidRPr="000A1D91">
        <w:rPr>
          <w:rFonts w:ascii="Arial" w:hAnsi="Arial" w:cs="Arial"/>
        </w:rPr>
        <w:t>AC –</w:t>
      </w:r>
      <w:r w:rsidR="00500D2B">
        <w:rPr>
          <w:rFonts w:ascii="Arial" w:hAnsi="Arial" w:cs="Arial"/>
        </w:rPr>
        <w:t xml:space="preserve"> idea conception,</w:t>
      </w:r>
      <w:r w:rsidRPr="000A1D91">
        <w:rPr>
          <w:rFonts w:ascii="Arial" w:hAnsi="Arial" w:cs="Arial"/>
        </w:rPr>
        <w:t xml:space="preserve"> </w:t>
      </w:r>
      <w:r w:rsidR="00C95CF9">
        <w:rPr>
          <w:rFonts w:ascii="Arial" w:hAnsi="Arial" w:cs="Arial"/>
        </w:rPr>
        <w:t xml:space="preserve">initial and primary </w:t>
      </w:r>
      <w:r w:rsidRPr="000A1D91">
        <w:rPr>
          <w:rFonts w:ascii="Arial" w:hAnsi="Arial" w:cs="Arial"/>
        </w:rPr>
        <w:t>code development</w:t>
      </w:r>
      <w:r w:rsidR="00C95CF9">
        <w:rPr>
          <w:rFonts w:ascii="Arial" w:hAnsi="Arial" w:cs="Arial"/>
        </w:rPr>
        <w:t xml:space="preserve"> and documentation, fine-tuning of functions, foundation for package development</w:t>
      </w:r>
    </w:p>
    <w:p w14:paraId="0966898B" w14:textId="13B43C37" w:rsidR="000A1D91" w:rsidRPr="000A1D91" w:rsidRDefault="00C95CF9">
      <w:pPr>
        <w:rPr>
          <w:rFonts w:ascii="Arial" w:hAnsi="Arial" w:cs="Arial"/>
        </w:rPr>
      </w:pPr>
      <w:r>
        <w:rPr>
          <w:rFonts w:ascii="Arial" w:hAnsi="Arial" w:cs="Arial"/>
        </w:rPr>
        <w:t>RS</w:t>
      </w:r>
      <w:r w:rsidR="000A1D91" w:rsidRPr="000A1D91">
        <w:rPr>
          <w:rFonts w:ascii="Arial" w:hAnsi="Arial" w:cs="Arial"/>
        </w:rPr>
        <w:t xml:space="preserve"> – </w:t>
      </w:r>
      <w:r>
        <w:rPr>
          <w:rFonts w:ascii="Arial" w:hAnsi="Arial" w:cs="Arial"/>
        </w:rPr>
        <w:t xml:space="preserve">further </w:t>
      </w:r>
      <w:r w:rsidR="000A1D91" w:rsidRPr="000A1D91">
        <w:rPr>
          <w:rFonts w:ascii="Arial" w:hAnsi="Arial" w:cs="Arial"/>
        </w:rPr>
        <w:t>code development</w:t>
      </w:r>
      <w:r>
        <w:rPr>
          <w:rFonts w:ascii="Arial" w:hAnsi="Arial" w:cs="Arial"/>
        </w:rPr>
        <w:t>, including package development, bug fixes, documentation, fine-tuning of functions, unit testing</w:t>
      </w:r>
    </w:p>
    <w:p w14:paraId="2F90EA48" w14:textId="5FF38AF0" w:rsidR="000A1D91" w:rsidRPr="000A1D91" w:rsidRDefault="000A1D91">
      <w:pPr>
        <w:rPr>
          <w:rFonts w:ascii="Arial" w:hAnsi="Arial" w:cs="Arial"/>
        </w:rPr>
      </w:pPr>
      <w:r w:rsidRPr="000A1D91">
        <w:rPr>
          <w:rFonts w:ascii="Arial" w:hAnsi="Arial" w:cs="Arial"/>
        </w:rPr>
        <w:t xml:space="preserve">AJ – </w:t>
      </w:r>
      <w:r w:rsidR="00C95CF9">
        <w:rPr>
          <w:rFonts w:ascii="Arial" w:hAnsi="Arial" w:cs="Arial"/>
        </w:rPr>
        <w:t xml:space="preserve">further </w:t>
      </w:r>
      <w:r w:rsidRPr="000A1D91">
        <w:rPr>
          <w:rFonts w:ascii="Arial" w:hAnsi="Arial" w:cs="Arial"/>
        </w:rPr>
        <w:t>code development</w:t>
      </w:r>
      <w:r w:rsidR="00C95CF9">
        <w:rPr>
          <w:rFonts w:ascii="Arial" w:hAnsi="Arial" w:cs="Arial"/>
        </w:rPr>
        <w:t>, including fine-tuning of function, unit testing, package development, bug fixes, documentation</w:t>
      </w:r>
    </w:p>
    <w:p w14:paraId="4C03F7AD" w14:textId="59E8B0CC" w:rsidR="000A1D91" w:rsidRPr="000A1D91" w:rsidRDefault="000A1D91">
      <w:pPr>
        <w:rPr>
          <w:rFonts w:ascii="Arial" w:hAnsi="Arial" w:cs="Arial"/>
        </w:rPr>
      </w:pPr>
      <w:r w:rsidRPr="000A1D91">
        <w:rPr>
          <w:rFonts w:ascii="Arial" w:hAnsi="Arial" w:cs="Arial"/>
        </w:rPr>
        <w:t xml:space="preserve">SGE – </w:t>
      </w:r>
      <w:r w:rsidR="00C95CF9">
        <w:rPr>
          <w:rFonts w:ascii="Arial" w:hAnsi="Arial" w:cs="Arial"/>
        </w:rPr>
        <w:t>analysis</w:t>
      </w:r>
      <w:r w:rsidRPr="000A1D91">
        <w:rPr>
          <w:rFonts w:ascii="Arial" w:hAnsi="Arial" w:cs="Arial"/>
        </w:rPr>
        <w:t xml:space="preserve">, </w:t>
      </w:r>
      <w:r w:rsidR="00C95CF9">
        <w:rPr>
          <w:rFonts w:ascii="Arial" w:hAnsi="Arial" w:cs="Arial"/>
        </w:rPr>
        <w:t xml:space="preserve">figure creation, secondary </w:t>
      </w:r>
      <w:r w:rsidRPr="000A1D91">
        <w:rPr>
          <w:rFonts w:ascii="Arial" w:hAnsi="Arial" w:cs="Arial"/>
        </w:rPr>
        <w:t>writing</w:t>
      </w:r>
    </w:p>
    <w:p w14:paraId="31B5B2C6" w14:textId="153BA7D6" w:rsidR="000A1D91" w:rsidRPr="000A1D91" w:rsidRDefault="000A1D91">
      <w:pPr>
        <w:rPr>
          <w:rFonts w:ascii="Arial" w:hAnsi="Arial" w:cs="Arial"/>
        </w:rPr>
      </w:pPr>
      <w:r w:rsidRPr="000A1D91">
        <w:rPr>
          <w:rFonts w:ascii="Arial" w:hAnsi="Arial" w:cs="Arial"/>
        </w:rPr>
        <w:t xml:space="preserve">VF – </w:t>
      </w:r>
      <w:r w:rsidR="00500D2B">
        <w:rPr>
          <w:rFonts w:ascii="Arial" w:hAnsi="Arial" w:cs="Arial"/>
        </w:rPr>
        <w:t xml:space="preserve">idea conception, </w:t>
      </w:r>
      <w:r w:rsidRPr="000A1D91">
        <w:rPr>
          <w:rFonts w:ascii="Arial" w:hAnsi="Arial" w:cs="Arial"/>
        </w:rPr>
        <w:t>code consultation,</w:t>
      </w:r>
      <w:r w:rsidR="00500D2B">
        <w:rPr>
          <w:rFonts w:ascii="Arial" w:hAnsi="Arial" w:cs="Arial"/>
        </w:rPr>
        <w:t xml:space="preserve"> analysis,</w:t>
      </w:r>
      <w:r w:rsidRPr="000A1D91">
        <w:rPr>
          <w:rFonts w:ascii="Arial" w:hAnsi="Arial" w:cs="Arial"/>
        </w:rPr>
        <w:t xml:space="preserve"> writing</w:t>
      </w:r>
    </w:p>
    <w:p w14:paraId="38191026" w14:textId="02879775" w:rsidR="000A1D91" w:rsidRPr="000A1D91" w:rsidRDefault="000A1D91">
      <w:pPr>
        <w:rPr>
          <w:rFonts w:ascii="Arial" w:hAnsi="Arial" w:cs="Arial"/>
        </w:rPr>
      </w:pPr>
      <w:r w:rsidRPr="000A1D91">
        <w:rPr>
          <w:rFonts w:ascii="Arial" w:hAnsi="Arial" w:cs="Arial"/>
        </w:rPr>
        <w:t>GSV – idea conception, initial code development, writing, analysis, figure creation</w:t>
      </w:r>
    </w:p>
    <w:p w14:paraId="79703B5A" w14:textId="77777777" w:rsidR="000A1D91" w:rsidRDefault="000A1D91">
      <w:pPr>
        <w:rPr>
          <w:rFonts w:ascii="Arial" w:hAnsi="Arial" w:cs="Arial"/>
          <w:b/>
          <w:bCs/>
        </w:rPr>
      </w:pPr>
    </w:p>
    <w:p w14:paraId="3D03394F" w14:textId="3F7E9B91" w:rsidR="006444A2" w:rsidRPr="00CE6281" w:rsidRDefault="00CB31C9">
      <w:pPr>
        <w:rPr>
          <w:rFonts w:ascii="Arial" w:hAnsi="Arial" w:cs="Arial"/>
        </w:rPr>
      </w:pPr>
      <w:r w:rsidRPr="00CE6281">
        <w:rPr>
          <w:rFonts w:ascii="Arial" w:hAnsi="Arial" w:cs="Arial"/>
          <w:b/>
          <w:bCs/>
        </w:rPr>
        <w:t>Word Count</w:t>
      </w:r>
      <w:r w:rsidRPr="00CE6281">
        <w:rPr>
          <w:rFonts w:ascii="Arial" w:hAnsi="Arial" w:cs="Arial"/>
        </w:rPr>
        <w:t xml:space="preserve">: </w:t>
      </w:r>
      <w:proofErr w:type="gramStart"/>
      <w:r w:rsidR="00517711" w:rsidRPr="00CE6281">
        <w:rPr>
          <w:rFonts w:ascii="Arial" w:hAnsi="Arial" w:cs="Arial"/>
        </w:rPr>
        <w:t>8</w:t>
      </w:r>
      <w:r w:rsidR="003C233B" w:rsidRPr="00CE6281">
        <w:rPr>
          <w:rFonts w:ascii="Arial" w:hAnsi="Arial" w:cs="Arial"/>
        </w:rPr>
        <w:t xml:space="preserve">000 </w:t>
      </w:r>
      <w:r w:rsidR="00346181" w:rsidRPr="00CE6281">
        <w:rPr>
          <w:rFonts w:ascii="Arial" w:hAnsi="Arial" w:cs="Arial"/>
        </w:rPr>
        <w:t>word</w:t>
      </w:r>
      <w:proofErr w:type="gramEnd"/>
      <w:r w:rsidR="00346181" w:rsidRPr="00CE6281">
        <w:rPr>
          <w:rFonts w:ascii="Arial" w:hAnsi="Arial" w:cs="Arial"/>
        </w:rPr>
        <w:t xml:space="preserve"> </w:t>
      </w:r>
      <w:r w:rsidR="003C233B" w:rsidRPr="00CE6281">
        <w:rPr>
          <w:rFonts w:ascii="Arial" w:hAnsi="Arial" w:cs="Arial"/>
        </w:rPr>
        <w:t>limit</w:t>
      </w:r>
      <w:r w:rsidR="00BF0B88" w:rsidRPr="00CE6281">
        <w:rPr>
          <w:rFonts w:ascii="Arial" w:hAnsi="Arial" w:cs="Arial"/>
        </w:rPr>
        <w:t xml:space="preserve"> (</w:t>
      </w:r>
      <w:r w:rsidR="000869CA" w:rsidRPr="00CE6281">
        <w:rPr>
          <w:rFonts w:ascii="Arial" w:hAnsi="Arial" w:cs="Arial"/>
        </w:rPr>
        <w:t>includes references</w:t>
      </w:r>
      <w:r w:rsidR="00BD3497" w:rsidRPr="00CE6281">
        <w:rPr>
          <w:rFonts w:ascii="Arial" w:hAnsi="Arial" w:cs="Arial"/>
        </w:rPr>
        <w:t xml:space="preserve">, </w:t>
      </w:r>
      <w:r w:rsidR="00BC01E5" w:rsidRPr="00CE6281">
        <w:rPr>
          <w:rFonts w:ascii="Arial" w:hAnsi="Arial" w:cs="Arial"/>
        </w:rPr>
        <w:t>fi</w:t>
      </w:r>
      <w:r w:rsidR="008A1303" w:rsidRPr="00CE6281">
        <w:rPr>
          <w:rFonts w:ascii="Arial" w:hAnsi="Arial" w:cs="Arial"/>
        </w:rPr>
        <w:t>g</w:t>
      </w:r>
      <w:r w:rsidR="00BC01E5" w:rsidRPr="00CE6281">
        <w:rPr>
          <w:rFonts w:ascii="Arial" w:hAnsi="Arial" w:cs="Arial"/>
        </w:rPr>
        <w:t xml:space="preserve">ure captions, </w:t>
      </w:r>
      <w:r w:rsidR="008A1303" w:rsidRPr="00CE6281">
        <w:rPr>
          <w:rFonts w:ascii="Arial" w:hAnsi="Arial" w:cs="Arial"/>
        </w:rPr>
        <w:t>tables)</w:t>
      </w:r>
    </w:p>
    <w:p w14:paraId="09E608CE" w14:textId="77777777" w:rsidR="006444A2" w:rsidRPr="00CE6281" w:rsidRDefault="006444A2">
      <w:pPr>
        <w:rPr>
          <w:rFonts w:ascii="Arial" w:hAnsi="Arial" w:cs="Arial"/>
        </w:rPr>
      </w:pPr>
    </w:p>
    <w:p w14:paraId="34395148" w14:textId="77777777" w:rsidR="001A6AA7" w:rsidRPr="00CE6281" w:rsidRDefault="001A6AA7">
      <w:pPr>
        <w:rPr>
          <w:rFonts w:ascii="Arial" w:hAnsi="Arial" w:cs="Arial"/>
        </w:rPr>
      </w:pPr>
      <w:r w:rsidRPr="00CE6281">
        <w:rPr>
          <w:rFonts w:ascii="Arial" w:hAnsi="Arial" w:cs="Arial"/>
        </w:rPr>
        <w:br w:type="page"/>
      </w:r>
    </w:p>
    <w:p w14:paraId="57FFD027" w14:textId="5E8CE7BE" w:rsidR="001A6AA7" w:rsidRPr="00CE6281" w:rsidRDefault="001A6AA7" w:rsidP="001A6AA7">
      <w:pPr>
        <w:rPr>
          <w:rFonts w:ascii="Arial" w:hAnsi="Arial" w:cs="Arial"/>
        </w:rPr>
      </w:pPr>
      <w:commentRangeStart w:id="3"/>
      <w:r w:rsidRPr="00CE6281">
        <w:rPr>
          <w:rFonts w:ascii="Arial" w:hAnsi="Arial" w:cs="Arial"/>
        </w:rPr>
        <w:lastRenderedPageBreak/>
        <w:t>Abstract</w:t>
      </w:r>
      <w:commentRangeEnd w:id="3"/>
      <w:r w:rsidR="000A1D91">
        <w:rPr>
          <w:rStyle w:val="CommentReference"/>
        </w:rPr>
        <w:commentReference w:id="3"/>
      </w:r>
      <w:r w:rsidRPr="00CE6281">
        <w:rPr>
          <w:rFonts w:ascii="Arial" w:hAnsi="Arial" w:cs="Arial"/>
        </w:rPr>
        <w:t xml:space="preserve">: TKTK </w:t>
      </w:r>
    </w:p>
    <w:p w14:paraId="41F67765" w14:textId="146C46D8" w:rsidR="001A6AA7" w:rsidRPr="00CE6281" w:rsidRDefault="001A6AA7" w:rsidP="001A6AA7">
      <w:pPr>
        <w:rPr>
          <w:rFonts w:ascii="Arial" w:hAnsi="Arial" w:cs="Arial"/>
        </w:rPr>
      </w:pPr>
      <w:r w:rsidRPr="00CE6281">
        <w:rPr>
          <w:rFonts w:ascii="Arial" w:hAnsi="Arial" w:cs="Arial"/>
        </w:rPr>
        <w:t xml:space="preserve">Keywords: TKTK </w:t>
      </w:r>
    </w:p>
    <w:p w14:paraId="67F6006A" w14:textId="77777777" w:rsidR="001A6AA7" w:rsidRPr="00CE6281" w:rsidRDefault="001A6AA7" w:rsidP="001A6AA7">
      <w:pPr>
        <w:rPr>
          <w:rFonts w:ascii="Arial" w:hAnsi="Arial" w:cs="Arial"/>
        </w:rPr>
      </w:pPr>
    </w:p>
    <w:p w14:paraId="7A25EF1C" w14:textId="77777777" w:rsidR="001A6AA7" w:rsidRPr="00CE6281" w:rsidRDefault="001A6AA7">
      <w:pPr>
        <w:rPr>
          <w:rFonts w:ascii="Arial" w:hAnsi="Arial" w:cs="Arial"/>
        </w:rPr>
      </w:pPr>
      <w:r w:rsidRPr="00CE6281">
        <w:rPr>
          <w:rFonts w:ascii="Arial" w:hAnsi="Arial" w:cs="Arial"/>
        </w:rPr>
        <w:br w:type="page"/>
      </w:r>
    </w:p>
    <w:p w14:paraId="67B86BCC" w14:textId="30A935BF" w:rsidR="001A6AA7" w:rsidRDefault="001A6AA7" w:rsidP="00124140">
      <w:pPr>
        <w:spacing w:line="360" w:lineRule="auto"/>
        <w:rPr>
          <w:rFonts w:ascii="Arial" w:hAnsi="Arial" w:cs="Arial"/>
        </w:rPr>
      </w:pPr>
      <w:commentRangeStart w:id="4"/>
      <w:commentRangeStart w:id="5"/>
      <w:r w:rsidRPr="00115209">
        <w:rPr>
          <w:rFonts w:ascii="Arial" w:hAnsi="Arial" w:cs="Arial"/>
          <w:b/>
        </w:rPr>
        <w:lastRenderedPageBreak/>
        <w:t>Introduction</w:t>
      </w:r>
      <w:commentRangeEnd w:id="4"/>
      <w:r w:rsidR="005B701B">
        <w:rPr>
          <w:rStyle w:val="CommentReference"/>
        </w:rPr>
        <w:commentReference w:id="4"/>
      </w:r>
      <w:commentRangeEnd w:id="5"/>
      <w:r w:rsidR="00B7433C">
        <w:rPr>
          <w:rStyle w:val="CommentReference"/>
        </w:rPr>
        <w:commentReference w:id="5"/>
      </w:r>
      <w:r w:rsidR="002B6ADF">
        <w:rPr>
          <w:rFonts w:ascii="Arial" w:hAnsi="Arial" w:cs="Arial"/>
        </w:rPr>
        <w:t>:</w:t>
      </w:r>
    </w:p>
    <w:p w14:paraId="17498DEE" w14:textId="3FAD0416" w:rsidR="004779ED" w:rsidRDefault="007C00D0" w:rsidP="00124140">
      <w:pPr>
        <w:spacing w:line="360" w:lineRule="auto"/>
        <w:ind w:firstLine="720"/>
        <w:rPr>
          <w:rFonts w:ascii="Arial" w:hAnsi="Arial" w:cs="Arial"/>
        </w:rPr>
      </w:pPr>
      <w:r>
        <w:rPr>
          <w:rFonts w:ascii="Arial" w:hAnsi="Arial" w:cs="Arial"/>
        </w:rPr>
        <w:t xml:space="preserve">Vocal learning </w:t>
      </w:r>
      <w:r w:rsidR="00CA345D">
        <w:rPr>
          <w:rFonts w:ascii="Arial" w:hAnsi="Arial" w:cs="Arial"/>
        </w:rPr>
        <w:t>can</w:t>
      </w:r>
      <w:r>
        <w:rPr>
          <w:rFonts w:ascii="Arial" w:hAnsi="Arial" w:cs="Arial"/>
        </w:rPr>
        <w:t xml:space="preserve"> </w:t>
      </w:r>
      <w:r w:rsidR="00CA345D">
        <w:rPr>
          <w:rFonts w:ascii="Arial" w:hAnsi="Arial" w:cs="Arial"/>
        </w:rPr>
        <w:t xml:space="preserve">be </w:t>
      </w:r>
      <w:r>
        <w:rPr>
          <w:rFonts w:ascii="Arial" w:hAnsi="Arial" w:cs="Arial"/>
        </w:rPr>
        <w:t xml:space="preserve">a solution to navigate complex social environments </w:t>
      </w:r>
      <w:r w:rsidR="004773C4">
        <w:rPr>
          <w:rFonts w:ascii="Arial" w:hAnsi="Arial" w:cs="Arial"/>
        </w:rPr>
        <w:t xml:space="preserve">when tracking social affiliates is important for reproduction and survival </w:t>
      </w:r>
      <w:r w:rsidR="009C417F">
        <w:rPr>
          <w:rFonts w:ascii="Arial" w:hAnsi="Arial" w:cs="Arial"/>
        </w:rPr>
        <w:fldChar w:fldCharType="begin"/>
      </w:r>
      <w:r w:rsidR="009C417F">
        <w:rPr>
          <w:rFonts w:ascii="Arial" w:hAnsi="Arial" w:cs="Arial"/>
        </w:rPr>
        <w:instrText xml:space="preserve"> ADDIN ZOTERO_ITEM CSL_CITATION {"citationID":"QDLeyOnC","properties":{"formattedCitation":"(Carouso-Peck et al., 2021; Nowicki &amp; Searcy, 2014; Sewall et al., 2016)","plainCitation":"(Carouso-Peck et al., 2021; Nowicki &amp; Searcy, 2014; Sewall et al., 2016)","noteIndex":0},"citationItems":[{"id":510,"uris":["http://zotero.org/groups/5786507/items/52VSTK8F"],"itemData":{"id":510,"type":"article-journal","abstract":"The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9C417F">
        <w:rPr>
          <w:rFonts w:ascii="Arial" w:hAnsi="Arial" w:cs="Arial"/>
        </w:rPr>
        <w:fldChar w:fldCharType="separate"/>
      </w:r>
      <w:r w:rsidR="009C417F" w:rsidRPr="009C417F">
        <w:rPr>
          <w:rFonts w:ascii="Arial" w:hAnsi="Arial" w:cs="Arial"/>
        </w:rPr>
        <w:t>(Carouso-Peck et al., 2021; Nowicki &amp; Searcy, 2014; Sewall et al., 2016)</w:t>
      </w:r>
      <w:r w:rsidR="009C417F">
        <w:rPr>
          <w:rFonts w:ascii="Arial" w:hAnsi="Arial" w:cs="Arial"/>
        </w:rPr>
        <w:fldChar w:fldCharType="end"/>
      </w:r>
      <w:r>
        <w:rPr>
          <w:rFonts w:ascii="Arial" w:hAnsi="Arial" w:cs="Arial"/>
        </w:rPr>
        <w:t xml:space="preserve">. </w:t>
      </w:r>
      <w:r w:rsidR="00391D36">
        <w:rPr>
          <w:rFonts w:ascii="Arial" w:hAnsi="Arial" w:cs="Arial"/>
        </w:rPr>
        <w:t xml:space="preserve">Vocal learning </w:t>
      </w:r>
      <w:r w:rsidR="00BF3B58">
        <w:rPr>
          <w:rFonts w:ascii="Arial" w:hAnsi="Arial" w:cs="Arial"/>
        </w:rPr>
        <w:t>can be used for the</w:t>
      </w:r>
      <w:r w:rsidR="00391D36">
        <w:rPr>
          <w:rFonts w:ascii="Arial" w:hAnsi="Arial" w:cs="Arial"/>
        </w:rPr>
        <w:t xml:space="preserve"> flexible encoding of </w:t>
      </w:r>
      <w:r w:rsidR="004779ED">
        <w:rPr>
          <w:rFonts w:ascii="Arial" w:hAnsi="Arial" w:cs="Arial"/>
        </w:rPr>
        <w:t xml:space="preserve">social or contextual information in </w:t>
      </w:r>
      <w:r w:rsidR="00391D36">
        <w:rPr>
          <w:rFonts w:ascii="Arial" w:hAnsi="Arial" w:cs="Arial"/>
        </w:rPr>
        <w:t>vocal</w:t>
      </w:r>
      <w:r w:rsidR="004779ED">
        <w:rPr>
          <w:rFonts w:ascii="Arial" w:hAnsi="Arial" w:cs="Arial"/>
        </w:rPr>
        <w:t xml:space="preserve"> signal</w:t>
      </w:r>
      <w:r w:rsidR="00391D36">
        <w:rPr>
          <w:rFonts w:ascii="Arial" w:hAnsi="Arial" w:cs="Arial"/>
        </w:rPr>
        <w:t xml:space="preserve">s </w:t>
      </w:r>
      <w:r w:rsidR="006717AB">
        <w:rPr>
          <w:rFonts w:ascii="Arial" w:hAnsi="Arial" w:cs="Arial"/>
        </w:rPr>
        <w:fldChar w:fldCharType="begin"/>
      </w:r>
      <w:r w:rsidR="00C4766C">
        <w:rPr>
          <w:rFonts w:ascii="Arial" w:hAnsi="Arial" w:cs="Arial"/>
        </w:rPr>
        <w:instrText xml:space="preserve"> ADDIN ZOTERO_ITEM CSL_CITATION {"citationID":"52ZdWyjM","properties":{"formattedCitation":"(Janik et al., 2006; Sewall et al., 2016)","plainCitation":"(Janik et al., 2006; Sewall et al., 2016)","noteIndex":0},"citationItems":[{"id":569,"uris":["http://zotero.org/groups/5786507/items/JNKBUUG2"],"itemData":{"id":569,"type":"article-journal","container-title":"PNAS","issue":"21","page":"8293-8297","title":"Signature whistle shape conveys identity information to bottlenose dolphins","volume":"103","author":[{"family":"Janik","given":"Vincent M."},{"family":"Sayigh","given":"L.S."},{"family":"Wells","given":"R.S."}],"issued":{"date-parts":[["2006"]]}}},{"id":516,"uris":["http://zotero.org/groups/5786507/items/UDE4QNQH"],"itemData":{"id":516,"type":"article-journal","abstract":"Learned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6717AB">
        <w:rPr>
          <w:rFonts w:ascii="Arial" w:hAnsi="Arial" w:cs="Arial"/>
        </w:rPr>
        <w:fldChar w:fldCharType="separate"/>
      </w:r>
      <w:r w:rsidR="00C4766C" w:rsidRPr="00C4766C">
        <w:rPr>
          <w:rFonts w:ascii="Arial" w:hAnsi="Arial" w:cs="Arial"/>
        </w:rPr>
        <w:t>(Janik et al., 2006; Sewall et al., 2016)</w:t>
      </w:r>
      <w:r w:rsidR="006717AB">
        <w:rPr>
          <w:rFonts w:ascii="Arial" w:hAnsi="Arial" w:cs="Arial"/>
        </w:rPr>
        <w:fldChar w:fldCharType="end"/>
      </w:r>
      <w:r w:rsidR="00391D36">
        <w:rPr>
          <w:rFonts w:ascii="Arial" w:hAnsi="Arial" w:cs="Arial"/>
        </w:rPr>
        <w:t>(</w:t>
      </w:r>
      <w:commentRangeStart w:id="6"/>
      <w:r w:rsidR="00391D36">
        <w:rPr>
          <w:rFonts w:ascii="Arial" w:hAnsi="Arial" w:cs="Arial"/>
        </w:rPr>
        <w:t>CITE</w:t>
      </w:r>
      <w:commentRangeEnd w:id="6"/>
      <w:r w:rsidR="000169A5">
        <w:rPr>
          <w:rStyle w:val="CommentReference"/>
        </w:rPr>
        <w:commentReference w:id="6"/>
      </w:r>
      <w:r w:rsidR="00391D36">
        <w:rPr>
          <w:rFonts w:ascii="Arial" w:hAnsi="Arial" w:cs="Arial"/>
        </w:rPr>
        <w:t>)</w:t>
      </w:r>
      <w:r w:rsidR="0076008B">
        <w:rPr>
          <w:rFonts w:ascii="Arial" w:hAnsi="Arial" w:cs="Arial"/>
        </w:rPr>
        <w:t xml:space="preserve"> to</w:t>
      </w:r>
      <w:r w:rsidR="00C5630C">
        <w:rPr>
          <w:rFonts w:ascii="Arial" w:hAnsi="Arial" w:cs="Arial"/>
        </w:rPr>
        <w:t xml:space="preserve"> </w:t>
      </w:r>
      <w:r w:rsidR="00391D36">
        <w:rPr>
          <w:rFonts w:ascii="Arial" w:hAnsi="Arial" w:cs="Arial"/>
        </w:rPr>
        <w:t>facilitate recognition</w:t>
      </w:r>
      <w:r w:rsidR="008E795C">
        <w:rPr>
          <w:rFonts w:ascii="Arial" w:hAnsi="Arial" w:cs="Arial"/>
        </w:rPr>
        <w:t xml:space="preserve"> of unique individuals and familiar conspecifics</w:t>
      </w:r>
      <w:r w:rsidR="00C4766C">
        <w:rPr>
          <w:rFonts w:ascii="Arial" w:hAnsi="Arial" w:cs="Arial"/>
        </w:rPr>
        <w:t xml:space="preserve"> </w:t>
      </w:r>
      <w:r w:rsidR="00C4766C">
        <w:rPr>
          <w:rFonts w:ascii="Arial" w:hAnsi="Arial" w:cs="Arial"/>
        </w:rPr>
        <w:fldChar w:fldCharType="begin"/>
      </w:r>
      <w:r w:rsidR="00C4766C">
        <w:rPr>
          <w:rFonts w:ascii="Arial" w:hAnsi="Arial" w:cs="Arial"/>
        </w:rPr>
        <w:instrText xml:space="preserve"> ADDIN ZOTERO_ITEM CSL_CITATION {"citationID":"brTOJFXA","properties":{"formattedCitation":"(Bruck et al., 2022)","plainCitation":"(Bruck et al., 2022)","noteIndex":0},"citationItems":[{"id":572,"uris":["http://zotero.org/groups/5786507/items/GFB74DY6"],"itemData":{"id":572,"type":"article-journal","abstract":"While studies have demonstrated concept formation in animals, only humans are known to label concepts to use them in mental simulations or predictions. To investigate whether other animals use labels comparably, we studied cross-modal, individual recognition in bottlenose dolphins (Tursiops truncatus) that use signature whistles as labels for conspecifics in their own communication. First, we tested whether dolphins could use gustatory stimuli and found that they could distinguish between water and urine samples, as well as between urine from familiar and unfamiliar individuals. Then, we paired playbacks of signature whistles of known animals with urine samples from either the same dolphin or a different, familiar animal. Dolphins investigated the presentation area longer when the acoustic and gustatory sample matched than when they mismatched. This demonstrates that dolphins recognize other individuals by gustation alone and can integrate information from acoustic and taste inputs indicating a modality independent, labeled concept for known conspecifics.","container-title":"Science Advances","DOI":"10.1126/sciadv.abm7684","issue":"20","note":"publisher: American Association for the Advancement of Science","page":"eabm7684","source":"science.org (Atypon)","title":"Cross-modal perception of identity by sound and taste in bottlenose dolphins","volume":"8","author":[{"family":"Bruck","given":"Jason N."},{"family":"Walmsley","given":"Sam F."},{"family":"Janik","given":"Vincent M."}],"issued":{"date-parts":[["2022",5,18]]}}}],"schema":"https://github.com/citation-style-language/schema/raw/master/csl-citation.json"} </w:instrText>
      </w:r>
      <w:r w:rsidR="00C4766C">
        <w:rPr>
          <w:rFonts w:ascii="Arial" w:hAnsi="Arial" w:cs="Arial"/>
        </w:rPr>
        <w:fldChar w:fldCharType="separate"/>
      </w:r>
      <w:r w:rsidR="00C4766C" w:rsidRPr="00C4766C">
        <w:rPr>
          <w:rFonts w:ascii="Arial" w:hAnsi="Arial" w:cs="Arial"/>
        </w:rPr>
        <w:t>(Bruck et al., 2022)</w:t>
      </w:r>
      <w:r w:rsidR="00C4766C">
        <w:rPr>
          <w:rFonts w:ascii="Arial" w:hAnsi="Arial" w:cs="Arial"/>
        </w:rPr>
        <w:fldChar w:fldCharType="end"/>
      </w:r>
      <w:r w:rsidR="006E6E14">
        <w:rPr>
          <w:rFonts w:ascii="Arial" w:hAnsi="Arial" w:cs="Arial"/>
        </w:rPr>
        <w:t xml:space="preserve"> (</w:t>
      </w:r>
      <w:commentRangeStart w:id="7"/>
      <w:r w:rsidR="006E6E14">
        <w:rPr>
          <w:rFonts w:ascii="Arial" w:hAnsi="Arial" w:cs="Arial"/>
        </w:rPr>
        <w:t>CITE</w:t>
      </w:r>
      <w:commentRangeEnd w:id="7"/>
      <w:r w:rsidR="00C4766C">
        <w:rPr>
          <w:rStyle w:val="CommentReference"/>
        </w:rPr>
        <w:commentReference w:id="7"/>
      </w:r>
      <w:r w:rsidR="006E6E14">
        <w:rPr>
          <w:rFonts w:ascii="Arial" w:hAnsi="Arial" w:cs="Arial"/>
        </w:rPr>
        <w:t>)</w:t>
      </w:r>
      <w:r w:rsidR="00391D36">
        <w:rPr>
          <w:rFonts w:ascii="Arial" w:hAnsi="Arial" w:cs="Arial"/>
        </w:rPr>
        <w:t xml:space="preserve">. </w:t>
      </w:r>
      <w:r w:rsidR="00906167">
        <w:rPr>
          <w:rFonts w:ascii="Arial" w:hAnsi="Arial" w:cs="Arial"/>
        </w:rPr>
        <w:t>For instance, i</w:t>
      </w:r>
      <w:r w:rsidR="00FB412C">
        <w:rPr>
          <w:rFonts w:ascii="Arial" w:hAnsi="Arial" w:cs="Arial"/>
        </w:rPr>
        <w:t xml:space="preserve">ndividuals </w:t>
      </w:r>
      <w:r w:rsidR="00462CB8">
        <w:rPr>
          <w:rFonts w:ascii="Arial" w:hAnsi="Arial" w:cs="Arial"/>
        </w:rPr>
        <w:t xml:space="preserve">can encode individual identity information, group-level information, or both, </w:t>
      </w:r>
      <w:r w:rsidR="00FB412C">
        <w:rPr>
          <w:rFonts w:ascii="Arial" w:hAnsi="Arial" w:cs="Arial"/>
        </w:rPr>
        <w:t xml:space="preserve">in learned vocalizations </w:t>
      </w:r>
      <w:r w:rsidR="00462CB8">
        <w:rPr>
          <w:rFonts w:ascii="Arial" w:hAnsi="Arial" w:cs="Arial"/>
        </w:rPr>
        <w:t xml:space="preserve">via vocal convergence or divergence from social affiliates (reviewed </w:t>
      </w:r>
      <w:commentRangeStart w:id="8"/>
      <w:r w:rsidR="00462CB8">
        <w:rPr>
          <w:rFonts w:ascii="Arial" w:hAnsi="Arial" w:cs="Arial"/>
        </w:rPr>
        <w:t>in</w:t>
      </w:r>
      <w:commentRangeEnd w:id="8"/>
      <w:r w:rsidR="00462CB8">
        <w:rPr>
          <w:rStyle w:val="CommentReference"/>
        </w:rPr>
        <w:commentReference w:id="8"/>
      </w:r>
      <w:r w:rsidR="00462CB8">
        <w:rPr>
          <w:rFonts w:ascii="Arial" w:hAnsi="Arial" w:cs="Arial"/>
        </w:rPr>
        <w:t xml:space="preserve"> </w:t>
      </w:r>
      <w:r w:rsidR="00462CB8">
        <w:rPr>
          <w:rFonts w:ascii="Arial" w:hAnsi="Arial" w:cs="Arial"/>
        </w:rPr>
        <w:fldChar w:fldCharType="begin"/>
      </w:r>
      <w:r w:rsidR="001B6E3F">
        <w:rPr>
          <w:rFonts w:ascii="Arial" w:hAnsi="Arial" w:cs="Arial"/>
        </w:rPr>
        <w:instrText xml:space="preserve"> ADDIN ZOTERO_ITEM CSL_CITATION {"citationID":"AbNRBqte","properties":{"formattedCitation":"(Carouso-Peck et al., 2021; Nowicki &amp; Searcy, 2014; Sewall et al., 2016; Wright &amp; Dahlin, 2018; Wright &amp; Derryberry, 2021)","plainCitation":"(Carouso-Peck et al., 2021; Nowicki &amp; Searcy, 2014; Sewall et al., 2016; Wright &amp; Dahlin, 2018; Wright &amp; Derryberry, 2021)","noteIndex":0},"citationItems":[{"id":510,"uris":["http://zotero.org/groups/5786507/items/52VSTK8F"],"itemData":{"id":510,"type":"article-journal","abstract":"The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F."}],"issued":{"date-parts":[["2016",10,1]]}}},{"id":574,"uris":["http://zotero.org/groups/5786507/items/XNKBKWP7"],"itemData":{"id":574,"type":"article-journal","abstract":"Vocal dialects have fascinated biologists for over 50 years. This mosaic pattern of geographic variation in learned vocalisations was first described in a songbird, and since that time most studies investigating dialects have focused on songbird species. Here we examine patterns of geographic variation in the calls of a different group of vocal learning birds, the parrots (order Psittaciformes). We summarise the growing literature on vocal variation in parrots, and complement this review with a survey of variation in the genus Amazona using calls from sound libraries. We find strikingly similar patterns to those previously found in songbirds. Over 90% of parrots examined in the literature, and 69% of Amazona species surveyed, showed geographic variation consistent with a propensity to share local call types. This trait is evolutionarily labile and widespread; within Amazona most clades contained species with and without geographic variation, and most major lineages of parrots include representatives with dialects. We found little support for the long-standing hypothesis that dialects isolate populations and thus generate genetic differences among populations. Instead, most studies support the idea that dialects are maintained by social benefits of matching local call types, a finding that has implications for the management of captive and endangered populations. Considerable scope remains for studies that experimentally test hypotheses for the exact nature of these benefits, as well as studies that employ comparisons among species, to understand how the interplay between ecology, social dynamics and vocal learning capacities produces different patterns of variation across the parrots.","container-title":"Emu - Austral Ornithology","DOI":"10.1080/01584197.2017.1379356","ISSN":"0158-4197","issue":"1","note":"publisher: Taylor &amp; Francis\n_eprint: https://doi.org/10.1080/01584197.2017.1379356","page":"50-66","source":"Taylor and Francis+NEJM","title":"Vocal dialects in parrots: patterns and processes of cultural evolution","title-short":"Vocal dialects in parrots","volume":"118","author":[{"family":"Wright","given":"Timothy F."},{"family":"Dahlin","given":"Christine R."}],"issued":{"date-parts":[["2018",1,2]]}}},{"id":576,"uris":["http://zotero.org/groups/5786507/items/PMHBWC4S"],"itemData":{"id":576,"type":"article-journal","abstract":"Vocal learning has evolved independently in several lineages. This complex cognitive trait is commonly treated as binary: species either possess or lack it. This view has been a useful starting place to examine the origins of vocal learning, but is also incomplete and potentially misleading, as specific components of the vocal learning program – such as the timing, extent and nature of what is learned – vary widely among species. In our review we revive an idea first proposed by Beecher and Brenowitz (2005) by describing six dimensions of vocal learning: (1) which vocalizations are learned, (2) how much is learned, (3) when it is learned, (4) who it is learned from, (5) what is the extent of the internal template, and (6) how is the template integrated with social learning and innovation. We then highlight key examples of functional and mechanistic work on each dimension, largely from avian taxa, and discuss how a multi-dimensional framework can accelerate our understanding of why vocal learning has evolved, and how brains became capable of this important behaviour.","container-title":"Neuroscience &amp; Biobehavioral Reviews","DOI":"10.1016/j.neubiorev.2021.02.022","ISSN":"0149-7634","journalAbbreviation":"Neuroscience &amp; Biobehavioral Reviews","page":"328-338","source":"ScienceDirect","title":"Defining the multidimensional phenotype: New opportunities to integrate the behavioral ecology and behavioral neuroscience of vocal learning","title-short":"Defining the multidimensional phenotype","volume":"125","author":[{"family":"Wright","given":"Timothy F."},{"family":"Derryberry","given":"Elizabeth P."}],"issued":{"date-parts":[["2021",6,1]]}}}],"schema":"https://github.com/citation-style-language/schema/raw/master/csl-citation.json"} </w:instrText>
      </w:r>
      <w:r w:rsidR="00462CB8">
        <w:rPr>
          <w:rFonts w:ascii="Arial" w:hAnsi="Arial" w:cs="Arial"/>
        </w:rPr>
        <w:fldChar w:fldCharType="separate"/>
      </w:r>
      <w:r w:rsidR="001B6E3F" w:rsidRPr="001B6E3F">
        <w:rPr>
          <w:rFonts w:ascii="Arial" w:hAnsi="Arial" w:cs="Arial"/>
        </w:rPr>
        <w:t>(Carouso-Peck et al., 2021; Nowicki &amp; Searcy, 2014; Sewall et al., 2016; Wright &amp; Dahlin, 2018; Wright &amp; Derryberry, 2021)</w:t>
      </w:r>
      <w:r w:rsidR="00462CB8">
        <w:rPr>
          <w:rFonts w:ascii="Arial" w:hAnsi="Arial" w:cs="Arial"/>
        </w:rPr>
        <w:fldChar w:fldCharType="end"/>
      </w:r>
      <w:r w:rsidR="00462CB8">
        <w:rPr>
          <w:rFonts w:ascii="Arial" w:hAnsi="Arial" w:cs="Arial"/>
        </w:rPr>
        <w:t xml:space="preserve">. </w:t>
      </w:r>
      <w:r w:rsidR="009E011B">
        <w:rPr>
          <w:rFonts w:ascii="Arial" w:hAnsi="Arial" w:cs="Arial"/>
        </w:rPr>
        <w:t>H</w:t>
      </w:r>
      <w:r w:rsidR="00EA3D03">
        <w:rPr>
          <w:rFonts w:ascii="Arial" w:hAnsi="Arial" w:cs="Arial"/>
        </w:rPr>
        <w:t xml:space="preserve">ow vocal learners encode and perceive information in learned vocal signals is important </w:t>
      </w:r>
      <w:r w:rsidR="006C6A4D">
        <w:rPr>
          <w:rFonts w:ascii="Arial" w:hAnsi="Arial" w:cs="Arial"/>
        </w:rPr>
        <w:t>because</w:t>
      </w:r>
      <w:r w:rsidR="00EA3D03">
        <w:rPr>
          <w:rFonts w:ascii="Arial" w:hAnsi="Arial" w:cs="Arial"/>
        </w:rPr>
        <w:t xml:space="preserve"> </w:t>
      </w:r>
      <w:r w:rsidR="007C5483">
        <w:rPr>
          <w:rFonts w:ascii="Arial" w:hAnsi="Arial" w:cs="Arial"/>
        </w:rPr>
        <w:t xml:space="preserve">social recognition </w:t>
      </w:r>
      <w:r w:rsidR="00E44235">
        <w:rPr>
          <w:rFonts w:ascii="Arial" w:hAnsi="Arial" w:cs="Arial"/>
        </w:rPr>
        <w:t>ha</w:t>
      </w:r>
      <w:r>
        <w:rPr>
          <w:rFonts w:ascii="Arial" w:hAnsi="Arial" w:cs="Arial"/>
        </w:rPr>
        <w:t xml:space="preserve">s </w:t>
      </w:r>
      <w:r w:rsidR="00E44235">
        <w:rPr>
          <w:rFonts w:ascii="Arial" w:hAnsi="Arial" w:cs="Arial"/>
        </w:rPr>
        <w:t xml:space="preserve">long been </w:t>
      </w:r>
      <w:r>
        <w:rPr>
          <w:rFonts w:ascii="Arial" w:hAnsi="Arial" w:cs="Arial"/>
        </w:rPr>
        <w:t xml:space="preserve">hypothesized to </w:t>
      </w:r>
      <w:r w:rsidR="00E44235">
        <w:rPr>
          <w:rFonts w:ascii="Arial" w:hAnsi="Arial" w:cs="Arial"/>
        </w:rPr>
        <w:t>favor</w:t>
      </w:r>
      <w:r>
        <w:rPr>
          <w:rFonts w:ascii="Arial" w:hAnsi="Arial" w:cs="Arial"/>
        </w:rPr>
        <w:t xml:space="preserve"> the evolution of vocal learning </w:t>
      </w:r>
      <w:commentRangeStart w:id="9"/>
      <w:r w:rsidR="004779ED">
        <w:rPr>
          <w:rFonts w:ascii="Arial" w:hAnsi="Arial" w:cs="Arial"/>
        </w:rPr>
        <w:fldChar w:fldCharType="begin"/>
      </w:r>
      <w:r w:rsidR="00834B5D">
        <w:rPr>
          <w:rFonts w:ascii="Arial" w:hAnsi="Arial" w:cs="Arial"/>
        </w:rPr>
        <w:instrText xml:space="preserve"> ADDIN ZOTERO_ITEM CSL_CITATION {"citationID":"OXQST7BV","properties":{"formattedCitation":"(Bradbury &amp; Balsby, 2016; Nottebohm, 1972; Nowicki &amp; Searcy, 2014; Sewall et al., 2016)","plainCitation":"(Bradbury &amp; Balsby, 2016; Nottebohm, 1972; Nowicki &amp; Searcy, 2014; Sewall et al., 2016)","noteIndex":0},"citationItems":[{"id":579,"uris":["http://zotero.org/groups/5786507/items/KCHIWFKD"],"itemData":{"id":579,"type":"article-journal","container-title":"Behavioral Ecology and Sociobiology","page":"293-312","title":"The functions of vocal learning in parrots | Behavioral Ecology and Sociobiology","volume":"70","author":[{"family":"Bradbury","given":"Jack W."},{"family":"Balsby","given":"Thorsten J.S."}],"issued":{"date-parts":[["2016"]]}}},{"id":581,"uris":["http://zotero.org/groups/5786507/items/DSZPIHSQ"],"itemData":{"id":581,"type":"article-journal","abstract":"Facts and theories on the evolution of vocal learning in mammals and birds are reviewed. An attempt is made to articulate principles of general heuristic importance. Different contexts in which vocal learning occurs are evaluated. It is concluded that maximal stimulation of females and benefits accruing from formation of vocal dialects have been selective pressures leading to vocal learning. Correlations between intense speciation and vocal learning, and between long-lasting pair bonds and filial song learning, need further study. In all cases where selective pressures leading to vocal learning have been identified, females are the selective agent. Use of vocal signals to attract females is much rarer in mammals, and this is correlated with a low incidence of vocal learning. The successive steps leading from genetically determined motor ontogenies to vocal learning are discussed.","container-title":"The American Naturalist","DOI":"10.1086/282756","ISSN":"0003-0147","issue":"947","note":"publisher: The University of Chicago Press","page":"116-140","source":"journals.uchicago.edu (Atypon)","title":"The Origins of Vocal Learning","volume":"106","author":[{"family":"Nottebohm","given":"Fernando"}],"issued":{"date-parts":[["1972",1]]}}},{"id":514,"uris":["http://zotero.org/groups/5786507/items/V3B289AB"],"itemData":{"id":514,"type":"article-journal","abstract":"Vocal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4779ED">
        <w:rPr>
          <w:rFonts w:ascii="Arial" w:hAnsi="Arial" w:cs="Arial"/>
        </w:rPr>
        <w:fldChar w:fldCharType="separate"/>
      </w:r>
      <w:r w:rsidR="00834B5D" w:rsidRPr="00834B5D">
        <w:rPr>
          <w:rFonts w:ascii="Arial" w:hAnsi="Arial" w:cs="Arial"/>
        </w:rPr>
        <w:t>(Bradbury &amp; Balsby, 2016; Nottebohm, 1972; Nowicki &amp; Searcy, 2014; Sewall et al., 2016)</w:t>
      </w:r>
      <w:r w:rsidR="004779ED">
        <w:rPr>
          <w:rFonts w:ascii="Arial" w:hAnsi="Arial" w:cs="Arial"/>
        </w:rPr>
        <w:fldChar w:fldCharType="end"/>
      </w:r>
      <w:commentRangeEnd w:id="9"/>
      <w:r w:rsidR="00D90682">
        <w:rPr>
          <w:rStyle w:val="CommentReference"/>
        </w:rPr>
        <w:commentReference w:id="9"/>
      </w:r>
      <w:r w:rsidRPr="005B701B">
        <w:rPr>
          <w:rFonts w:ascii="Arial" w:hAnsi="Arial" w:cs="Arial"/>
        </w:rPr>
        <w:t>.</w:t>
      </w:r>
      <w:r w:rsidR="00927329">
        <w:rPr>
          <w:rFonts w:ascii="Arial" w:hAnsi="Arial" w:cs="Arial"/>
        </w:rPr>
        <w:t xml:space="preserve"> </w:t>
      </w:r>
      <w:r w:rsidR="009E011B">
        <w:rPr>
          <w:rFonts w:ascii="Arial" w:hAnsi="Arial" w:cs="Arial"/>
        </w:rPr>
        <w:t xml:space="preserve">Studies of </w:t>
      </w:r>
      <w:r w:rsidR="00833C08">
        <w:rPr>
          <w:rFonts w:ascii="Arial" w:hAnsi="Arial" w:cs="Arial"/>
        </w:rPr>
        <w:t>the diversity of information encoding across</w:t>
      </w:r>
      <w:r w:rsidR="00927329">
        <w:rPr>
          <w:rFonts w:ascii="Arial" w:hAnsi="Arial" w:cs="Arial"/>
        </w:rPr>
        <w:t xml:space="preserve"> vocal learning </w:t>
      </w:r>
      <w:r w:rsidR="00833C08">
        <w:rPr>
          <w:rFonts w:ascii="Arial" w:hAnsi="Arial" w:cs="Arial"/>
        </w:rPr>
        <w:t>taxa could lead to new insights into how vocal learning originated and continues to evolve.</w:t>
      </w:r>
    </w:p>
    <w:p w14:paraId="11EC2384" w14:textId="2866B102" w:rsidR="00A76D70" w:rsidRDefault="007C00D0" w:rsidP="00124140">
      <w:pPr>
        <w:spacing w:line="360" w:lineRule="auto"/>
        <w:rPr>
          <w:rFonts w:ascii="Arial" w:hAnsi="Arial" w:cs="Arial"/>
        </w:rPr>
      </w:pPr>
      <w:r>
        <w:rPr>
          <w:rFonts w:ascii="Arial" w:hAnsi="Arial" w:cs="Arial"/>
        </w:rPr>
        <w:tab/>
      </w:r>
      <w:r w:rsidR="00272375">
        <w:rPr>
          <w:rFonts w:ascii="Arial" w:hAnsi="Arial" w:cs="Arial"/>
        </w:rPr>
        <w:t>However, we are</w:t>
      </w:r>
      <w:r w:rsidR="000F7ACA">
        <w:rPr>
          <w:rFonts w:ascii="Arial" w:hAnsi="Arial" w:cs="Arial"/>
        </w:rPr>
        <w:t xml:space="preserve"> still missing a connection between</w:t>
      </w:r>
      <w:r w:rsidR="00E4158F">
        <w:rPr>
          <w:rFonts w:ascii="Arial" w:hAnsi="Arial" w:cs="Arial"/>
        </w:rPr>
        <w:t xml:space="preserve"> quantitative tools</w:t>
      </w:r>
      <w:r w:rsidR="00E41393">
        <w:rPr>
          <w:rFonts w:ascii="Arial" w:hAnsi="Arial" w:cs="Arial"/>
        </w:rPr>
        <w:t xml:space="preserve"> applied to bioacoustics datasets </w:t>
      </w:r>
      <w:r w:rsidR="001F5F78">
        <w:rPr>
          <w:rFonts w:ascii="Arial" w:hAnsi="Arial" w:cs="Arial"/>
        </w:rPr>
        <w:t>t</w:t>
      </w:r>
      <w:r w:rsidR="00E41393">
        <w:rPr>
          <w:rFonts w:ascii="Arial" w:hAnsi="Arial" w:cs="Arial"/>
        </w:rPr>
        <w:t>o</w:t>
      </w:r>
      <w:r w:rsidR="00E4158F">
        <w:rPr>
          <w:rFonts w:ascii="Arial" w:hAnsi="Arial" w:cs="Arial"/>
        </w:rPr>
        <w:t xml:space="preserve"> facilitate</w:t>
      </w:r>
      <w:r w:rsidR="001F5F78">
        <w:rPr>
          <w:rFonts w:ascii="Arial" w:hAnsi="Arial" w:cs="Arial"/>
        </w:rPr>
        <w:t xml:space="preserve"> inferences about </w:t>
      </w:r>
      <w:r w:rsidR="00E4158F">
        <w:rPr>
          <w:rFonts w:ascii="Arial" w:hAnsi="Arial" w:cs="Arial"/>
        </w:rPr>
        <w:t xml:space="preserve">vocal </w:t>
      </w:r>
      <w:r w:rsidR="001F5F78">
        <w:rPr>
          <w:rFonts w:ascii="Arial" w:hAnsi="Arial" w:cs="Arial"/>
        </w:rPr>
        <w:t>information encoding</w:t>
      </w:r>
      <w:r w:rsidR="00557BCE">
        <w:rPr>
          <w:rFonts w:ascii="Arial" w:hAnsi="Arial" w:cs="Arial"/>
        </w:rPr>
        <w:t>,</w:t>
      </w:r>
      <w:r w:rsidR="000E69DB">
        <w:rPr>
          <w:rFonts w:ascii="Arial" w:hAnsi="Arial" w:cs="Arial"/>
        </w:rPr>
        <w:t xml:space="preserve"> and </w:t>
      </w:r>
      <w:r w:rsidR="00961499">
        <w:rPr>
          <w:rFonts w:ascii="Arial" w:hAnsi="Arial" w:cs="Arial"/>
        </w:rPr>
        <w:t xml:space="preserve">conceptual frameworks on </w:t>
      </w:r>
      <w:r w:rsidR="00251753">
        <w:rPr>
          <w:rFonts w:ascii="Arial" w:hAnsi="Arial" w:cs="Arial"/>
        </w:rPr>
        <w:t xml:space="preserve">how the information encoded in </w:t>
      </w:r>
      <w:r w:rsidR="00BF5610">
        <w:rPr>
          <w:rFonts w:ascii="Arial" w:hAnsi="Arial" w:cs="Arial"/>
        </w:rPr>
        <w:t>signals</w:t>
      </w:r>
      <w:r w:rsidR="00251753">
        <w:rPr>
          <w:rFonts w:ascii="Arial" w:hAnsi="Arial" w:cs="Arial"/>
        </w:rPr>
        <w:t xml:space="preserve"> can facilitate social recognition</w:t>
      </w:r>
      <w:r w:rsidR="00834B5D">
        <w:rPr>
          <w:rFonts w:ascii="Arial" w:hAnsi="Arial" w:cs="Arial"/>
        </w:rPr>
        <w:t xml:space="preserve"> </w:t>
      </w:r>
      <w:r w:rsidR="00834B5D">
        <w:rPr>
          <w:rFonts w:ascii="Arial" w:hAnsi="Arial" w:cs="Arial"/>
        </w:rPr>
        <w:fldChar w:fldCharType="begin"/>
      </w:r>
      <w:r w:rsidR="00834B5D">
        <w:rPr>
          <w:rFonts w:ascii="Arial" w:hAnsi="Arial" w:cs="Arial"/>
        </w:rPr>
        <w:instrText xml:space="preserve"> ADDIN ZOTERO_ITEM CSL_CITATION {"citationID":"rkAuhuRI","properties":{"formattedCitation":"(Beecher, 1989)","plainCitation":"(Beecher, 1989)","noteIndex":0},"citationItems":[{"id":582,"uris":["http://zotero.org/groups/5786507/items/NRMZ8YYS"],"itemData":{"id":582,"type":"article-journal","abstract":"This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D."}],"issued":{"date-parts":[["1989",8,1]]}}}],"schema":"https://github.com/citation-style-language/schema/raw/master/csl-citation.json"} </w:instrText>
      </w:r>
      <w:r w:rsidR="00834B5D">
        <w:rPr>
          <w:rFonts w:ascii="Arial" w:hAnsi="Arial" w:cs="Arial"/>
        </w:rPr>
        <w:fldChar w:fldCharType="separate"/>
      </w:r>
      <w:r w:rsidR="00834B5D" w:rsidRPr="00834B5D">
        <w:rPr>
          <w:rFonts w:ascii="Arial" w:hAnsi="Arial" w:cs="Arial"/>
        </w:rPr>
        <w:t>(Beecher, 1989)</w:t>
      </w:r>
      <w:r w:rsidR="00834B5D">
        <w:rPr>
          <w:rFonts w:ascii="Arial" w:hAnsi="Arial" w:cs="Arial"/>
        </w:rPr>
        <w:fldChar w:fldCharType="end"/>
      </w:r>
      <w:r w:rsidR="009A121C">
        <w:rPr>
          <w:rFonts w:ascii="Arial" w:hAnsi="Arial" w:cs="Arial"/>
        </w:rPr>
        <w:t>.</w:t>
      </w:r>
      <w:r w:rsidR="00961499">
        <w:rPr>
          <w:rFonts w:ascii="Arial" w:hAnsi="Arial" w:cs="Arial"/>
        </w:rPr>
        <w:t xml:space="preserve"> </w:t>
      </w:r>
      <w:r w:rsidR="00AE1FD3">
        <w:rPr>
          <w:rFonts w:ascii="Arial" w:hAnsi="Arial" w:cs="Arial"/>
        </w:rPr>
        <w:t>R</w:t>
      </w:r>
      <w:r w:rsidR="0035565A">
        <w:rPr>
          <w:rFonts w:ascii="Arial" w:hAnsi="Arial" w:cs="Arial"/>
        </w:rPr>
        <w:t xml:space="preserve">esearchers </w:t>
      </w:r>
      <w:r w:rsidR="00961499">
        <w:rPr>
          <w:rFonts w:ascii="Arial" w:hAnsi="Arial" w:cs="Arial"/>
        </w:rPr>
        <w:t xml:space="preserve">studying the information encoded in vocal signals </w:t>
      </w:r>
      <w:r w:rsidR="0035565A">
        <w:rPr>
          <w:rFonts w:ascii="Arial" w:hAnsi="Arial" w:cs="Arial"/>
        </w:rPr>
        <w:t xml:space="preserve">have used </w:t>
      </w:r>
      <w:r w:rsidR="00806EDA">
        <w:rPr>
          <w:rFonts w:ascii="Arial" w:hAnsi="Arial" w:cs="Arial"/>
        </w:rPr>
        <w:t>a wide set of computational tools to quantify patterns of acoustic variation in learned vocalizations</w:t>
      </w:r>
      <w:r w:rsidR="00E269C3">
        <w:rPr>
          <w:rFonts w:ascii="Arial" w:hAnsi="Arial" w:cs="Arial"/>
        </w:rPr>
        <w:t>. These computational approaches</w:t>
      </w:r>
      <w:r w:rsidR="00806EDA">
        <w:rPr>
          <w:rFonts w:ascii="Arial" w:hAnsi="Arial" w:cs="Arial"/>
        </w:rPr>
        <w:t xml:space="preserve"> includ</w:t>
      </w:r>
      <w:r w:rsidR="00E269C3">
        <w:rPr>
          <w:rFonts w:ascii="Arial" w:hAnsi="Arial" w:cs="Arial"/>
        </w:rPr>
        <w:t>e</w:t>
      </w:r>
      <w:r w:rsidR="00806EDA">
        <w:rPr>
          <w:rFonts w:ascii="Arial" w:hAnsi="Arial" w:cs="Arial"/>
        </w:rPr>
        <w:t xml:space="preserve"> visual classification (McDonald et al. 2006) or </w:t>
      </w:r>
      <w:r w:rsidR="00132D46">
        <w:rPr>
          <w:rFonts w:ascii="Arial" w:hAnsi="Arial" w:cs="Arial"/>
        </w:rPr>
        <w:t>automated</w:t>
      </w:r>
      <w:r w:rsidR="00806EDA">
        <w:rPr>
          <w:rFonts w:ascii="Arial" w:hAnsi="Arial" w:cs="Arial"/>
        </w:rPr>
        <w:t xml:space="preserve"> classification </w:t>
      </w:r>
      <w:r w:rsidR="00834B5D">
        <w:rPr>
          <w:rFonts w:ascii="Arial" w:hAnsi="Arial" w:cs="Arial"/>
        </w:rPr>
        <w:fldChar w:fldCharType="begin"/>
      </w:r>
      <w:r w:rsidR="00834B5D">
        <w:rPr>
          <w:rFonts w:ascii="Arial" w:hAnsi="Arial" w:cs="Arial"/>
        </w:rPr>
        <w:instrText xml:space="preserve"> ADDIN ZOTERO_ITEM CSL_CITATION {"citationID":"IfayIE36","properties":{"formattedCitation":"(Deecke et al., 2000; Smith-Vidaurre et al., 2021)","plainCitation":"(Deecke et al., 2000; Smith-Vidaurre et al., 2021)","noteIndex":0},"citationItems":[{"id":522,"uris":["http://zotero.org/groups/5786507/items/V2UWNIJQ"],"itemData":{"id":522,"type":"article-journal","abstract":"Variation in vocal signals among populations and social groups of animals provides opportunities for the study of the mechanisms of behavioural change and their importance in generating and maintaining behavioural variation. We analysed two call types made by two matrilineal social groups of resident killer whales, Orcinus orca, over 12–13 years. We used a neural network-based index of acoustic similarity to identify mechanisms of call differentiation. A test for structural modification of the calls detected significant changes in one call type in both groups, but not in the other. For the modified call type, the rate of divergence between the two groups was significantly lower than the rate of modification within either group showing that calls were modified in a similar fashion in the two groups. An analysis of structural parameters detected no strong directionality in the change. The pattern of call modification could have been caused by maturational changes to the calls or, if killer whale dialects are learned behavioural traits, cultural drift in the structure of the calls together with horizontal transmission of modifications between the two groups. Such vocal matching between members of different matrilines would suggest that vocal learning is not limited to vertical transmission from mother to offspring, which has important implications for models of gene–culture coevolution.","container-title":"Animal Behaviour","DOI":"10.1006/anbe.2000.1454","ISSN":"0003-3472","issue":"5","journalAbbreviation":"Animal Behaviour","page":"629-638","source":"ScienceDirect","title":"Dialect change in resident killer whales: implications for vocal learning and cultural transmission","title-short":"Dialect change in resident killer whales","volume":"60","author":[{"family":"Deecke","given":"V. B"},{"family":"Ford","given":"J. K. B"},{"family":"Spong","given":"P"}],"issued":{"date-parts":[["2000",11,1]]}}},{"id":539,"uris":["http://zotero.org/groups/5786507/items/2XR78B26"],"itemData":{"id":539,"type":"article-journal","abstract":"The manner in which vocal learning is used for social recognition may be sensitive to the social environment. Biological invaders capable of vocal learning are useful for testing this possibility, as invasion alters population size. Some vocal learning species use frequency modulation patterns of acoustic signals for individual recognition. In such species, frequency modulation patterns should be more complex in larger social groups, reflecting greater selection for individual distinctiveness. We used numbers of nests and nest densities as proxies of local population sizes of native range monk parakeets, Myiopsitta monachus, in Uruguay and invasive range populations in the United States. Flock sizes were obtained to estimate maximum social group sizes per range. Supervised machine learning and frequency contours were employed to compare contact call structure between native and invasive range populations, and the effect of urban habitats on call structure was also assessed. Invasive range populations exhibited fewer nests, lower nest densities and smaller maximum flock sizes, which is consistent with a reduction in population size following invasion. Parakeets at invasive range sites also produced contact calls with simpler frequency modulation patterns. Beecher's statistic (HS) revealed reduced individual identity content and fewer possible unique individual signatures in invasive range calls. Simpler individual signatures are consistent with relaxed selection on the complexity of learned calls likely used for individual vocal recognition in the smaller local populations that we identified post-invasion. Frequency modulation patterns were simpler in urban habitats in both ranges, indicating that urban habitats could also alter the social environment and in turn influence the complexity of learned individual signatures. These findings contribute to a growing literature on the use of vocal learning for individual recognition and indicate that vocal learning can be used to produce individual vocal signatures in a manner sensitive to local population size.","container-title":"Animal Behaviour","DOI":"10.1016/j.anbehav.2021.06.020","ISSN":"0003-3472","journalAbbreviation":"Animal Behaviour","page":"15-39","source":"ScienceDirect","title":"Individual vocal signatures show reduced complexity following invasion","volume":"179","author":[{"family":"Smith-Vidaurre","given":"Grace"},{"family":"Perez-Marrufo","given":"Valeria"},{"family":"Wright","given":"Timothy F."}],"issued":{"date-parts":[["2021",9,1]]}}}],"schema":"https://github.com/citation-style-language/schema/raw/master/csl-citation.json"} </w:instrText>
      </w:r>
      <w:r w:rsidR="00834B5D">
        <w:rPr>
          <w:rFonts w:ascii="Arial" w:hAnsi="Arial" w:cs="Arial"/>
        </w:rPr>
        <w:fldChar w:fldCharType="separate"/>
      </w:r>
      <w:r w:rsidR="00834B5D" w:rsidRPr="00834B5D">
        <w:rPr>
          <w:rFonts w:ascii="Arial" w:hAnsi="Arial" w:cs="Arial"/>
        </w:rPr>
        <w:t>(Deecke et al., 2000; Smith-Vidaurre et al., 2021)</w:t>
      </w:r>
      <w:r w:rsidR="00834B5D">
        <w:rPr>
          <w:rFonts w:ascii="Arial" w:hAnsi="Arial" w:cs="Arial"/>
        </w:rPr>
        <w:fldChar w:fldCharType="end"/>
      </w:r>
      <w:commentRangeStart w:id="10"/>
      <w:commentRangeEnd w:id="10"/>
      <w:r w:rsidR="001F1E5A">
        <w:rPr>
          <w:rStyle w:val="CommentReference"/>
        </w:rPr>
        <w:commentReference w:id="10"/>
      </w:r>
      <w:r w:rsidR="00806EDA">
        <w:rPr>
          <w:rFonts w:ascii="Arial" w:hAnsi="Arial" w:cs="Arial"/>
        </w:rPr>
        <w:t xml:space="preserve"> back to unique individuals or social units</w:t>
      </w:r>
      <w:r w:rsidR="00CF4D65">
        <w:rPr>
          <w:rFonts w:ascii="Arial" w:hAnsi="Arial" w:cs="Arial"/>
        </w:rPr>
        <w:t>, as well as</w:t>
      </w:r>
      <w:r w:rsidR="0097159A">
        <w:rPr>
          <w:rFonts w:ascii="Arial" w:hAnsi="Arial" w:cs="Arial"/>
        </w:rPr>
        <w:t xml:space="preserve"> </w:t>
      </w:r>
      <w:r w:rsidR="001F456D">
        <w:rPr>
          <w:rFonts w:ascii="Arial" w:hAnsi="Arial" w:cs="Arial"/>
        </w:rPr>
        <w:t>pipelines to visualize and cluster vocalizations in low-dimensional trait spaces, or acoustic space</w:t>
      </w:r>
      <w:r w:rsidR="0069607E">
        <w:rPr>
          <w:rFonts w:ascii="Arial" w:hAnsi="Arial" w:cs="Arial"/>
        </w:rPr>
        <w:t xml:space="preserve"> </w:t>
      </w:r>
      <w:commentRangeStart w:id="11"/>
      <w:r w:rsidR="001247FA">
        <w:rPr>
          <w:rFonts w:ascii="Arial" w:hAnsi="Arial" w:cs="Arial"/>
        </w:rPr>
        <w:fldChar w:fldCharType="begin"/>
      </w:r>
      <w:r w:rsidR="00834B5D">
        <w:rPr>
          <w:rFonts w:ascii="Arial" w:hAnsi="Arial" w:cs="Arial"/>
        </w:rPr>
        <w:instrText xml:space="preserve"> ADDIN ZOTERO_ITEM CSL_CITATION {"citationID":"ypmC2vLC","properties":{"formattedCitation":"(Araya-Salas et al., 2019; Berg, Delgado, Cortopassi, et al., 2011; Berg, Delgado, Okawa, et al., 2011; Smith-Vidaurre et al., 2020, 2023; Wright, 1996)","plainCitation":"(Araya-Salas et al., 2019; Berg, Delgado, Cortopassi, et al., 2011; Berg, Delgado, Okawa, et al., 2011; Smith-Vidaurre et al., 2020,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F."}],"issued":{"date-parts":[["2019",5,29]]}}},{"id":530,"uris":["http://zotero.org/groups/5786507/items/4ILM3F4A"],"itemData":{"id":530,"type":"article-journal","abstract":"Learned birdsong is a widely used animal model for understanding the acquisition of human speech. Male songbirds often learn songs from adult males during sensitive periods early in life, and sing to attract mates and defend territories. In presumably all of the 350+ parrot species, individuals of both sexes commonly learn vocal signals throughout life to satisfy a wide variety of social functions. Despite intriguing parallels with humans, there have been no experimental studies demonstrating learned vocal production in wild parrots. We studied contact call learning in video-rigged nests of a well-known marked population of green-rumped parrotlets (Forpus passerinus) in Venezuela. Both sexes of naive nestlings developed individually unique contact calls in the nest, and we demonstrate experimentally that signature attributes are learned from both primary care-givers. This represents the first experimental evidence for the mechanisms underlying the transmission of a socially acquired trait in a wild parrot population.","container-title":"Proceedings of the Royal Society B: Biological Sciences","DOI":"10.1098/rspb.2011.0932","issue":"1728","note":"publisher: Royal Society","page":"585-591","source":"royalsocietypublishing-org.proxy2.cl.msu.edu (Atypon)","title":"Vertical transmission of learned signatures in a wild parrot","volume":"279","author":[{"family":"Berg","given":"Karl S."},{"family":"Delgado","given":"Soraya"},{"family":"Cortopassi","given":"Kathryn A."},{"family":"Beissinger","given":"Steven R."},{"family":"Bradbury","given":"Jack W."}],"issued":{"date-parts":[["2011",7,13]]}}},{"id":527,"uris":["http://zotero.org/groups/5786507/items/M5RQLYC2"],"itemData":{"id":527,"type":"article-journal","abstract":"Contact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1247FA">
        <w:rPr>
          <w:rFonts w:ascii="Arial" w:hAnsi="Arial" w:cs="Arial"/>
        </w:rPr>
        <w:fldChar w:fldCharType="separate"/>
      </w:r>
      <w:r w:rsidR="00834B5D" w:rsidRPr="00834B5D">
        <w:rPr>
          <w:rFonts w:ascii="Arial" w:hAnsi="Arial" w:cs="Arial"/>
        </w:rPr>
        <w:t>(Araya-Salas et al., 2019; Berg, Delgado, Cortopassi, et al., 2011; Berg, Delgado, Okawa, et al., 2011; Smith-Vidaurre et al., 2020, 2023; Wright, 1996)</w:t>
      </w:r>
      <w:r w:rsidR="001247FA">
        <w:rPr>
          <w:rFonts w:ascii="Arial" w:hAnsi="Arial" w:cs="Arial"/>
        </w:rPr>
        <w:fldChar w:fldCharType="end"/>
      </w:r>
      <w:commentRangeEnd w:id="11"/>
      <w:r w:rsidR="00974D1D">
        <w:rPr>
          <w:rStyle w:val="CommentReference"/>
        </w:rPr>
        <w:commentReference w:id="11"/>
      </w:r>
      <w:r w:rsidR="001247FA">
        <w:rPr>
          <w:rFonts w:ascii="Arial" w:hAnsi="Arial" w:cs="Arial"/>
        </w:rPr>
        <w:t xml:space="preserve">. </w:t>
      </w:r>
      <w:r w:rsidR="00EA11C3">
        <w:rPr>
          <w:rFonts w:ascii="Arial" w:hAnsi="Arial" w:cs="Arial"/>
        </w:rPr>
        <w:t>Such pipelines can rely on overall measurements of acoustic similarity</w:t>
      </w:r>
      <w:r w:rsidR="000636BC">
        <w:rPr>
          <w:rFonts w:ascii="Arial" w:hAnsi="Arial" w:cs="Arial"/>
        </w:rPr>
        <w:t xml:space="preserve"> </w:t>
      </w:r>
      <w:r w:rsidR="00834B5D">
        <w:rPr>
          <w:rFonts w:ascii="Arial" w:hAnsi="Arial" w:cs="Arial"/>
        </w:rPr>
        <w:fldChar w:fldCharType="begin"/>
      </w:r>
      <w:r w:rsidR="00834B5D">
        <w:rPr>
          <w:rFonts w:ascii="Arial" w:hAnsi="Arial" w:cs="Arial"/>
        </w:rPr>
        <w:instrText xml:space="preserve"> ADDIN ZOTERO_ITEM CSL_CITATION {"citationID":"Sa9HTNBJ","properties":{"formattedCitation":"(Araya-Salas et al., 2019; Smith-Vidaurre et al., 2020; Wright, 1996)","plainCitation":"(Araya-Salas et al., 2019; Smith-Vidaurre et al., 2020;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834B5D">
        <w:rPr>
          <w:rFonts w:ascii="Arial" w:hAnsi="Arial" w:cs="Arial"/>
        </w:rPr>
        <w:fldChar w:fldCharType="separate"/>
      </w:r>
      <w:r w:rsidR="00834B5D" w:rsidRPr="00834B5D">
        <w:rPr>
          <w:rFonts w:ascii="Arial" w:hAnsi="Arial" w:cs="Arial"/>
        </w:rPr>
        <w:t>(Araya-Salas et al., 2019; Smith-Vidaurre et al., 2020; Wright, 1996)</w:t>
      </w:r>
      <w:r w:rsidR="00834B5D">
        <w:rPr>
          <w:rFonts w:ascii="Arial" w:hAnsi="Arial" w:cs="Arial"/>
        </w:rPr>
        <w:fldChar w:fldCharType="end"/>
      </w:r>
      <w:r w:rsidR="00BD66C3">
        <w:rPr>
          <w:rFonts w:ascii="Arial" w:hAnsi="Arial" w:cs="Arial"/>
        </w:rPr>
        <w:t xml:space="preserve"> </w:t>
      </w:r>
      <w:r w:rsidR="004B284F">
        <w:rPr>
          <w:rFonts w:ascii="Arial" w:hAnsi="Arial" w:cs="Arial"/>
        </w:rPr>
        <w:t>distance matrices built from vocal element categorization (</w:t>
      </w:r>
      <w:r w:rsidR="003810D3" w:rsidRPr="00834B5D">
        <w:rPr>
          <w:rFonts w:ascii="Arial" w:hAnsi="Arial" w:cs="Arial"/>
          <w:highlight w:val="yellow"/>
        </w:rPr>
        <w:t>MacDougall-</w:t>
      </w:r>
      <w:proofErr w:type="spellStart"/>
      <w:r w:rsidR="003810D3" w:rsidRPr="00834B5D">
        <w:rPr>
          <w:rFonts w:ascii="Arial" w:hAnsi="Arial" w:cs="Arial"/>
          <w:highlight w:val="yellow"/>
        </w:rPr>
        <w:t>Shackletons</w:t>
      </w:r>
      <w:proofErr w:type="spellEnd"/>
      <w:r w:rsidR="003810D3" w:rsidRPr="00834B5D">
        <w:rPr>
          <w:rFonts w:ascii="Arial" w:hAnsi="Arial" w:cs="Arial"/>
          <w:highlight w:val="yellow"/>
        </w:rPr>
        <w:t>?</w:t>
      </w:r>
      <w:r w:rsidR="004B284F">
        <w:rPr>
          <w:rFonts w:ascii="Arial" w:hAnsi="Arial" w:cs="Arial"/>
        </w:rPr>
        <w:t xml:space="preserve">), </w:t>
      </w:r>
      <w:r w:rsidR="00BD66C3">
        <w:rPr>
          <w:rFonts w:ascii="Arial" w:hAnsi="Arial" w:cs="Arial"/>
        </w:rPr>
        <w:t xml:space="preserve">hand-picked acoustic measurements </w:t>
      </w:r>
      <w:r w:rsidR="00834B5D">
        <w:rPr>
          <w:rFonts w:ascii="Arial" w:hAnsi="Arial" w:cs="Arial"/>
        </w:rPr>
        <w:fldChar w:fldCharType="begin"/>
      </w:r>
      <w:r w:rsidR="00834B5D">
        <w:rPr>
          <w:rFonts w:ascii="Arial" w:hAnsi="Arial" w:cs="Arial"/>
        </w:rPr>
        <w:instrText xml:space="preserve"> ADDIN ZOTERO_ITEM CSL_CITATION {"citationID":"QExVee5W","properties":{"formattedCitation":"(Berg, Delgado, Okawa, et al., 2011; Smeele et al., 2023)","plainCitation":"(Berg, Delgado, Okawa, et al., 2011; Smeele et al., 2023)","noteIndex":0},"citationItems":[{"id":527,"uris":["http://zotero.org/groups/5786507/items/M5RQLYC2"],"itemData":{"id":527,"type":"article-journal","abstract":"Contact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Brooke"}],"issued":{"date-parts":[["2023",10]]}}}],"schema":"https://github.com/citation-style-language/schema/raw/master/csl-citation.json"} </w:instrText>
      </w:r>
      <w:r w:rsidR="00834B5D">
        <w:rPr>
          <w:rFonts w:ascii="Arial" w:hAnsi="Arial" w:cs="Arial"/>
        </w:rPr>
        <w:fldChar w:fldCharType="separate"/>
      </w:r>
      <w:r w:rsidR="00834B5D" w:rsidRPr="00834B5D">
        <w:rPr>
          <w:rFonts w:ascii="Arial" w:hAnsi="Arial" w:cs="Arial"/>
        </w:rPr>
        <w:t>(Berg, Delgado, Okawa, et al., 2011; Smeele et al., 2023)</w:t>
      </w:r>
      <w:r w:rsidR="00834B5D">
        <w:rPr>
          <w:rFonts w:ascii="Arial" w:hAnsi="Arial" w:cs="Arial"/>
        </w:rPr>
        <w:fldChar w:fldCharType="end"/>
      </w:r>
      <w:r w:rsidR="0094180A">
        <w:rPr>
          <w:rFonts w:ascii="Arial" w:hAnsi="Arial" w:cs="Arial"/>
        </w:rPr>
        <w:t xml:space="preserve">, </w:t>
      </w:r>
      <w:r w:rsidR="007F09EE">
        <w:rPr>
          <w:rFonts w:ascii="Arial" w:hAnsi="Arial" w:cs="Arial"/>
        </w:rPr>
        <w:t xml:space="preserve">automatically </w:t>
      </w:r>
      <w:r w:rsidR="007F09EE">
        <w:rPr>
          <w:rFonts w:ascii="Arial" w:hAnsi="Arial" w:cs="Arial"/>
        </w:rPr>
        <w:lastRenderedPageBreak/>
        <w:t>extracted acoustic features (</w:t>
      </w:r>
      <w:r w:rsidR="002B1E31" w:rsidRPr="00834B5D">
        <w:rPr>
          <w:rFonts w:ascii="Arial" w:hAnsi="Arial" w:cs="Arial"/>
          <w:highlight w:val="yellow"/>
        </w:rPr>
        <w:t>CITE</w:t>
      </w:r>
      <w:r w:rsidR="007F09EE">
        <w:rPr>
          <w:rFonts w:ascii="Arial" w:hAnsi="Arial" w:cs="Arial"/>
        </w:rPr>
        <w:t>)</w:t>
      </w:r>
      <w:r w:rsidR="002B1E31">
        <w:rPr>
          <w:rFonts w:ascii="Arial" w:hAnsi="Arial" w:cs="Arial"/>
        </w:rPr>
        <w:t>.</w:t>
      </w:r>
      <w:r w:rsidR="00636532">
        <w:rPr>
          <w:rFonts w:ascii="Arial" w:hAnsi="Arial" w:cs="Arial"/>
        </w:rPr>
        <w:t xml:space="preserve"> Researchers</w:t>
      </w:r>
      <w:r w:rsidR="00FD7FD4">
        <w:rPr>
          <w:rFonts w:ascii="Arial" w:hAnsi="Arial" w:cs="Arial"/>
        </w:rPr>
        <w:t xml:space="preserve"> can then compare signals via </w:t>
      </w:r>
      <w:r w:rsidR="00872259">
        <w:rPr>
          <w:rFonts w:ascii="Arial" w:hAnsi="Arial" w:cs="Arial"/>
        </w:rPr>
        <w:t xml:space="preserve">permuted </w:t>
      </w:r>
      <w:r w:rsidR="00FD7FD4">
        <w:rPr>
          <w:rFonts w:ascii="Arial" w:hAnsi="Arial" w:cs="Arial"/>
        </w:rPr>
        <w:t xml:space="preserve">matrix correlation </w:t>
      </w:r>
      <w:r w:rsidR="00872259">
        <w:rPr>
          <w:rFonts w:ascii="Arial" w:hAnsi="Arial" w:cs="Arial"/>
        </w:rPr>
        <w:t>approaches</w:t>
      </w:r>
      <w:r w:rsidR="00FD42D5">
        <w:rPr>
          <w:rFonts w:ascii="Arial" w:hAnsi="Arial" w:cs="Arial"/>
        </w:rPr>
        <w:t>,</w:t>
      </w:r>
      <w:r w:rsidR="00E801F3">
        <w:rPr>
          <w:rFonts w:ascii="Arial" w:hAnsi="Arial" w:cs="Arial"/>
        </w:rPr>
        <w:t xml:space="preserve"> Bayesian </w:t>
      </w:r>
      <w:r w:rsidR="00B95D96">
        <w:rPr>
          <w:rFonts w:ascii="Arial" w:hAnsi="Arial" w:cs="Arial"/>
        </w:rPr>
        <w:t xml:space="preserve">multi-level </w:t>
      </w:r>
      <w:r w:rsidR="00E801F3">
        <w:rPr>
          <w:rFonts w:ascii="Arial" w:hAnsi="Arial" w:cs="Arial"/>
        </w:rPr>
        <w:t>model</w:t>
      </w:r>
      <w:r w:rsidR="00B95D96">
        <w:rPr>
          <w:rFonts w:ascii="Arial" w:hAnsi="Arial" w:cs="Arial"/>
        </w:rPr>
        <w:t>s</w:t>
      </w:r>
      <w:r w:rsidR="00F66011">
        <w:rPr>
          <w:rFonts w:ascii="Arial" w:hAnsi="Arial" w:cs="Arial"/>
        </w:rPr>
        <w:t xml:space="preserve">, </w:t>
      </w:r>
      <w:r w:rsidR="00F66011" w:rsidRPr="00834B5D">
        <w:rPr>
          <w:rFonts w:ascii="Arial" w:hAnsi="Arial" w:cs="Arial"/>
          <w:highlight w:val="yellow"/>
        </w:rPr>
        <w:t>or others</w:t>
      </w:r>
      <w:r w:rsidR="00C47A39" w:rsidRPr="00834B5D">
        <w:rPr>
          <w:rFonts w:ascii="Arial" w:hAnsi="Arial" w:cs="Arial"/>
          <w:highlight w:val="yellow"/>
        </w:rPr>
        <w:t xml:space="preserve"> in the current citation list</w:t>
      </w:r>
      <w:r w:rsidR="00F66011" w:rsidRPr="00834B5D">
        <w:rPr>
          <w:rFonts w:ascii="Arial" w:hAnsi="Arial" w:cs="Arial"/>
          <w:highlight w:val="yellow"/>
        </w:rPr>
        <w:t>?</w:t>
      </w:r>
      <w:r w:rsidR="00E801F3">
        <w:rPr>
          <w:rFonts w:ascii="Arial" w:hAnsi="Arial" w:cs="Arial"/>
        </w:rPr>
        <w:t xml:space="preserve"> </w:t>
      </w:r>
      <w:commentRangeStart w:id="12"/>
      <w:r w:rsidR="00FD7FD4">
        <w:rPr>
          <w:rFonts w:ascii="Arial" w:hAnsi="Arial" w:cs="Arial"/>
        </w:rPr>
        <w:fldChar w:fldCharType="begin"/>
      </w:r>
      <w:r w:rsidR="00AE34AC">
        <w:rPr>
          <w:rFonts w:ascii="Arial" w:hAnsi="Arial" w:cs="Arial"/>
        </w:rPr>
        <w:instrText xml:space="preserve"> ADDIN ZOTERO_ITEM CSL_CITATION {"citationID":"s1eocdJz","properties":{"formattedCitation":"(Araya-Salas et al., 2019; Hile et al., 2000; Kershenbaum et al., 2012; MacDougall-Shackleton &amp; MacDougall-Shackleton, 2001; Smeele et al., 2023; Smith-Vidaurre et al., 2023; Wright, 1996)","plainCitation":"(Araya-Salas et al., 2019; Hile et al., 2000; Kershenbaum et al., 2012; MacDougall-Shackleton &amp; MacDougall-Shackleton, 2001; Smeele et al., 2023; Smith-Vidaurre et al.,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F."}],"issued":{"date-parts":[["2019",5,29]]}}},{"id":532,"uris":["http://zotero.org/groups/5786507/items/LRNJKMW3"],"itemData":{"id":532,"type":"article-journal","abstract":"The budgerigar, a small species of parrot, can learn new vocalizations throughout life and is therefore widely used as a model system for studying various aspects of vocal learning. It is not known, however, why parrots imitate sounds. To test the hypothesis that vocal imitation in budgerigars is related to pair bonding, we recorded approximately 100 contact calls from each of nine male and nine female adult budgerigars that were unfamiliar with one another and then placed them into pairs. We sampled their contact call repertoire weekly and conducted twice-weekly behavioural observation sessions. We compared contact calls by sonagram cross-correlation and classified them by means of a hierarchical clustering algorithm. This analysis showed that all pairs developed a shared call within an average of 2.1 weeks. Further analysis revealed that eight of the nine male budgerigars imitated the contact calls of their assigned mates, while none of the females imitated the calls of their males. We conclude that contact call imitation in adult budgerigars probably contributes to pair bond formation and maintenance. Prior studies on budgerigars were limited by the lack of a behavioural paradigm to elicit vocal imitation reliably. Our study remedies this and thereby serves as a foundation for future studies on vocal learning in adult animals.","container-title":"Animal Behaviour","DOI":"10.1006/anbe.1999.1438","ISSN":"0003-3472","issue":"6","journalAbbreviation":"Animal Behaviour","page":"1209-1218","source":"ScienceDirect","title":"Male vocal imitation produces call convergence during pair bonding in budgerigars, &lt;i&gt;Melopsittacus undulatus&lt;/i&gt;","volume":"59","author":[{"family":"Hile","given":"Arla G."},{"family":"Plummer","given":"Thane K."},{"family":"Striedter","given":"Georg F."}],"issued":{"date-parts":[["2000",6,1]]}}},{"id":549,"uris":["http://zotero.org/groups/5786507/items/2IUAEEP4"],"itemData":{"id":549,"type":"article-journal","abstract":"Few mammalian species produce vocalizations that are as richly structured as bird songs, and this greatly restricts the capacity for information transfer. Syntactically complex mammalian vocalizations have been previously studied only in primates, ...","container-title":"Proceedings of the Royal Society B: Biological Sciences","DOI":"10.1098/rspb.2012.0322","issue":"1740","language":"en","note":"PMID: 22513862","page":"2974","source":"pmc.ncbi.nlm.nih.gov","title":"Syntactic structure and geographical dialects in the songs of male rock hyraxes","volume":"279","author":[{"family":"Kershenbaum","given":"Arik"},{"family":"Ilany","given":"Amiyaal"},{"family":"Blaustein","given":"Leon"},{"family":"Geffen","given":"Eli"}],"issued":{"date-parts":[["2012",4,18]]}}},{"id":524,"uris":["http://zotero.org/groups/5786507/items/Y6Z8SCP6"],"itemData":{"id":524,"type":"article-journal","abstract":"Bird song often varies geographically within a species; when this geographic variation has distinct boundaries, the shared song types are referred to as song dialects. How dialects are produced and their adaptive significance are longstanding problems in biology, with implications for the role of culture in the evolution and ecology of diverse organisms, including humans. Here we test the hypothesis that song dialect, a culturally transmitted trait, is related to the population genetic structure of mountain white-crowned sparrows (Zonotrichia leucophrys oriantha). To address this, we compared microsatellite allele frequencies from 18 sample sites representing eight dialect regions in the Sierra Nevada. Pairwise genetic distances were not significantly correlated with geographic distances either within or between dialects, nor did dialect groups form distinct genetic groups according to neighbor-joining or UPGMA analysis, and most variation in allele frequencies occurred among individuals rather than at higher levels. However, most of the remaining variation was attributable to differences among, rather than within, dialect regions, and this among-dialect component of variance was statistically significant. Moreover, when controlling for the effect of geographic distance, song dissimilarity and genetic distance between site pairs were significantly correlated. Thus, song dialects appear to be associated with reductions in, but not strict barriers to, gene flow among dialect regions.","container-title":"Evolution","DOI":"10.1111/j.0014-3820.2001.tb00769.x","ISSN":"1558-5646","issue":"12","language":"en","note":"_eprint: https://onlinelibrary.wiley.com/doi/pdf/10.1111/j.0014-3820.2001.tb00769.x","page":"2568-2575","source":"Wiley Online Library","title":"Cultural and Genetic Evolution in Mountain White-Crowned Sparrows: Song Dialects Are Associated with Population Structure","title-short":"Cultural and Genetic Evolution in Mountain White-Crowned Sparrows","volume":"55","author":[{"family":"MacDougall-Shackleton","given":"Elizabeth A."},{"family":"MacDougall-Shackleton","given":"Scott A."}],"issued":{"date-parts":[["2001"]]}}},{"id":457,"uris":["http://zotero.org/users/6722993/items/YUE44IAR"],"itemData":{"id":457,"type":"article-journal","abstract":"In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FD7FD4">
        <w:rPr>
          <w:rFonts w:ascii="Arial" w:hAnsi="Arial" w:cs="Arial"/>
        </w:rPr>
        <w:fldChar w:fldCharType="separate"/>
      </w:r>
      <w:r w:rsidR="00AE34AC" w:rsidRPr="00AE34AC">
        <w:rPr>
          <w:rFonts w:ascii="Arial" w:hAnsi="Arial" w:cs="Arial"/>
        </w:rPr>
        <w:t>(Araya-Salas et al., 2019; Hile et al., 2000; Kershenbaum et al., 2012; MacDougall-Shackleton &amp; MacDougall-Shackleton, 2001; Smeele et al., 2023; Smith-Vidaurre et al., 2023; Wright, 1996)</w:t>
      </w:r>
      <w:r w:rsidR="00FD7FD4">
        <w:rPr>
          <w:rFonts w:ascii="Arial" w:hAnsi="Arial" w:cs="Arial"/>
        </w:rPr>
        <w:fldChar w:fldCharType="end"/>
      </w:r>
      <w:commentRangeEnd w:id="12"/>
      <w:r w:rsidR="00E801F3">
        <w:rPr>
          <w:rStyle w:val="CommentReference"/>
        </w:rPr>
        <w:commentReference w:id="12"/>
      </w:r>
      <w:r w:rsidR="00C54672">
        <w:rPr>
          <w:rFonts w:ascii="Arial" w:hAnsi="Arial" w:cs="Arial"/>
        </w:rPr>
        <w:t xml:space="preserve">. </w:t>
      </w:r>
      <w:r w:rsidR="00F94979">
        <w:rPr>
          <w:rFonts w:ascii="Arial" w:hAnsi="Arial" w:cs="Arial"/>
        </w:rPr>
        <w:t xml:space="preserve">When vocal </w:t>
      </w:r>
      <w:r w:rsidR="00C54672">
        <w:rPr>
          <w:rFonts w:ascii="Arial" w:hAnsi="Arial" w:cs="Arial"/>
        </w:rPr>
        <w:t>signals</w:t>
      </w:r>
      <w:r w:rsidR="00485143">
        <w:rPr>
          <w:rFonts w:ascii="Arial" w:hAnsi="Arial" w:cs="Arial"/>
        </w:rPr>
        <w:t xml:space="preserve"> are</w:t>
      </w:r>
      <w:r w:rsidR="00C54672">
        <w:rPr>
          <w:rFonts w:ascii="Arial" w:hAnsi="Arial" w:cs="Arial"/>
        </w:rPr>
        <w:t xml:space="preserve"> com</w:t>
      </w:r>
      <w:r w:rsidR="00485143">
        <w:rPr>
          <w:rFonts w:ascii="Arial" w:hAnsi="Arial" w:cs="Arial"/>
        </w:rPr>
        <w:t>posed</w:t>
      </w:r>
      <w:r w:rsidR="00C54672">
        <w:rPr>
          <w:rFonts w:ascii="Arial" w:hAnsi="Arial" w:cs="Arial"/>
        </w:rPr>
        <w:t xml:space="preserve"> of several different discrete subunits, research</w:t>
      </w:r>
      <w:r w:rsidR="0071370C">
        <w:rPr>
          <w:rFonts w:ascii="Arial" w:hAnsi="Arial" w:cs="Arial"/>
        </w:rPr>
        <w:t>ers</w:t>
      </w:r>
      <w:r w:rsidR="00C54672">
        <w:rPr>
          <w:rFonts w:ascii="Arial" w:hAnsi="Arial" w:cs="Arial"/>
        </w:rPr>
        <w:t xml:space="preserve"> </w:t>
      </w:r>
      <w:r w:rsidR="0071370C">
        <w:rPr>
          <w:rFonts w:ascii="Arial" w:hAnsi="Arial" w:cs="Arial"/>
        </w:rPr>
        <w:t>have</w:t>
      </w:r>
      <w:r w:rsidR="00C54672">
        <w:rPr>
          <w:rFonts w:ascii="Arial" w:hAnsi="Arial" w:cs="Arial"/>
        </w:rPr>
        <w:t xml:space="preserve"> use</w:t>
      </w:r>
      <w:r w:rsidR="0071370C">
        <w:rPr>
          <w:rFonts w:ascii="Arial" w:hAnsi="Arial" w:cs="Arial"/>
        </w:rPr>
        <w:t>d</w:t>
      </w:r>
      <w:r w:rsidR="00C54672">
        <w:rPr>
          <w:rFonts w:ascii="Arial" w:hAnsi="Arial" w:cs="Arial"/>
        </w:rPr>
        <w:t xml:space="preserve"> methods that reconstruct information encoded in sequences </w:t>
      </w:r>
      <w:r w:rsidR="00375B6A">
        <w:rPr>
          <w:rFonts w:ascii="Arial" w:hAnsi="Arial" w:cs="Arial"/>
        </w:rPr>
        <w:t xml:space="preserve">following the categorization of units </w:t>
      </w:r>
      <w:r w:rsidR="00C54672">
        <w:rPr>
          <w:rFonts w:ascii="Arial" w:hAnsi="Arial" w:cs="Arial"/>
        </w:rPr>
        <w:fldChar w:fldCharType="begin"/>
      </w:r>
      <w:r w:rsidR="00C54672">
        <w:rPr>
          <w:rFonts w:ascii="Arial" w:hAnsi="Arial" w:cs="Arial"/>
        </w:rPr>
        <w:instrText xml:space="preserve"> ADDIN ZOTERO_ITEM CSL_CITATION {"citationID":"2snwsYTn","properties":{"formattedCitation":"(Kershenbaum &amp; Garland, 2015)","plainCitation":"(Kershenbaum &amp; Garland, 2015)","noteIndex":0},"citationItems":[{"id":544,"uris":["http://zotero.org/groups/5786507/items/WJJ2WCSZ"],"itemData":{"id":544,"type":"article-journal","abstract":"Many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sidR="00C54672">
        <w:rPr>
          <w:rFonts w:ascii="Arial" w:hAnsi="Arial" w:cs="Arial"/>
        </w:rPr>
        <w:fldChar w:fldCharType="separate"/>
      </w:r>
      <w:r w:rsidR="00C54672" w:rsidRPr="00C54672">
        <w:rPr>
          <w:rFonts w:ascii="Arial" w:hAnsi="Arial" w:cs="Arial"/>
        </w:rPr>
        <w:t>(Kershenbaum &amp; Garland, 2015)</w:t>
      </w:r>
      <w:r w:rsidR="00C54672">
        <w:rPr>
          <w:rFonts w:ascii="Arial" w:hAnsi="Arial" w:cs="Arial"/>
        </w:rPr>
        <w:fldChar w:fldCharType="end"/>
      </w:r>
      <w:r w:rsidR="00C54672">
        <w:rPr>
          <w:rFonts w:ascii="Arial" w:hAnsi="Arial" w:cs="Arial"/>
        </w:rPr>
        <w:t xml:space="preserve"> </w:t>
      </w:r>
      <w:r w:rsidR="00FF74AD">
        <w:rPr>
          <w:rFonts w:ascii="Arial" w:hAnsi="Arial" w:cs="Arial"/>
        </w:rPr>
        <w:t>such as</w:t>
      </w:r>
      <w:r w:rsidR="00C54672">
        <w:rPr>
          <w:rFonts w:ascii="Arial" w:hAnsi="Arial" w:cs="Arial"/>
        </w:rPr>
        <w:t xml:space="preserve"> Shannon Information</w:t>
      </w:r>
      <w:r w:rsidR="00030375">
        <w:rPr>
          <w:rFonts w:ascii="Arial" w:hAnsi="Arial" w:cs="Arial"/>
        </w:rPr>
        <w:t xml:space="preserve"> </w:t>
      </w:r>
      <w:r w:rsidR="00030375">
        <w:rPr>
          <w:rFonts w:ascii="Arial" w:hAnsi="Arial" w:cs="Arial"/>
        </w:rPr>
        <w:fldChar w:fldCharType="begin"/>
      </w:r>
      <w:r w:rsidR="002733D3">
        <w:rPr>
          <w:rFonts w:ascii="Arial" w:hAnsi="Arial" w:cs="Arial"/>
        </w:rPr>
        <w:instrText xml:space="preserve"> ADDIN ZOTERO_ITEM CSL_CITATION {"citationID":"6lLKLqvW","properties":{"formattedCitation":"(Coppinger et al., 2019; Freeberg, 2006; Selman &amp; Freeberg, 2024)","plainCitation":"(Coppinger et al., 2019; Freeberg, 2006; Selman &amp; Freeberg, 2024)","noteIndex":0},"citationItems":[{"id":557,"uris":["http://zotero.org/groups/5786507/items/P6GI7R7M"],"itemData":{"id":557,"type":"article-journal","abstract":"Recent theory in animal communication predicts that a group’s communicative complexity is connected to its social complexity. Social complexity has typically been measured using group size as an index, with larger groups thought to be more complex than smaller groups. However, group size alone does not account for other social differences that could influence the diversity of interactions within a group that may influence communication. In this study, we asked if other social factors could influence communicative behavior in groups by testing the influence of group composition in the Carolina chickadees, Poecile carolinensis. We recorded the vocal behavior of four wild-caught captive groups of familiar chickadees (birds caught from the same naturally occurring flock) and four wild-caught captive groups of unfamiliar chickadees (birds caught from all different naturally occurring flocks) and then analyzed vocalizations by assessing the note types birds used in their chickadee calls. Flocks of familiar chickadees used fewer introductory notes, more C notes, and fewer hybrid notes in their calls compared to flocks of unfamiliar chickadees. Communicative complexity, measured by zero- and first-order uncertainty, did not differ between conditions. We conclude that note composition of call, but not call complexity, varies with flock-mate familiarity.","container-title":"acta ethologica","DOI":"10.1007/s10211-019-00308-8","ISSN":"1437-9546","issue":"1","journalAbbreviation":"acta ethol","language":"en","page":"73-77","source":"Springer Link","title":"Flock-mate familiarity affects note composition of chickadee calls","volume":"22","author":[{"family":"Coppinger","given":"Brittany A."},{"family":"Davis","given":"Jordon E."},{"family":"Freeberg","given":"Todd M."}],"issued":{"date-parts":[["2019",2,1]]}}},{"id":552,"uris":["http://zotero.org/groups/5786507/items/HWTLRMW5"],"itemData":{"id":552,"type":"article-journal","abstract":"One hypothesis to explain variation in vocal communication in animal species is that the complexity of the social group influences the group's vocal complexity. This social-complexity hypothesis for communication is also central to recent arguments regarding the origins of human language, but experimental tests of the hypothesis are lacking. This study investigated whether group size, a fundamental component of social complexity, influences the complexity of a call functioning in the social organization of Carolina chickadees, Poecile carolinensis. In unmanipulated field settings, calls of individuals in larger groups had greater complexity (more information) than calls of individuals in smaller groups. In aviary settings manipulating group size, individuals in larger groups used calls with greater complexity than individuals in smaller groups. These results indicate that social complexity can influence communicative complexity in this species.","container-title":"Psychological Science","DOI":"10.1111/j.1467-9280.2006.01743.x","ISSN":"0956-7976","issue":"7","journalAbbreviation":"Psychol Sci","language":"en","note":"publisher: SAGE Publications Inc","page":"557-561","source":"SAGE Journals","title":"Social Complexity Can Drive Vocal Complexity: Group Size Influences Vocal Information in Carolina Chickadees","title-short":"Social Complexity Can Drive Vocal Complexity","volume":"17","author":[{"family":"Freeberg","given":"Todd M."}],"issued":{"date-parts":[["2006",7,1]]}}},{"id":553,"uris":["http://zotero.org/groups/5786507/items/RZJC7U4H"],"itemData":{"id":553,"type":"article-journal","abstract":"The chick-a-dee call of chickadees, tits, and titmice is a vocal system used in a wide range of social contexts by both sexes throughout the year and is one of the more structurally complicated vocal systems outside of human language. Relatively little is known about the chick-a-dee calls of mountain chickadees, Poecile gambeli, however. This is an important species for increasing our comparative understanding of variation in chick-a-dee calls as they are one of the chickadee species with the largest naturally occurring flock sizes. Flock size relates to the social complexity of flocks, and the social complexity hypothesis for communication predicts that individuals in more complex social groups should communicate with greater complexity than individuals in simpler social groups. Correlational and experimental evidence in support of the hypothesis has been found in the calls of a wide range of species, including Carolina chickadees, P. carolinensis. Here, we provide the first description of the variation in note composition and note-ordering rules in calls from mountain chickadee flocks in California and Colorado. California flocks were found to be significantly larger than Colorado flocks. Analysis of note-type usage and transition probabilities between note types found that calls of California birds were more complex than calls of Colorado birds, supporting a key prediction of the social complexity hypothesis for communication. We also found relatively high rates of reversals of note-ordering rules in mountain chickadee calls, which might help explain the complexity of the chick-a-dee calls of this species. Additionally, birds in flight produced calls with different note compositions when compared to perched birds. Generally, the note-type ordering and transition probabilities of calls of mountain chickadees seem comparable to other better-studied chickadee species, although their frequent note-type order rule reversals suggest potential syntax-like properties in this call system.","container-title":"Ethology","DOI":"10.1111/eth.13523","ISSN":"1439-0310","issue":"n/a","language":"en","license":"© 2024 Wiley-VCH GmbH.","note":"_eprint: https://onlinelibrary.wiley.com/doi/pdf/10.1111/eth.13523","page":"e13523","source":"Wiley Online Library","title":"Complexity in Chick-a-Dee Calls of Mountain Chickadees (Poecile gambeli): Call Variation Associated With Flock Size and Flight","title-short":"Complexity in Chick-a-Dee Calls of Mountain Chickadees (Poecile gambeli)","volume":"n/a","author":[{"family":"Selman","given":"Zaharia A."},{"family":"Freeberg","given":"Todd M."}],"issued":{"date-parts":[["2024"]]}}}],"schema":"https://github.com/citation-style-language/schema/raw/master/csl-citation.json"} </w:instrText>
      </w:r>
      <w:r w:rsidR="00030375">
        <w:rPr>
          <w:rFonts w:ascii="Arial" w:hAnsi="Arial" w:cs="Arial"/>
        </w:rPr>
        <w:fldChar w:fldCharType="separate"/>
      </w:r>
      <w:r w:rsidR="002733D3" w:rsidRPr="002733D3">
        <w:rPr>
          <w:rFonts w:ascii="Arial" w:hAnsi="Arial" w:cs="Arial"/>
        </w:rPr>
        <w:t>(Coppinger et al., 2019; Freeberg, 2006; Selman &amp; Freeberg, 2024)</w:t>
      </w:r>
      <w:r w:rsidR="00030375">
        <w:rPr>
          <w:rFonts w:ascii="Arial" w:hAnsi="Arial" w:cs="Arial"/>
        </w:rPr>
        <w:fldChar w:fldCharType="end"/>
      </w:r>
      <w:r w:rsidR="00C54672">
        <w:rPr>
          <w:rFonts w:ascii="Arial" w:hAnsi="Arial" w:cs="Arial"/>
        </w:rPr>
        <w:t xml:space="preserve"> or Markov entropy rate </w:t>
      </w:r>
      <w:r w:rsidR="00C54672">
        <w:rPr>
          <w:rFonts w:ascii="Arial" w:hAnsi="Arial" w:cs="Arial"/>
        </w:rPr>
        <w:fldChar w:fldCharType="begin"/>
      </w:r>
      <w:r w:rsidR="00C54672">
        <w:rPr>
          <w:rFonts w:ascii="Arial" w:hAnsi="Arial" w:cs="Arial"/>
        </w:rPr>
        <w:instrText xml:space="preserve"> ADDIN ZOTERO_ITEM CSL_CITATION {"citationID":"lezW3oo8","properties":{"formattedCitation":"(Kershenbaum, 2014)","plainCitation":"(Kershenbaum, 2014)","noteIndex":0},"citationItems":[{"id":548,"uris":["http://zotero.org/groups/5786507/items/A5VUHZAH"],"itemData":{"id":548,"type":"article-journal","container-title":"Bioacoustics","DOI":"10.1080/09524622.2013.850040","ISSN":"0952-4622","issue":"3","note":"publisher: Taylor &amp; Francis","page":"195-208","source":"tandfonline.com (Atypon)","title":"Entropy rate as a measure of animal vocal complexity","volume":"23","author":[{"family":"Kershenbaum","given":"Arik"}],"issued":{"date-parts":[["2014",9,2]]}}}],"schema":"https://github.com/citation-style-language/schema/raw/master/csl-citation.json"} </w:instrText>
      </w:r>
      <w:r w:rsidR="00C54672">
        <w:rPr>
          <w:rFonts w:ascii="Arial" w:hAnsi="Arial" w:cs="Arial"/>
        </w:rPr>
        <w:fldChar w:fldCharType="separate"/>
      </w:r>
      <w:r w:rsidR="00C54672" w:rsidRPr="00C54672">
        <w:rPr>
          <w:rFonts w:ascii="Arial" w:hAnsi="Arial" w:cs="Arial"/>
        </w:rPr>
        <w:t>(Kershenbaum, 2014)</w:t>
      </w:r>
      <w:r w:rsidR="00C54672">
        <w:rPr>
          <w:rFonts w:ascii="Arial" w:hAnsi="Arial" w:cs="Arial"/>
        </w:rPr>
        <w:fldChar w:fldCharType="end"/>
      </w:r>
      <w:r w:rsidR="00030375">
        <w:rPr>
          <w:rFonts w:ascii="Arial" w:hAnsi="Arial" w:cs="Arial"/>
        </w:rPr>
        <w:t xml:space="preserve">. </w:t>
      </w:r>
    </w:p>
    <w:p w14:paraId="55D17F2B" w14:textId="46867C07" w:rsidR="007C00D0" w:rsidRDefault="00C27F7B" w:rsidP="00124140">
      <w:pPr>
        <w:spacing w:line="360" w:lineRule="auto"/>
        <w:rPr>
          <w:rFonts w:ascii="Arial" w:hAnsi="Arial" w:cs="Arial"/>
        </w:rPr>
      </w:pPr>
      <w:r>
        <w:rPr>
          <w:rFonts w:ascii="Arial" w:hAnsi="Arial" w:cs="Arial"/>
        </w:rPr>
        <w:tab/>
      </w:r>
      <w:r w:rsidR="00792003">
        <w:rPr>
          <w:rFonts w:ascii="Arial" w:hAnsi="Arial" w:cs="Arial"/>
        </w:rPr>
        <w:t>These</w:t>
      </w:r>
      <w:r w:rsidR="007077AE">
        <w:rPr>
          <w:rFonts w:ascii="Arial" w:hAnsi="Arial" w:cs="Arial"/>
        </w:rPr>
        <w:t xml:space="preserve"> computational </w:t>
      </w:r>
      <w:r w:rsidR="00792003">
        <w:rPr>
          <w:rFonts w:ascii="Arial" w:hAnsi="Arial" w:cs="Arial"/>
        </w:rPr>
        <w:t xml:space="preserve">tools provide a diversity of approaches that researchers can apply to bioacoustics </w:t>
      </w:r>
      <w:r w:rsidR="00AE34AC">
        <w:rPr>
          <w:rFonts w:ascii="Arial" w:hAnsi="Arial" w:cs="Arial"/>
        </w:rPr>
        <w:t>datasets and</w:t>
      </w:r>
      <w:r w:rsidR="00AD6A30">
        <w:rPr>
          <w:rFonts w:ascii="Arial" w:hAnsi="Arial" w:cs="Arial"/>
        </w:rPr>
        <w:t xml:space="preserve"> </w:t>
      </w:r>
      <w:r w:rsidR="009A042C">
        <w:rPr>
          <w:rFonts w:ascii="Arial" w:hAnsi="Arial" w:cs="Arial"/>
        </w:rPr>
        <w:t>can</w:t>
      </w:r>
      <w:r w:rsidR="00AD6A30">
        <w:rPr>
          <w:rFonts w:ascii="Arial" w:hAnsi="Arial" w:cs="Arial"/>
        </w:rPr>
        <w:t xml:space="preserve"> </w:t>
      </w:r>
      <w:r w:rsidR="006B399C">
        <w:rPr>
          <w:rFonts w:ascii="Arial" w:hAnsi="Arial" w:cs="Arial"/>
        </w:rPr>
        <w:t>support</w:t>
      </w:r>
      <w:r w:rsidR="00AD6A30">
        <w:rPr>
          <w:rFonts w:ascii="Arial" w:hAnsi="Arial" w:cs="Arial"/>
        </w:rPr>
        <w:t xml:space="preserve"> </w:t>
      </w:r>
      <w:r w:rsidR="003F0922">
        <w:rPr>
          <w:rFonts w:ascii="Arial" w:hAnsi="Arial" w:cs="Arial"/>
        </w:rPr>
        <w:t>the same inferences</w:t>
      </w:r>
      <w:r w:rsidR="00AD6A30">
        <w:rPr>
          <w:rFonts w:ascii="Arial" w:hAnsi="Arial" w:cs="Arial"/>
        </w:rPr>
        <w:t xml:space="preserve"> when applied to the same datasets</w:t>
      </w:r>
      <w:commentRangeStart w:id="13"/>
      <w:r w:rsidR="00AD6A30">
        <w:rPr>
          <w:rFonts w:ascii="Arial" w:hAnsi="Arial" w:cs="Arial"/>
        </w:rPr>
        <w:t xml:space="preserve"> </w:t>
      </w:r>
      <w:r w:rsidR="00AE34AC">
        <w:rPr>
          <w:rFonts w:ascii="Arial" w:hAnsi="Arial" w:cs="Arial"/>
        </w:rPr>
        <w:fldChar w:fldCharType="begin"/>
      </w:r>
      <w:r w:rsidR="00AE34AC">
        <w:rPr>
          <w:rFonts w:ascii="Arial" w:hAnsi="Arial" w:cs="Arial"/>
        </w:rPr>
        <w:instrText xml:space="preserve"> ADDIN ZOTERO_ITEM CSL_CITATION {"citationID":"6lG7P9r4","properties":{"formattedCitation":"(Smith-Vidaurre et al., 2020)","plainCitation":"(Smith-Vidaurre et al., 2020)","noteIndex":0},"citationItems":[{"id":536,"uris":["http://zotero.org/groups/5786507/items/ZNXJZAJT"],"itemData":{"id":536,"type":"article-journal","abstract":"Despite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F"}],"issued":{"date-parts":[["2020",3,20]]}}}],"schema":"https://github.com/citation-style-language/schema/raw/master/csl-citation.json"} </w:instrText>
      </w:r>
      <w:r w:rsidR="00AE34AC">
        <w:rPr>
          <w:rFonts w:ascii="Arial" w:hAnsi="Arial" w:cs="Arial"/>
        </w:rPr>
        <w:fldChar w:fldCharType="separate"/>
      </w:r>
      <w:r w:rsidR="00AE34AC" w:rsidRPr="00AE34AC">
        <w:rPr>
          <w:rFonts w:ascii="Arial" w:hAnsi="Arial" w:cs="Arial"/>
        </w:rPr>
        <w:t>(Smith-Vidaurre et al., 2020)</w:t>
      </w:r>
      <w:r w:rsidR="00AE34AC">
        <w:rPr>
          <w:rFonts w:ascii="Arial" w:hAnsi="Arial" w:cs="Arial"/>
        </w:rPr>
        <w:fldChar w:fldCharType="end"/>
      </w:r>
      <w:commentRangeEnd w:id="13"/>
      <w:r w:rsidR="00AE34AC">
        <w:rPr>
          <w:rStyle w:val="CommentReference"/>
        </w:rPr>
        <w:commentReference w:id="13"/>
      </w:r>
      <w:r w:rsidR="00CE081C">
        <w:rPr>
          <w:rFonts w:ascii="Arial" w:hAnsi="Arial" w:cs="Arial"/>
        </w:rPr>
        <w:t xml:space="preserve">. However, </w:t>
      </w:r>
      <w:r w:rsidR="004A365F">
        <w:rPr>
          <w:rFonts w:ascii="Arial" w:hAnsi="Arial" w:cs="Arial"/>
        </w:rPr>
        <w:t xml:space="preserve">these methods </w:t>
      </w:r>
      <w:r w:rsidR="00EB014E">
        <w:rPr>
          <w:rFonts w:ascii="Arial" w:hAnsi="Arial" w:cs="Arial"/>
        </w:rPr>
        <w:t>can</w:t>
      </w:r>
      <w:r w:rsidR="004A365F">
        <w:rPr>
          <w:rFonts w:ascii="Arial" w:hAnsi="Arial" w:cs="Arial"/>
        </w:rPr>
        <w:t>not address</w:t>
      </w:r>
      <w:r w:rsidR="002413F8">
        <w:rPr>
          <w:rFonts w:ascii="Arial" w:hAnsi="Arial" w:cs="Arial"/>
        </w:rPr>
        <w:t xml:space="preserve"> </w:t>
      </w:r>
      <w:r w:rsidR="002C5DA4">
        <w:rPr>
          <w:rFonts w:ascii="Arial" w:hAnsi="Arial" w:cs="Arial"/>
        </w:rPr>
        <w:t xml:space="preserve">how the information quantified </w:t>
      </w:r>
      <w:r w:rsidR="003F1DDB">
        <w:rPr>
          <w:rFonts w:ascii="Arial" w:hAnsi="Arial" w:cs="Arial"/>
        </w:rPr>
        <w:t xml:space="preserve">is directly related to information </w:t>
      </w:r>
      <w:r w:rsidR="006977AF">
        <w:rPr>
          <w:rFonts w:ascii="Arial" w:hAnsi="Arial" w:cs="Arial"/>
        </w:rPr>
        <w:t xml:space="preserve">that animals may </w:t>
      </w:r>
      <w:r w:rsidR="003F1DDB">
        <w:rPr>
          <w:rFonts w:ascii="Arial" w:hAnsi="Arial" w:cs="Arial"/>
        </w:rPr>
        <w:t>use</w:t>
      </w:r>
      <w:r w:rsidR="006977AF">
        <w:rPr>
          <w:rFonts w:ascii="Arial" w:hAnsi="Arial" w:cs="Arial"/>
        </w:rPr>
        <w:t xml:space="preserve"> </w:t>
      </w:r>
      <w:r w:rsidR="003F1DDB">
        <w:rPr>
          <w:rFonts w:ascii="Arial" w:hAnsi="Arial" w:cs="Arial"/>
        </w:rPr>
        <w:t>for social recognition.</w:t>
      </w:r>
      <w:r w:rsidR="0093097F">
        <w:rPr>
          <w:rFonts w:ascii="Arial" w:hAnsi="Arial" w:cs="Arial"/>
        </w:rPr>
        <w:t xml:space="preserve"> Indeed, for species that are mobile, difficult to mark and track, and/or endangered, which encompasses many vocal learning taxa, </w:t>
      </w:r>
      <w:r w:rsidR="00A00601">
        <w:rPr>
          <w:rFonts w:ascii="Arial" w:hAnsi="Arial" w:cs="Arial"/>
        </w:rPr>
        <w:t>performing experiments to ask the animals which information the</w:t>
      </w:r>
      <w:r w:rsidR="00942D66">
        <w:rPr>
          <w:rFonts w:ascii="Arial" w:hAnsi="Arial" w:cs="Arial"/>
        </w:rPr>
        <w:t>y find important in signals can be prohibitively challenging</w:t>
      </w:r>
      <w:r w:rsidR="00FF28E5">
        <w:rPr>
          <w:rFonts w:ascii="Arial" w:hAnsi="Arial" w:cs="Arial"/>
        </w:rPr>
        <w:t xml:space="preserve">, which </w:t>
      </w:r>
      <w:r w:rsidR="00954484">
        <w:rPr>
          <w:rFonts w:ascii="Arial" w:hAnsi="Arial" w:cs="Arial"/>
        </w:rPr>
        <w:t>creat</w:t>
      </w:r>
      <w:r w:rsidR="00FF28E5">
        <w:rPr>
          <w:rFonts w:ascii="Arial" w:hAnsi="Arial" w:cs="Arial"/>
        </w:rPr>
        <w:t>es</w:t>
      </w:r>
      <w:r w:rsidR="00954484">
        <w:rPr>
          <w:rFonts w:ascii="Arial" w:hAnsi="Arial" w:cs="Arial"/>
        </w:rPr>
        <w:t xml:space="preserve"> a potential mismatch between the salient information that we can quantify</w:t>
      </w:r>
      <w:r w:rsidR="009B359C">
        <w:rPr>
          <w:rFonts w:ascii="Arial" w:hAnsi="Arial" w:cs="Arial"/>
        </w:rPr>
        <w:t xml:space="preserve"> with computational tools</w:t>
      </w:r>
      <w:r w:rsidR="00954484">
        <w:rPr>
          <w:rFonts w:ascii="Arial" w:hAnsi="Arial" w:cs="Arial"/>
        </w:rPr>
        <w:t xml:space="preserve"> and the information that is salient </w:t>
      </w:r>
      <w:r w:rsidR="003E12A4">
        <w:rPr>
          <w:rFonts w:ascii="Arial" w:hAnsi="Arial" w:cs="Arial"/>
        </w:rPr>
        <w:t xml:space="preserve">and important </w:t>
      </w:r>
      <w:r w:rsidR="00954484">
        <w:rPr>
          <w:rFonts w:ascii="Arial" w:hAnsi="Arial" w:cs="Arial"/>
        </w:rPr>
        <w:t xml:space="preserve">to receivers. </w:t>
      </w:r>
      <w:r w:rsidR="00042B2F">
        <w:rPr>
          <w:rFonts w:ascii="Arial" w:hAnsi="Arial" w:cs="Arial"/>
        </w:rPr>
        <w:t xml:space="preserve">Using quantitative tools that can </w:t>
      </w:r>
      <w:r w:rsidR="00E06575">
        <w:rPr>
          <w:rFonts w:ascii="Arial" w:hAnsi="Arial" w:cs="Arial"/>
        </w:rPr>
        <w:t>detect all of the information that may be important for social recognition</w:t>
      </w:r>
      <w:r w:rsidR="00495892">
        <w:rPr>
          <w:rFonts w:ascii="Arial" w:hAnsi="Arial" w:cs="Arial"/>
        </w:rPr>
        <w:t xml:space="preserve"> becomes especially </w:t>
      </w:r>
      <w:r w:rsidR="008A4C2E">
        <w:rPr>
          <w:rFonts w:ascii="Arial" w:hAnsi="Arial" w:cs="Arial"/>
        </w:rPr>
        <w:t>necessary</w:t>
      </w:r>
      <w:r w:rsidR="00495892">
        <w:rPr>
          <w:rFonts w:ascii="Arial" w:hAnsi="Arial" w:cs="Arial"/>
        </w:rPr>
        <w:t xml:space="preserve"> when </w:t>
      </w:r>
      <w:r w:rsidR="00C8631B">
        <w:rPr>
          <w:rFonts w:ascii="Arial" w:hAnsi="Arial" w:cs="Arial"/>
        </w:rPr>
        <w:t>animals</w:t>
      </w:r>
      <w:r w:rsidR="006168DC">
        <w:rPr>
          <w:rFonts w:ascii="Arial" w:hAnsi="Arial" w:cs="Arial"/>
        </w:rPr>
        <w:t xml:space="preserve"> encode multiple types of information in the same discrete vocalization</w:t>
      </w:r>
      <w:r w:rsidR="007B2D80">
        <w:rPr>
          <w:rFonts w:ascii="Arial" w:hAnsi="Arial" w:cs="Arial"/>
        </w:rPr>
        <w:t>,</w:t>
      </w:r>
      <w:r w:rsidR="006168DC">
        <w:rPr>
          <w:rFonts w:ascii="Arial" w:hAnsi="Arial" w:cs="Arial"/>
        </w:rPr>
        <w:t xml:space="preserve"> </w:t>
      </w:r>
      <w:r w:rsidR="00064B3A">
        <w:rPr>
          <w:rFonts w:ascii="Arial" w:hAnsi="Arial" w:cs="Arial"/>
        </w:rPr>
        <w:t xml:space="preserve">also known as </w:t>
      </w:r>
      <w:r w:rsidR="006168DC">
        <w:rPr>
          <w:rFonts w:ascii="Arial" w:hAnsi="Arial" w:cs="Arial"/>
        </w:rPr>
        <w:t>“</w:t>
      </w:r>
      <w:r w:rsidR="00917F9B">
        <w:rPr>
          <w:rFonts w:ascii="Arial" w:hAnsi="Arial" w:cs="Arial"/>
        </w:rPr>
        <w:t xml:space="preserve">hierarchical </w:t>
      </w:r>
      <w:r w:rsidR="006168DC">
        <w:rPr>
          <w:rFonts w:ascii="Arial" w:hAnsi="Arial" w:cs="Arial"/>
        </w:rPr>
        <w:t>mapping”</w:t>
      </w:r>
      <w:r w:rsidR="00AE34AC">
        <w:rPr>
          <w:rFonts w:ascii="Arial" w:hAnsi="Arial" w:cs="Arial"/>
        </w:rPr>
        <w:t xml:space="preserve"> </w:t>
      </w:r>
      <w:r w:rsidR="00AE34AC">
        <w:rPr>
          <w:rFonts w:ascii="Arial" w:hAnsi="Arial" w:cs="Arial"/>
        </w:rPr>
        <w:fldChar w:fldCharType="begin"/>
      </w:r>
      <w:r w:rsidR="00AE34AC">
        <w:rPr>
          <w:rFonts w:ascii="Arial" w:hAnsi="Arial" w:cs="Arial"/>
        </w:rPr>
        <w:instrText xml:space="preserve"> ADDIN ZOTERO_ITEM CSL_CITATION {"citationID":"pSuBAH10","properties":{"formattedCitation":"(Bradbury &amp; Vehrencamp, 1998)","plainCitation":"(Bradbury &amp; Vehrencamp, 1998)","noteIndex":0},"citationItems":[{"id":584,"uris":["http://zotero.org/groups/5786507/items/5EL8H9XA"],"itemData":{"id":584,"type":"book","edition":"1","event-place":"Sunderland, MA, USA","publisher":"Sinauer Associates, Inc","publisher-place":"Sunderland, MA, USA","title":"Principles of animal communication","author":[{"family":"Bradbury","given":"Jack W."},{"family":"Vehrencamp","given":"S.L."}],"issued":{"date-parts":[["1998"]]}}}],"schema":"https://github.com/citation-style-language/schema/raw/master/csl-citation.json"} </w:instrText>
      </w:r>
      <w:r w:rsidR="00AE34AC">
        <w:rPr>
          <w:rFonts w:ascii="Arial" w:hAnsi="Arial" w:cs="Arial"/>
        </w:rPr>
        <w:fldChar w:fldCharType="separate"/>
      </w:r>
      <w:r w:rsidR="00AE34AC" w:rsidRPr="00AE34AC">
        <w:rPr>
          <w:rFonts w:ascii="Arial" w:hAnsi="Arial" w:cs="Arial"/>
        </w:rPr>
        <w:t>(Bradbury &amp; Vehrencamp, 1998)</w:t>
      </w:r>
      <w:r w:rsidR="00AE34AC">
        <w:rPr>
          <w:rFonts w:ascii="Arial" w:hAnsi="Arial" w:cs="Arial"/>
        </w:rPr>
        <w:fldChar w:fldCharType="end"/>
      </w:r>
      <w:r w:rsidR="00FC5E01">
        <w:rPr>
          <w:rFonts w:ascii="Arial" w:hAnsi="Arial" w:cs="Arial"/>
        </w:rPr>
        <w:t>. For instance,</w:t>
      </w:r>
      <w:r w:rsidR="005C6804">
        <w:rPr>
          <w:rFonts w:ascii="Arial" w:hAnsi="Arial" w:cs="Arial"/>
        </w:rPr>
        <w:t xml:space="preserve"> </w:t>
      </w:r>
      <w:r w:rsidR="00DC2128">
        <w:rPr>
          <w:rFonts w:ascii="Arial" w:hAnsi="Arial" w:cs="Arial"/>
        </w:rPr>
        <w:t xml:space="preserve">killer whales </w:t>
      </w:r>
      <w:r w:rsidR="0086185D">
        <w:rPr>
          <w:rFonts w:ascii="Arial" w:hAnsi="Arial" w:cs="Arial"/>
        </w:rPr>
        <w:t>(</w:t>
      </w:r>
      <w:r w:rsidR="00AE34AC" w:rsidRPr="00AE34AC">
        <w:rPr>
          <w:rFonts w:ascii="Arial" w:hAnsi="Arial" w:cs="Arial"/>
          <w:i/>
          <w:iCs/>
        </w:rPr>
        <w:t>Orcinus orca</w:t>
      </w:r>
      <w:r w:rsidR="0086185D">
        <w:rPr>
          <w:rFonts w:ascii="Arial" w:hAnsi="Arial" w:cs="Arial"/>
        </w:rPr>
        <w:t xml:space="preserve">) produce vocalizations </w:t>
      </w:r>
      <w:r w:rsidR="00DC2128">
        <w:rPr>
          <w:rFonts w:ascii="Arial" w:hAnsi="Arial" w:cs="Arial"/>
        </w:rPr>
        <w:t>that contain both group and individual identity information</w:t>
      </w:r>
      <w:r w:rsidR="008771A5">
        <w:rPr>
          <w:rFonts w:ascii="Arial" w:hAnsi="Arial" w:cs="Arial"/>
        </w:rPr>
        <w:t xml:space="preserve"> </w:t>
      </w:r>
      <w:r w:rsidR="008771A5">
        <w:rPr>
          <w:rFonts w:ascii="Arial" w:hAnsi="Arial" w:cs="Arial"/>
        </w:rPr>
        <w:fldChar w:fldCharType="begin"/>
      </w:r>
      <w:r w:rsidR="008771A5">
        <w:rPr>
          <w:rFonts w:ascii="Arial" w:hAnsi="Arial" w:cs="Arial"/>
        </w:rPr>
        <w:instrText xml:space="preserve"> ADDIN ZOTERO_ITEM CSL_CITATION {"citationID":"x7Fmgayb","properties":{"formattedCitation":"(Deecke et al., 2010; Ford, 1991; Nousek et al., 2006; Strager, 1995; Yurk et al., 2002)","plainCitation":"(Deecke et al., 2010; Ford, 1991; Nousek et al., 2006; Strager, 1995; Yurk et al., 2002)","noteIndex":0},"citationItems":[{"id":593,"uris":["http://zotero.org/groups/5786507/items/XMES5DEE"],"itemData":{"id":593,"type":"article-journal","abstract":"A few species of mammals produce group-specific vocalisations that are passed on by learning, but the function of learned vocal variation remains poorly understood. Resident killer whales live in stable matrilineal groups with repertoires of seven to 17 stereotyped call types. Some types are shared among matrilines, but their structure typically shows matriline-specific differences. Our objective was to analyse calls of nine killer whale matrilines in British Columbia to test whether call similarity primarily reflects social or genetic relationships. Recordings were made in 1985–1995 in the presence of focal matrilines that were either alone or with groups with non-overlapping repertoires. We used neural network discrimination performance to measure the similarity of call types produced by different matrilines and determined matriline association rates from 757 encounters with one or more focal matrilines. Relatedness was measured by comparing variation at 11 microsatellite loci for the oldest female in each group. Call similarity was positively correlated with association rates for two of the three call types analysed. Similarity of the N4 call type was also correlated with matriarch relatedness. No relationship between relatedness and association frequency was detected. These results show that call structure reflects relatedness and social affiliation, but not because related groups spend more time together. Instead, call structure appears to play a role in kin recognition and shapes the association behaviour of killer whale groups. Our results therefore support the hypothesis that increasing social complexity plays a role in the evolution of learned vocalisations in some mammalian species.","container-title":"Naturwissenschaften","DOI":"10.1007/s00114-010-0657-z","ISSN":"1432-1904","issue":"5","journalAbbreviation":"Naturwissenschaften","language":"en","page":"513-518","source":"Springer Link","title":"The structure of stereotyped calls reflects kinship and social affiliation in resident killer whales (Orcinus orca)","volume":"97","author":[{"family":"Deecke","given":"Volker B."},{"family":"Barrett-Lennard","given":"Lance G."},{"family":"Spong","given":"Paul"},{"family":"Ford","given":"John K. B."}],"issued":{"date-parts":[["2010",5,1]]}}},{"id":585,"uris":["http://zotero.org/groups/5786507/items/7VG6SI5P"],"itemData":{"id":585,"type":"article-journal","abstract":"Underwater vocalizations were recorded during repeated encounters with 16 pods, or stable kin groups, of resident killer whales (Orcinus orca) off the coast of British Columbia. Pods were identified from unique natural markings on individuals. Vocal exchanges within pods were dominated by repetitious, discrete calls. Pods each produced 7–17 (mean 10.7) types of discrete calls. Individuals appear to acquire their pod's call repertoire by learning, and repertoires can persist with little change for over 25 years. Call repertoires differed significantly among pods in the resident population. The 16 pods formed four distinct acoustic associations, or clans, each having a unique repertoire of discrete calls, or vocal tradition. Pods within a clan shared several call types, but no sharing took place among clans. Shared calls often contained structural variations specific to each pod or group of pods in the clan. These variants and other differences in acoustic behaviour formed a system of related pod-specific dialects within the vocal tradition of each clan. Pods from different clans often travelled together, but observed patterns of social associations were often independent of acoustic relationships. It is proposed that each clan comprises related pods that have descended from a common ancestral group. New pods formed from this ancestral group through growth and matrilineal division of the lineage. The formation of new pods was accompanied by divergence of the call repertoire of the founding group. Such divergence resulted from the accumulation of errors in call learning across generations, call innovation, and call extinction. Pod-specific repertoires probably serve to enhance the efficiency of vocal communication within the group and act as behavioural indicators of pod affiliation. The striking differences among the vocal traditions of different clans suggest that each is an independent matriline.","container-title":"Canadian Journal of Zoology","DOI":"10.1139/z91-206","ISSN":"0008-4301","issue":"6","journalAbbreviation":"Can. J. Zool.","note":"publisher: NRC Research Press","page":"1454-1483","source":"cdnsciencepub.com (Atypon)","title":"Vocal traditions among resident killer whales (Orcinus orca) in coastal waters of British Columbia","volume":"69","author":[{"family":"Ford","given":"John K. B."}],"issued":{"date-parts":[["1991",6]]}}},{"id":591,"uris":["http://zotero.org/groups/5786507/items/64YUWDQH"],"itemData":{"id":591,"type":"article-journal","abstract":"Northern resident killer whales (Orcinus orca) live in highly stable groups and use group-specific vocal signals, but individual variation in calls has not been described previously. A towed beam-forming array was used to ascribe stereotyped pulsed calls with two independently modulated frequency contours to visually identified individual killer whales in Johnstone Strait, British Columbia. Overall, call similarity determined using neural networks differed significantly between different affiliation levels for both frequency components of all the call types analysed. This method distinguished calls from individuals within the same matriline better than different calls produced by a single individual and better than by chance. The calls of individuals from different matrilines were more distinctive than those within the same matriline, confirming previous studies based on group recordings. These results show that frequency contours of stereotyped calls differ among the individuals that are constantly associated with each other and use group-specific vocalizations, though across-group differences were substantially more pronounced.","container-title":"Biology Letters","DOI":"10.1098/rsbl.2006.0517","issue":"4","note":"publisher: Royal Society","page":"481-484","source":"royalsocietypublishing.org (Atypon)","title":"The influence of social affiliation on individual vocal signatures of northern resident killer whales (Orcinus orca)","volume":"2","author":[{"family":"Nousek","given":"Anna E"},{"family":"Slater","given":"Peter J.B"},{"family":"Wang","given":"Chao"},{"family":"Miller","given":"Patrick J.O"}],"issued":{"date-parts":[["2006",8,8]]}}},{"id":587,"uris":["http://zotero.org/groups/5786507/items/TYFK5VVW"],"itemData":{"id":587,"type":"article-journal","abstract":"Underwater vocalizations of 9 photoidentified pods of killer whales (Orcinus orca) were recorded in northern Norway from 1986 to 1992. In total, 34 call types and 20 subtypes were identified from the recordings. The pods had repertoire sizes ranging from 3 to 16 call types (average 9.0 call types). Pod-specific calls were found in 6 of the 9 pods. All pods had a unique repertoire combination. This study thus supports the hypothesis that vocal traditions are characteristic of killer whales. Some calls were combined, forming a total of 21 different syntactically organized compound calls. The function of this was not known, but it was suggested that adding size and flexibility to a small and rigid vocal repertoire may be advantageous.","container-title":"Canadian Journal of Zoology","DOI":"10.1139/z95-124","ISSN":"0008-4301","issue":"6","journalAbbreviation":"Can. J. Zool.","note":"publisher: NRC Research Press","page":"1037-1047","source":"cdnsciencepub.com (Atypon)","title":"Pod-specific call repertoires and compound calls of killer whales, Orcinus orca Linnaeus, 1758, in the waters of northern Norway","volume":"73","author":[{"family":"Strager","given":"Hanne"}],"issued":{"date-parts":[["1995",6]]}}},{"id":589,"uris":["http://zotero.org/groups/5786507/items/S93CZS4J"],"itemData":{"id":589,"type":"article-journal","abstract":"Cultural lineages are based on learned social traditions that are stable for several generations. When cultural lineages also reflect common ancestry and/or are shared by individuals that live together they are called clans. The existence of clans among killer whales has been previously proposed but has not been confirmed. Here, we show that clans exist among resident type killer whales, Orcinus orca, in southern Alaska. Resident killer whales live in stable matrilines from which emigration of either sex has not been observed. Matrilines that associate regularly (≥50% observation time) are called pods. Pods are believed to consist of closely related matrilines and share a unique repertoire of discrete call types. Pods that share parts of their repertoire form what Ford (1991, Canadian Journal of Zoology,69, 1454–1483) called an acoustic clan. Here, we identified discrete call types of seven pods from southern Alaska, using a method based on human discrimination of distinct aural and visual (spectrogram) differences. Mitochondrial DNA of members of each pod was also analysed. The repertoires of the seven pods were compared and two acoustically distinct groups of pods were identified. Each group was monomorphic for a different mitochondrial D-loop haplotype. Nevertheless, pods from different clans associated frequently. It thus appears that the acoustic similarities within groups, which we presume to be cultural, reflect common ancestry, and that these groups therefore meet the above definition of clans. We also argue that a combination of cultural drift and selection are the main mechanisms for the maintenance of clans. Copyright 2002 The Association for the Study of Animal Behaviour. Published by Elsevier Science Ltd. All rights reserved.","container-title":"Animal Behaviour","DOI":"10.1006/anbe.2002.3012","ISSN":"0003-3472","issue":"6","journalAbbreviation":"Animal Behaviour","page":"1103-1119","source":"ScienceDirect","title":"Cultural transmission within maternal lineages: vocal clans in resident killer whales in southern Alaska","title-short":"Cultural transmission within maternal lineages","volume":"63","author":[{"family":"Yurk","given":"H"},{"family":"Barrett-Lennard","given":"L"},{"family":"Ford","given":"J. K. B"},{"family":"Matkin","given":"C. O"}],"issued":{"date-parts":[["2002",6,1]]}}}],"schema":"https://github.com/citation-style-language/schema/raw/master/csl-citation.json"} </w:instrText>
      </w:r>
      <w:r w:rsidR="008771A5">
        <w:rPr>
          <w:rFonts w:ascii="Arial" w:hAnsi="Arial" w:cs="Arial"/>
        </w:rPr>
        <w:fldChar w:fldCharType="separate"/>
      </w:r>
      <w:r w:rsidR="008771A5" w:rsidRPr="008771A5">
        <w:rPr>
          <w:rFonts w:ascii="Arial" w:hAnsi="Arial" w:cs="Arial"/>
        </w:rPr>
        <w:t>(Deecke et al., 2010; Ford, 1991; Nousek et al., 2006; Strager, 1995; Yurk et al., 2002)</w:t>
      </w:r>
      <w:r w:rsidR="008771A5">
        <w:rPr>
          <w:rFonts w:ascii="Arial" w:hAnsi="Arial" w:cs="Arial"/>
        </w:rPr>
        <w:fldChar w:fldCharType="end"/>
      </w:r>
      <w:r w:rsidR="0030375B">
        <w:rPr>
          <w:rFonts w:ascii="Arial" w:hAnsi="Arial" w:cs="Arial"/>
        </w:rPr>
        <w:t>. M</w:t>
      </w:r>
      <w:r w:rsidR="00F71C86">
        <w:rPr>
          <w:rFonts w:ascii="Arial" w:hAnsi="Arial" w:cs="Arial"/>
        </w:rPr>
        <w:t>onk parakeets (</w:t>
      </w:r>
      <w:proofErr w:type="spellStart"/>
      <w:r w:rsidR="00F71C86" w:rsidRPr="00AE34AC">
        <w:rPr>
          <w:rFonts w:ascii="Arial" w:hAnsi="Arial" w:cs="Arial"/>
          <w:i/>
          <w:iCs/>
        </w:rPr>
        <w:t>Myiopsitta</w:t>
      </w:r>
      <w:proofErr w:type="spellEnd"/>
      <w:r w:rsidR="00F71C86" w:rsidRPr="00AE34AC">
        <w:rPr>
          <w:rFonts w:ascii="Arial" w:hAnsi="Arial" w:cs="Arial"/>
          <w:i/>
          <w:iCs/>
        </w:rPr>
        <w:t xml:space="preserve"> monachus</w:t>
      </w:r>
      <w:r w:rsidR="00F71C86">
        <w:rPr>
          <w:rFonts w:ascii="Arial" w:hAnsi="Arial" w:cs="Arial"/>
        </w:rPr>
        <w:t>)</w:t>
      </w:r>
      <w:r w:rsidR="006B4BDC">
        <w:rPr>
          <w:rFonts w:ascii="Arial" w:hAnsi="Arial" w:cs="Arial"/>
        </w:rPr>
        <w:t xml:space="preserve"> </w:t>
      </w:r>
      <w:r w:rsidR="001D343A">
        <w:rPr>
          <w:rFonts w:ascii="Arial" w:hAnsi="Arial" w:cs="Arial"/>
        </w:rPr>
        <w:t>in</w:t>
      </w:r>
      <w:r w:rsidR="004B3DE3">
        <w:rPr>
          <w:rFonts w:ascii="Arial" w:hAnsi="Arial" w:cs="Arial"/>
        </w:rPr>
        <w:t xml:space="preserve"> their native and introduced ranges </w:t>
      </w:r>
      <w:r w:rsidR="006B4BDC">
        <w:rPr>
          <w:rFonts w:ascii="Arial" w:hAnsi="Arial" w:cs="Arial"/>
        </w:rPr>
        <w:t>produce</w:t>
      </w:r>
      <w:r w:rsidR="004B2A03">
        <w:rPr>
          <w:rFonts w:ascii="Arial" w:hAnsi="Arial" w:cs="Arial"/>
        </w:rPr>
        <w:t xml:space="preserve"> </w:t>
      </w:r>
      <w:r w:rsidR="00787649">
        <w:rPr>
          <w:rFonts w:ascii="Arial" w:hAnsi="Arial" w:cs="Arial"/>
        </w:rPr>
        <w:t>social calls</w:t>
      </w:r>
      <w:r w:rsidR="00B60AA0">
        <w:rPr>
          <w:rFonts w:ascii="Arial" w:hAnsi="Arial" w:cs="Arial"/>
        </w:rPr>
        <w:t xml:space="preserve"> </w:t>
      </w:r>
      <w:r w:rsidR="00C06E29">
        <w:rPr>
          <w:rFonts w:ascii="Arial" w:hAnsi="Arial" w:cs="Arial"/>
        </w:rPr>
        <w:t xml:space="preserve">that are individually distinctive but still display statistically significant </w:t>
      </w:r>
      <w:r w:rsidR="00EC54AE">
        <w:rPr>
          <w:rFonts w:ascii="Arial" w:hAnsi="Arial" w:cs="Arial"/>
        </w:rPr>
        <w:t>similarity within nesting sites</w:t>
      </w:r>
      <w:r w:rsidR="008771A5">
        <w:rPr>
          <w:rFonts w:ascii="Arial" w:hAnsi="Arial" w:cs="Arial"/>
        </w:rPr>
        <w:t xml:space="preserve"> </w:t>
      </w:r>
      <w:r w:rsidR="008771A5">
        <w:rPr>
          <w:rFonts w:ascii="Arial" w:hAnsi="Arial" w:cs="Arial"/>
        </w:rPr>
        <w:fldChar w:fldCharType="begin"/>
      </w:r>
      <w:r w:rsidR="008771A5">
        <w:rPr>
          <w:rFonts w:ascii="Arial" w:hAnsi="Arial" w:cs="Arial"/>
        </w:rPr>
        <w:instrText xml:space="preserve"> ADDIN ZOTERO_ITEM CSL_CITATION {"citationID":"sOTi377T","properties":{"formattedCitation":"(Smith-Vidaurre et al., 2020, 2023)","plainCitation":"(Smith-Vidaurre et al., 2020, 2023)","noteIndex":0},"citationItems":[{"id":536,"uris":["http://zotero.org/groups/5786507/items/ZNXJZAJT"],"itemData":{"id":536,"type":"article-journal","abstract":"Despite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sidR="008771A5">
        <w:rPr>
          <w:rFonts w:ascii="Arial" w:hAnsi="Arial" w:cs="Arial"/>
        </w:rPr>
        <w:fldChar w:fldCharType="separate"/>
      </w:r>
      <w:r w:rsidR="008771A5" w:rsidRPr="008771A5">
        <w:rPr>
          <w:rFonts w:ascii="Arial" w:hAnsi="Arial" w:cs="Arial"/>
        </w:rPr>
        <w:t>(Smith-Vidaurre et al., 2020, 2023)</w:t>
      </w:r>
      <w:r w:rsidR="008771A5">
        <w:rPr>
          <w:rFonts w:ascii="Arial" w:hAnsi="Arial" w:cs="Arial"/>
        </w:rPr>
        <w:fldChar w:fldCharType="end"/>
      </w:r>
      <w:r w:rsidR="00EC54AE">
        <w:rPr>
          <w:rFonts w:ascii="Arial" w:hAnsi="Arial" w:cs="Arial"/>
        </w:rPr>
        <w:t xml:space="preserve"> and even regional populations </w:t>
      </w:r>
      <w:r w:rsidR="008771A5">
        <w:rPr>
          <w:rFonts w:ascii="Arial" w:hAnsi="Arial" w:cs="Arial"/>
        </w:rPr>
        <w:fldChar w:fldCharType="begin"/>
      </w:r>
      <w:r w:rsidR="008771A5">
        <w:rPr>
          <w:rFonts w:ascii="Arial" w:hAnsi="Arial" w:cs="Arial"/>
        </w:rPr>
        <w:instrText xml:space="preserve"> ADDIN ZOTERO_ITEM CSL_CITATION {"citationID":"eXbjAbkv","properties":{"formattedCitation":"(Buhrman-Deever et al., 2007; Smeele et al., 2023)","plainCitation":"(Buhrman-Deever et al., 2007; Smeele et al., 2023)","noteIndex":0},"citationItems":[{"id":595,"uris":["http://zotero.org/groups/5786507/items/WW5ZK4KD"],"itemData":{"id":595,"type":"article-journal","abstract":"Introduced feral populations offer a unique opportunity to study the effects of social interaction and founder effects on the development of geographic variation in learned vocalizations. Introduced populations of Monk Parakeets (Myiopsitta monachus) have been growing in number since the 1970s, with a mixture of isolated and potentially interacting populations. We surveyed diversity in contact calls of Monk Parakeet populations in Connecticut, Texas, Florida, and Louisiana. Contact call structure differed significantly among the isolated populations in each state. Contact call structure also differed significantly among potentially interacting nest colonies in coastal Connecticut, and these differences did not follow a geographic gradient. Limited dispersal distances, founder effects, and social learning preferences may play a role in call structure differences.","container-title":"The Condor","DOI":"10.1093/condor/109.2.389","ISSN":"1938-5129","issue":"2","journalAbbreviation":"The Condor","page":"389-398","source":"Silverchair","title":"Geographic Variation in Contact Calls of Feral North American Populations of the Monk Parakeet","volume":"109","author":[{"family":"Buhrman-Deever","given":"Susannah C."},{"family":"Rappaport","given":"Amy R."},{"family":"Bradbury","given":"Jack W."}],"issued":{"date-parts":[["2007",5,1]]}}},{"id":457,"uris":["http://zotero.org/users/6722993/items/YUE44IAR"],"itemData":{"id":457,"type":"article-journal","abstract":"In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Brooke"}],"issued":{"date-parts":[["2023",10]]}}}],"schema":"https://github.com/citation-style-language/schema/raw/master/csl-citation.json"} </w:instrText>
      </w:r>
      <w:r w:rsidR="008771A5">
        <w:rPr>
          <w:rFonts w:ascii="Arial" w:hAnsi="Arial" w:cs="Arial"/>
        </w:rPr>
        <w:fldChar w:fldCharType="separate"/>
      </w:r>
      <w:r w:rsidR="008771A5" w:rsidRPr="008771A5">
        <w:rPr>
          <w:rFonts w:ascii="Arial" w:hAnsi="Arial" w:cs="Arial"/>
        </w:rPr>
        <w:t>(Buhrman-Deever et al., 2007; Smeele et al., 2023)</w:t>
      </w:r>
      <w:r w:rsidR="008771A5">
        <w:rPr>
          <w:rFonts w:ascii="Arial" w:hAnsi="Arial" w:cs="Arial"/>
        </w:rPr>
        <w:fldChar w:fldCharType="end"/>
      </w:r>
      <w:r w:rsidR="00EC54AE">
        <w:rPr>
          <w:rFonts w:ascii="Arial" w:hAnsi="Arial" w:cs="Arial"/>
        </w:rPr>
        <w:t>.</w:t>
      </w:r>
      <w:r w:rsidR="006B4BDC">
        <w:rPr>
          <w:rFonts w:ascii="Arial" w:hAnsi="Arial" w:cs="Arial"/>
        </w:rPr>
        <w:t xml:space="preserve"> </w:t>
      </w:r>
    </w:p>
    <w:p w14:paraId="66F37FEE" w14:textId="4762E2AA" w:rsidR="00782927" w:rsidRDefault="009B3027" w:rsidP="00124140">
      <w:pPr>
        <w:spacing w:line="360" w:lineRule="auto"/>
        <w:rPr>
          <w:rFonts w:ascii="Arial" w:hAnsi="Arial" w:cs="Arial"/>
        </w:rPr>
      </w:pPr>
      <w:r>
        <w:rPr>
          <w:rFonts w:ascii="Arial" w:hAnsi="Arial" w:cs="Arial"/>
        </w:rPr>
        <w:tab/>
      </w:r>
      <w:r w:rsidR="00616BD5">
        <w:rPr>
          <w:rFonts w:ascii="Arial" w:hAnsi="Arial" w:cs="Arial"/>
        </w:rPr>
        <w:t>Here, we</w:t>
      </w:r>
      <w:r w:rsidR="00800971">
        <w:rPr>
          <w:rFonts w:ascii="Arial" w:hAnsi="Arial" w:cs="Arial"/>
        </w:rPr>
        <w:t xml:space="preserve"> use an information theoretic approach</w:t>
      </w:r>
      <w:r w:rsidR="00A05E72">
        <w:rPr>
          <w:rFonts w:ascii="Arial" w:hAnsi="Arial" w:cs="Arial"/>
        </w:rPr>
        <w:t xml:space="preserve"> to encode information </w:t>
      </w:r>
      <w:r w:rsidR="0019574E">
        <w:rPr>
          <w:rFonts w:ascii="Arial" w:hAnsi="Arial" w:cs="Arial"/>
        </w:rPr>
        <w:t xml:space="preserve">over two social levels in </w:t>
      </w:r>
      <w:r w:rsidR="005372CE">
        <w:rPr>
          <w:rFonts w:ascii="Arial" w:hAnsi="Arial" w:cs="Arial"/>
        </w:rPr>
        <w:t xml:space="preserve">frequency modulation patterns of </w:t>
      </w:r>
      <w:r w:rsidR="00A05E72">
        <w:rPr>
          <w:rFonts w:ascii="Arial" w:hAnsi="Arial" w:cs="Arial"/>
        </w:rPr>
        <w:t>synthetic</w:t>
      </w:r>
      <w:r w:rsidR="00403BAD">
        <w:rPr>
          <w:rFonts w:ascii="Arial" w:hAnsi="Arial" w:cs="Arial"/>
        </w:rPr>
        <w:t xml:space="preserve"> discrete</w:t>
      </w:r>
      <w:r w:rsidR="00A05E72">
        <w:rPr>
          <w:rFonts w:ascii="Arial" w:hAnsi="Arial" w:cs="Arial"/>
        </w:rPr>
        <w:t xml:space="preserve"> vocaliza</w:t>
      </w:r>
      <w:r w:rsidR="004E1ADC">
        <w:rPr>
          <w:rFonts w:ascii="Arial" w:hAnsi="Arial" w:cs="Arial"/>
        </w:rPr>
        <w:t xml:space="preserve">tions. </w:t>
      </w:r>
      <w:r w:rsidR="00AF6A88">
        <w:rPr>
          <w:rFonts w:ascii="Arial" w:hAnsi="Arial" w:cs="Arial"/>
        </w:rPr>
        <w:t xml:space="preserve">We then use computational methods that have traditionally been applied to bioacoustics </w:t>
      </w:r>
      <w:r w:rsidR="00AF6A88">
        <w:rPr>
          <w:rFonts w:ascii="Arial" w:hAnsi="Arial" w:cs="Arial"/>
        </w:rPr>
        <w:lastRenderedPageBreak/>
        <w:t xml:space="preserve">datasets to create an “information recovery pipeline” to address the fidelity of these approaches in </w:t>
      </w:r>
      <w:r w:rsidR="00AE05E8">
        <w:rPr>
          <w:rFonts w:ascii="Arial" w:hAnsi="Arial" w:cs="Arial"/>
        </w:rPr>
        <w:t xml:space="preserve">detecting </w:t>
      </w:r>
      <w:r w:rsidR="00AF6A88">
        <w:rPr>
          <w:rFonts w:ascii="Arial" w:hAnsi="Arial" w:cs="Arial"/>
        </w:rPr>
        <w:t xml:space="preserve">information that was originally encoded in </w:t>
      </w:r>
      <w:r w:rsidR="005009CD">
        <w:rPr>
          <w:rFonts w:ascii="Arial" w:hAnsi="Arial" w:cs="Arial"/>
        </w:rPr>
        <w:t xml:space="preserve">synthetic </w:t>
      </w:r>
      <w:r w:rsidR="00AF6A88">
        <w:rPr>
          <w:rFonts w:ascii="Arial" w:hAnsi="Arial" w:cs="Arial"/>
        </w:rPr>
        <w:t>signal</w:t>
      </w:r>
      <w:r w:rsidR="005009CD">
        <w:rPr>
          <w:rFonts w:ascii="Arial" w:hAnsi="Arial" w:cs="Arial"/>
        </w:rPr>
        <w:t>s</w:t>
      </w:r>
      <w:r w:rsidR="00AF6A88">
        <w:rPr>
          <w:rFonts w:ascii="Arial" w:hAnsi="Arial" w:cs="Arial"/>
        </w:rPr>
        <w:t xml:space="preserve">. </w:t>
      </w:r>
      <w:r w:rsidR="00896EDC">
        <w:rPr>
          <w:rFonts w:ascii="Arial" w:hAnsi="Arial" w:cs="Arial"/>
        </w:rPr>
        <w:t>G</w:t>
      </w:r>
      <w:r w:rsidR="00291EB1">
        <w:rPr>
          <w:rFonts w:ascii="Arial" w:hAnsi="Arial" w:cs="Arial"/>
        </w:rPr>
        <w:t xml:space="preserve">enerating synthetic vocalizations with identity information encoded in frequency modulation patterns </w:t>
      </w:r>
      <w:r w:rsidR="00BF409D">
        <w:rPr>
          <w:rFonts w:ascii="Arial" w:hAnsi="Arial" w:cs="Arial"/>
        </w:rPr>
        <w:t xml:space="preserve">is supported by conceptual frameworks on learned vocal production (Janik &amp; Slater 2000), as well as empirical evidence consistent with information encoding </w:t>
      </w:r>
      <w:r w:rsidR="00AE6747">
        <w:rPr>
          <w:rFonts w:ascii="Arial" w:hAnsi="Arial" w:cs="Arial"/>
        </w:rPr>
        <w:t>in</w:t>
      </w:r>
      <w:r w:rsidR="00881784">
        <w:rPr>
          <w:rFonts w:ascii="Arial" w:hAnsi="Arial" w:cs="Arial"/>
        </w:rPr>
        <w:t xml:space="preserve"> t</w:t>
      </w:r>
      <w:r w:rsidR="00950872">
        <w:rPr>
          <w:rFonts w:ascii="Arial" w:hAnsi="Arial" w:cs="Arial"/>
        </w:rPr>
        <w:t xml:space="preserve">hese patterns of frequency modulation that </w:t>
      </w:r>
      <w:r w:rsidR="00402C2D">
        <w:rPr>
          <w:rFonts w:ascii="Arial" w:hAnsi="Arial" w:cs="Arial"/>
        </w:rPr>
        <w:t>manifest as the</w:t>
      </w:r>
      <w:r w:rsidR="00950872">
        <w:rPr>
          <w:rFonts w:ascii="Arial" w:hAnsi="Arial" w:cs="Arial"/>
        </w:rPr>
        <w:t xml:space="preserve"> overall “shape”</w:t>
      </w:r>
      <w:r w:rsidR="00291EB1">
        <w:rPr>
          <w:rFonts w:ascii="Arial" w:hAnsi="Arial" w:cs="Arial"/>
        </w:rPr>
        <w:t xml:space="preserve"> </w:t>
      </w:r>
      <w:r w:rsidR="00E41693">
        <w:rPr>
          <w:rFonts w:ascii="Arial" w:hAnsi="Arial" w:cs="Arial"/>
        </w:rPr>
        <w:t>of vocalizations</w:t>
      </w:r>
      <w:r w:rsidR="00291EB1">
        <w:rPr>
          <w:rFonts w:ascii="Arial" w:hAnsi="Arial" w:cs="Arial"/>
        </w:rPr>
        <w:t xml:space="preserve"> </w:t>
      </w:r>
      <w:r w:rsidR="007D1F34">
        <w:rPr>
          <w:rFonts w:ascii="Arial" w:hAnsi="Arial" w:cs="Arial"/>
        </w:rPr>
        <w:t xml:space="preserve">that receivers may use for social recognition </w:t>
      </w:r>
      <w:commentRangeStart w:id="14"/>
      <w:r w:rsidR="00291EB1">
        <w:rPr>
          <w:rFonts w:ascii="Arial" w:hAnsi="Arial" w:cs="Arial"/>
        </w:rPr>
        <w:fldChar w:fldCharType="begin"/>
      </w:r>
      <w:r w:rsidR="008771A5">
        <w:rPr>
          <w:rFonts w:ascii="Arial" w:hAnsi="Arial" w:cs="Arial"/>
        </w:rPr>
        <w:instrText xml:space="preserve"> ADDIN ZOTERO_ITEM CSL_CITATION {"citationID":"7UUrcQ7x","properties":{"formattedCitation":"(Berg, Delgado, Okawa, et al., 2011; Janik et al., 2006; Janik &amp; Sayigh, 2013; Wright, 1996)","plainCitation":"(Berg, Delgado, Okawa, et al., 2011; Janik et al., 2006; Janik &amp; Sayigh, 2013; Wright, 1996)","noteIndex":0},"citationItems":[{"id":527,"uris":["http://zotero.org/groups/5786507/items/M5RQLYC2"],"itemData":{"id":527,"type":"article-journal","abstract":"Contact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W."}],"issued":{"date-parts":[["2011",1,1]]}}},{"id":569,"uris":["http://zotero.org/groups/5786507/items/JNKBUUG2"],"itemData":{"id":569,"type":"article-journal","container-title":"PNAS","issue":"21","page":"8293-8297","title":"Signature whistle shape conveys identity information to bottlenose dolphins","volume":"103","author":[{"family":"Janik","given":"Vincent M."},{"family":"Sayigh","given":"L.S."},{"family":"Wells","given":"R.S."}],"issued":{"date-parts":[["2006"]]}}},{"id":571,"uris":["http://zotero.org/groups/5786507/items/8JR8VHHB"],"itemData":{"id":571,"type":"article-journal","abstract":"Bottlenose dolphins (Tursiops truncatus) produce individually distinctive signature whistles that broadcast the identity of the caller. Unlike voice cues that affect all calls of an animal, signature whistles are distinct whistle types carrying identity information in their frequency modulation pattern. Signature whistle development is influenced by vocal production learning. Animals use a whistle from their environment as a model, but modify it, and thus invent a novel signal. Dolphins also copy signature whistles of others, effectively addressing the whistle owner. This copying occurs at low rates and the resulting copies are recognizable as such by parameter variations in the copy. Captive dolphins can learn to associate novel whistles with objects and use these whistles to report on the presence or absence of the object. If applied to signature whistles, this ability would make the signature whistle a rare example of a learned referential signal in animals. Here, we review the history of signature whistle research, covering definitions, acoustic features, information content, contextual use, developmental aspects, and species comparisons with mammals and birds. We show how these signals stand out amongst recognition calls in animals and how they contribute to our understanding of complexity in animal communication.","container-title":"Journal of Comparative Physiology A","DOI":"10.1007/s00359-013-0817-7","ISSN":"1432-1351","issue":"6","journalAbbreviation":"J Comp Physiol A","language":"en","page":"479-489","source":"Springer Link","title":"Communication in bottlenose dolphins: 50 years of signature whistle research","title-short":"Communication in bottlenose dolphins","volume":"199","author":[{"family":"Janik","given":"Vincent M."},{"family":"Sayigh","given":"Laela S."}],"issued":{"date-parts":[["2013",6,1]]}}},{"id":519,"uris":["http://zotero.org/groups/5786507/items/CYI2BRGH"],"itemData":{"id":519,"type":"article-journal","abstract":"This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291EB1">
        <w:rPr>
          <w:rFonts w:ascii="Arial" w:hAnsi="Arial" w:cs="Arial"/>
        </w:rPr>
        <w:fldChar w:fldCharType="separate"/>
      </w:r>
      <w:r w:rsidR="008771A5" w:rsidRPr="008771A5">
        <w:rPr>
          <w:rFonts w:ascii="Arial" w:hAnsi="Arial" w:cs="Arial"/>
        </w:rPr>
        <w:t>(Berg, Delgado, Okawa, et al., 2011; Janik et al., 2006; Janik &amp; Sayigh, 2013; Wright, 1996)</w:t>
      </w:r>
      <w:r w:rsidR="00291EB1">
        <w:rPr>
          <w:rFonts w:ascii="Arial" w:hAnsi="Arial" w:cs="Arial"/>
        </w:rPr>
        <w:fldChar w:fldCharType="end"/>
      </w:r>
      <w:commentRangeEnd w:id="14"/>
      <w:r w:rsidR="002774D9">
        <w:rPr>
          <w:rStyle w:val="CommentReference"/>
        </w:rPr>
        <w:commentReference w:id="14"/>
      </w:r>
      <w:r w:rsidR="00291EB1">
        <w:rPr>
          <w:rFonts w:ascii="Arial" w:hAnsi="Arial" w:cs="Arial"/>
        </w:rPr>
        <w:t>.</w:t>
      </w:r>
      <w:r w:rsidR="00360199">
        <w:rPr>
          <w:rFonts w:ascii="Arial" w:hAnsi="Arial" w:cs="Arial"/>
        </w:rPr>
        <w:t xml:space="preserve"> </w:t>
      </w:r>
      <w:r w:rsidR="005705D9">
        <w:rPr>
          <w:rFonts w:ascii="Arial" w:hAnsi="Arial" w:cs="Arial"/>
        </w:rPr>
        <w:t xml:space="preserve">Taken together, our dual-step </w:t>
      </w:r>
      <w:r w:rsidR="000C6EE1">
        <w:rPr>
          <w:rFonts w:ascii="Arial" w:hAnsi="Arial" w:cs="Arial"/>
        </w:rPr>
        <w:t xml:space="preserve">approach </w:t>
      </w:r>
      <w:r w:rsidR="00F244B2">
        <w:rPr>
          <w:rFonts w:ascii="Arial" w:hAnsi="Arial" w:cs="Arial"/>
        </w:rPr>
        <w:t xml:space="preserve">with synthetic signals and an information theory perspective </w:t>
      </w:r>
      <w:r w:rsidR="000C6EE1">
        <w:rPr>
          <w:rFonts w:ascii="Arial" w:hAnsi="Arial" w:cs="Arial"/>
        </w:rPr>
        <w:t>allows us to</w:t>
      </w:r>
      <w:r w:rsidR="00DF793A">
        <w:rPr>
          <w:rFonts w:ascii="Arial" w:hAnsi="Arial" w:cs="Arial"/>
        </w:rPr>
        <w:t xml:space="preserve"> </w:t>
      </w:r>
      <w:r w:rsidR="007A1CC0">
        <w:rPr>
          <w:rFonts w:ascii="Arial" w:hAnsi="Arial" w:cs="Arial"/>
        </w:rPr>
        <w:t xml:space="preserve">simplify and control the complex organic process </w:t>
      </w:r>
      <w:r w:rsidR="009E55EA">
        <w:rPr>
          <w:rFonts w:ascii="Arial" w:hAnsi="Arial" w:cs="Arial"/>
        </w:rPr>
        <w:t>of</w:t>
      </w:r>
      <w:r w:rsidR="007A1CC0">
        <w:rPr>
          <w:rFonts w:ascii="Arial" w:hAnsi="Arial" w:cs="Arial"/>
        </w:rPr>
        <w:t xml:space="preserve"> signaler</w:t>
      </w:r>
      <w:r w:rsidR="002A587B">
        <w:rPr>
          <w:rFonts w:ascii="Arial" w:hAnsi="Arial" w:cs="Arial"/>
        </w:rPr>
        <w:t xml:space="preserve"> encoding</w:t>
      </w:r>
      <w:r w:rsidR="00C14AE9">
        <w:rPr>
          <w:rFonts w:ascii="Arial" w:hAnsi="Arial" w:cs="Arial"/>
        </w:rPr>
        <w:t xml:space="preserve"> and receiver decoding</w:t>
      </w:r>
      <w:r w:rsidR="002A587B">
        <w:rPr>
          <w:rFonts w:ascii="Arial" w:hAnsi="Arial" w:cs="Arial"/>
        </w:rPr>
        <w:t xml:space="preserve"> </w:t>
      </w:r>
      <w:r w:rsidR="00491708">
        <w:rPr>
          <w:rFonts w:ascii="Arial" w:hAnsi="Arial" w:cs="Arial"/>
        </w:rPr>
        <w:t xml:space="preserve">of </w:t>
      </w:r>
      <w:r w:rsidR="00C14AE9">
        <w:rPr>
          <w:rFonts w:ascii="Arial" w:hAnsi="Arial" w:cs="Arial"/>
        </w:rPr>
        <w:t xml:space="preserve">hierarchical </w:t>
      </w:r>
      <w:r w:rsidR="00491708">
        <w:rPr>
          <w:rFonts w:ascii="Arial" w:hAnsi="Arial" w:cs="Arial"/>
        </w:rPr>
        <w:t>information</w:t>
      </w:r>
      <w:r w:rsidR="00C739B8">
        <w:rPr>
          <w:rFonts w:ascii="Arial" w:hAnsi="Arial" w:cs="Arial"/>
        </w:rPr>
        <w:t xml:space="preserve">. Our approach also </w:t>
      </w:r>
      <w:r w:rsidR="00C14AE9">
        <w:rPr>
          <w:rFonts w:ascii="Arial" w:hAnsi="Arial" w:cs="Arial"/>
        </w:rPr>
        <w:t>facilitates</w:t>
      </w:r>
      <w:r w:rsidR="00106720">
        <w:rPr>
          <w:rFonts w:ascii="Arial" w:hAnsi="Arial" w:cs="Arial"/>
        </w:rPr>
        <w:t xml:space="preserve"> </w:t>
      </w:r>
      <w:r w:rsidR="000A6A15">
        <w:rPr>
          <w:rFonts w:ascii="Arial" w:hAnsi="Arial" w:cs="Arial"/>
        </w:rPr>
        <w:t>validating</w:t>
      </w:r>
      <w:r w:rsidR="004A58AF">
        <w:rPr>
          <w:rFonts w:ascii="Arial" w:hAnsi="Arial" w:cs="Arial"/>
        </w:rPr>
        <w:t xml:space="preserve"> </w:t>
      </w:r>
      <w:r w:rsidR="002748EF">
        <w:rPr>
          <w:rFonts w:ascii="Arial" w:hAnsi="Arial" w:cs="Arial"/>
        </w:rPr>
        <w:t xml:space="preserve">the rigor of </w:t>
      </w:r>
      <w:r w:rsidR="00982523">
        <w:rPr>
          <w:rFonts w:ascii="Arial" w:hAnsi="Arial" w:cs="Arial"/>
        </w:rPr>
        <w:t xml:space="preserve">computational tools traditionally used </w:t>
      </w:r>
      <w:r w:rsidR="00D04F62">
        <w:rPr>
          <w:rFonts w:ascii="Arial" w:hAnsi="Arial" w:cs="Arial"/>
        </w:rPr>
        <w:t>for</w:t>
      </w:r>
      <w:r w:rsidR="00982523">
        <w:rPr>
          <w:rFonts w:ascii="Arial" w:hAnsi="Arial" w:cs="Arial"/>
        </w:rPr>
        <w:t xml:space="preserve"> functional inferences about </w:t>
      </w:r>
      <w:r w:rsidR="00E55F63">
        <w:rPr>
          <w:rFonts w:ascii="Arial" w:hAnsi="Arial" w:cs="Arial"/>
        </w:rPr>
        <w:t xml:space="preserve">vocal </w:t>
      </w:r>
      <w:r w:rsidR="00982523">
        <w:rPr>
          <w:rFonts w:ascii="Arial" w:hAnsi="Arial" w:cs="Arial"/>
        </w:rPr>
        <w:t>information encoding</w:t>
      </w:r>
      <w:r w:rsidR="004077C7">
        <w:rPr>
          <w:rFonts w:ascii="Arial" w:hAnsi="Arial" w:cs="Arial"/>
        </w:rPr>
        <w:t>.</w:t>
      </w:r>
    </w:p>
    <w:p w14:paraId="2F5858D5" w14:textId="77777777" w:rsidR="00C25AE8" w:rsidRDefault="00C25AE8" w:rsidP="00124140">
      <w:pPr>
        <w:spacing w:line="360" w:lineRule="auto"/>
        <w:rPr>
          <w:rFonts w:ascii="Arial" w:hAnsi="Arial" w:cs="Arial"/>
        </w:rPr>
      </w:pPr>
    </w:p>
    <w:p w14:paraId="2A4E1D26" w14:textId="397081FC" w:rsidR="00C25AE8" w:rsidRDefault="00C25AE8" w:rsidP="00124140">
      <w:pPr>
        <w:spacing w:line="360" w:lineRule="auto"/>
        <w:rPr>
          <w:rFonts w:ascii="Arial" w:hAnsi="Arial" w:cs="Arial"/>
        </w:rPr>
      </w:pPr>
      <w:r w:rsidRPr="002F070A">
        <w:rPr>
          <w:rFonts w:ascii="Arial" w:hAnsi="Arial" w:cs="Arial"/>
          <w:b/>
          <w:bCs/>
        </w:rPr>
        <w:t>Methods</w:t>
      </w:r>
      <w:r w:rsidR="002F070A">
        <w:rPr>
          <w:rFonts w:ascii="Arial" w:hAnsi="Arial" w:cs="Arial"/>
        </w:rPr>
        <w:t>:</w:t>
      </w:r>
    </w:p>
    <w:p w14:paraId="171C61FB" w14:textId="6175E443" w:rsidR="00124140" w:rsidRDefault="00124140" w:rsidP="00124140">
      <w:pPr>
        <w:spacing w:line="360" w:lineRule="auto"/>
        <w:rPr>
          <w:rFonts w:ascii="Arial" w:hAnsi="Arial" w:cs="Arial"/>
          <w:i/>
          <w:iCs/>
        </w:rPr>
      </w:pPr>
      <w:r>
        <w:rPr>
          <w:rFonts w:ascii="Arial" w:hAnsi="Arial" w:cs="Arial"/>
          <w:i/>
          <w:iCs/>
        </w:rPr>
        <w:t>Encoding Group and Individual Identity Information in Signals</w:t>
      </w:r>
    </w:p>
    <w:p w14:paraId="76A5A140" w14:textId="2A035422" w:rsidR="002F5B92" w:rsidRDefault="00556DA4" w:rsidP="000006BE">
      <w:pPr>
        <w:spacing w:line="360" w:lineRule="auto"/>
        <w:rPr>
          <w:rFonts w:ascii="Arial" w:hAnsi="Arial" w:cs="Arial"/>
        </w:rPr>
      </w:pPr>
      <w:r>
        <w:rPr>
          <w:rFonts w:ascii="Arial" w:hAnsi="Arial" w:cs="Arial"/>
        </w:rPr>
        <w:tab/>
      </w:r>
      <w:r w:rsidR="002F5B92">
        <w:rPr>
          <w:rFonts w:ascii="Arial" w:hAnsi="Arial" w:cs="Arial"/>
        </w:rPr>
        <w:t>First</w:t>
      </w:r>
      <w:r w:rsidR="00000093">
        <w:rPr>
          <w:rFonts w:ascii="Arial" w:hAnsi="Arial" w:cs="Arial"/>
        </w:rPr>
        <w:t>,</w:t>
      </w:r>
      <w:r w:rsidR="002F5B92">
        <w:rPr>
          <w:rFonts w:ascii="Arial" w:hAnsi="Arial" w:cs="Arial"/>
        </w:rPr>
        <w:t xml:space="preserve"> w</w:t>
      </w:r>
      <w:r w:rsidR="00000093">
        <w:rPr>
          <w:rFonts w:ascii="Arial" w:hAnsi="Arial" w:cs="Arial"/>
        </w:rPr>
        <w:t xml:space="preserve">e generated character strings to represent synthetic </w:t>
      </w:r>
      <w:r w:rsidR="00A120E4">
        <w:rPr>
          <w:rFonts w:ascii="Arial" w:hAnsi="Arial" w:cs="Arial"/>
        </w:rPr>
        <w:t>vocal identity signals</w:t>
      </w:r>
      <w:r w:rsidR="00000093">
        <w:rPr>
          <w:rFonts w:ascii="Arial" w:hAnsi="Arial" w:cs="Arial"/>
        </w:rPr>
        <w:t>.</w:t>
      </w:r>
      <w:r w:rsidR="00A120E4">
        <w:rPr>
          <w:rFonts w:ascii="Arial" w:hAnsi="Arial" w:cs="Arial"/>
        </w:rPr>
        <w:t xml:space="preserve"> Using character strings to represent vocal information is computationally efficient for many purposes, including simulations, like agent</w:t>
      </w:r>
      <w:r w:rsidR="005F13C3">
        <w:rPr>
          <w:rFonts w:ascii="Arial" w:hAnsi="Arial" w:cs="Arial"/>
        </w:rPr>
        <w:t>-based modeling</w:t>
      </w:r>
      <w:r w:rsidR="00A120E4">
        <w:rPr>
          <w:rFonts w:ascii="Arial" w:hAnsi="Arial" w:cs="Arial"/>
        </w:rPr>
        <w:t>.</w:t>
      </w:r>
      <w:r w:rsidR="00000093">
        <w:rPr>
          <w:rFonts w:ascii="Arial" w:hAnsi="Arial" w:cs="Arial"/>
        </w:rPr>
        <w:t xml:space="preserve"> Character strings comprised 5 components: a global head </w:t>
      </w:r>
      <w:r w:rsidR="00221909">
        <w:rPr>
          <w:rFonts w:ascii="Arial" w:hAnsi="Arial" w:cs="Arial"/>
        </w:rPr>
        <w:t xml:space="preserve">(a string of characters shared across all individuals; </w:t>
      </w:r>
      <w:r w:rsidR="0020211E">
        <w:rPr>
          <w:rFonts w:ascii="Arial" w:hAnsi="Arial" w:cs="Arial"/>
        </w:rPr>
        <w:t>TKTK character length)</w:t>
      </w:r>
      <w:r w:rsidR="00000093">
        <w:rPr>
          <w:rFonts w:ascii="Arial" w:hAnsi="Arial" w:cs="Arial"/>
        </w:rPr>
        <w:t>, a section of group information, a section of individual information, another section of group information, and a global tail</w:t>
      </w:r>
      <w:r w:rsidR="0020211E">
        <w:rPr>
          <w:rFonts w:ascii="Arial" w:hAnsi="Arial" w:cs="Arial"/>
        </w:rPr>
        <w:t xml:space="preserve"> (</w:t>
      </w:r>
      <w:r w:rsidR="00221909">
        <w:rPr>
          <w:rFonts w:ascii="Arial" w:hAnsi="Arial" w:cs="Arial"/>
        </w:rPr>
        <w:t xml:space="preserve">a string of characters shared across all individuals; </w:t>
      </w:r>
      <w:r w:rsidR="0020211E">
        <w:rPr>
          <w:rFonts w:ascii="Arial" w:hAnsi="Arial" w:cs="Arial"/>
        </w:rPr>
        <w:t>TKTK character length)</w:t>
      </w:r>
      <w:r w:rsidR="00000093">
        <w:rPr>
          <w:rFonts w:ascii="Arial" w:hAnsi="Arial" w:cs="Arial"/>
        </w:rPr>
        <w:t xml:space="preserve">. </w:t>
      </w:r>
      <w:r w:rsidR="005F13C3">
        <w:rPr>
          <w:rFonts w:ascii="Arial" w:hAnsi="Arial" w:cs="Arial"/>
        </w:rPr>
        <w:t xml:space="preserve">Later versions of our code will allow users to choose where and how much information is encoded in the signal. </w:t>
      </w:r>
      <w:r w:rsidR="0020211E">
        <w:rPr>
          <w:rFonts w:ascii="Arial" w:hAnsi="Arial" w:cs="Arial"/>
        </w:rPr>
        <w:t xml:space="preserve">We varied </w:t>
      </w:r>
      <w:r w:rsidR="00221909">
        <w:rPr>
          <w:rFonts w:ascii="Arial" w:hAnsi="Arial" w:cs="Arial"/>
        </w:rPr>
        <w:t>the character length of</w:t>
      </w:r>
      <w:r w:rsidR="0020211E">
        <w:rPr>
          <w:rFonts w:ascii="Arial" w:hAnsi="Arial" w:cs="Arial"/>
        </w:rPr>
        <w:t xml:space="preserve"> </w:t>
      </w:r>
      <w:r w:rsidR="00221909">
        <w:rPr>
          <w:rFonts w:ascii="Arial" w:hAnsi="Arial" w:cs="Arial"/>
        </w:rPr>
        <w:t xml:space="preserve">the group and individual </w:t>
      </w:r>
      <w:r w:rsidR="0020211E">
        <w:rPr>
          <w:rFonts w:ascii="Arial" w:hAnsi="Arial" w:cs="Arial"/>
        </w:rPr>
        <w:t>section</w:t>
      </w:r>
      <w:r w:rsidR="00221909">
        <w:rPr>
          <w:rFonts w:ascii="Arial" w:hAnsi="Arial" w:cs="Arial"/>
        </w:rPr>
        <w:t xml:space="preserve">s </w:t>
      </w:r>
      <w:r w:rsidR="0020211E">
        <w:rPr>
          <w:rFonts w:ascii="Arial" w:hAnsi="Arial" w:cs="Arial"/>
        </w:rPr>
        <w:t xml:space="preserve">depending on treatment, discussed </w:t>
      </w:r>
      <w:r w:rsidR="00221909">
        <w:rPr>
          <w:rFonts w:ascii="Arial" w:hAnsi="Arial" w:cs="Arial"/>
        </w:rPr>
        <w:t>below. We</w:t>
      </w:r>
      <w:r w:rsidR="00000093">
        <w:rPr>
          <w:rFonts w:ascii="Arial" w:hAnsi="Arial" w:cs="Arial"/>
        </w:rPr>
        <w:t xml:space="preserve"> used three unique characters in the string: A, B, and C.</w:t>
      </w:r>
      <w:r w:rsidR="00221909">
        <w:rPr>
          <w:rFonts w:ascii="Arial" w:hAnsi="Arial" w:cs="Arial"/>
        </w:rPr>
        <w:t xml:space="preserve"> Once character strings were generated, we </w:t>
      </w:r>
      <w:r w:rsidR="009E385C">
        <w:rPr>
          <w:rFonts w:ascii="Arial" w:hAnsi="Arial" w:cs="Arial"/>
        </w:rPr>
        <w:t>added random variation</w:t>
      </w:r>
      <w:r w:rsidR="00221909">
        <w:rPr>
          <w:rFonts w:ascii="Arial" w:hAnsi="Arial" w:cs="Arial"/>
        </w:rPr>
        <w:t xml:space="preserve"> in each call to represent variation within an individual’s call repertoires.</w:t>
      </w:r>
      <w:r w:rsidR="00000093">
        <w:rPr>
          <w:rFonts w:ascii="Arial" w:hAnsi="Arial" w:cs="Arial"/>
        </w:rPr>
        <w:t xml:space="preserve"> </w:t>
      </w:r>
      <w:r w:rsidR="00221909">
        <w:rPr>
          <w:rFonts w:ascii="Arial" w:hAnsi="Arial" w:cs="Arial"/>
        </w:rPr>
        <w:t>Total string length remained constant across individuals (</w:t>
      </w:r>
      <w:commentRangeStart w:id="15"/>
      <w:r w:rsidR="00221909">
        <w:rPr>
          <w:rFonts w:ascii="Arial" w:hAnsi="Arial" w:cs="Arial"/>
        </w:rPr>
        <w:t>TKTK</w:t>
      </w:r>
      <w:commentRangeEnd w:id="15"/>
      <w:r w:rsidR="00221909">
        <w:rPr>
          <w:rStyle w:val="CommentReference"/>
        </w:rPr>
        <w:commentReference w:id="15"/>
      </w:r>
      <w:r w:rsidR="00221909">
        <w:rPr>
          <w:rFonts w:ascii="Arial" w:hAnsi="Arial" w:cs="Arial"/>
        </w:rPr>
        <w:t xml:space="preserve">). </w:t>
      </w:r>
    </w:p>
    <w:p w14:paraId="043CD429" w14:textId="31D57B92" w:rsidR="00A0464D" w:rsidRDefault="00221909" w:rsidP="000006BE">
      <w:pPr>
        <w:spacing w:line="360" w:lineRule="auto"/>
        <w:rPr>
          <w:rFonts w:ascii="Arial" w:hAnsi="Arial" w:cs="Arial"/>
        </w:rPr>
      </w:pPr>
      <w:r>
        <w:rPr>
          <w:rFonts w:ascii="Arial" w:hAnsi="Arial" w:cs="Arial"/>
        </w:rPr>
        <w:tab/>
        <w:t xml:space="preserve">Next, </w:t>
      </w:r>
      <w:r w:rsidR="00090FFE">
        <w:rPr>
          <w:rFonts w:ascii="Arial" w:hAnsi="Arial" w:cs="Arial"/>
        </w:rPr>
        <w:t xml:space="preserve">we </w:t>
      </w:r>
      <w:proofErr w:type="spellStart"/>
      <w:r w:rsidR="00E311C5">
        <w:rPr>
          <w:rFonts w:ascii="Arial" w:hAnsi="Arial" w:cs="Arial"/>
        </w:rPr>
        <w:t>sonified</w:t>
      </w:r>
      <w:proofErr w:type="spellEnd"/>
      <w:r w:rsidR="00090FFE">
        <w:rPr>
          <w:rFonts w:ascii="Arial" w:hAnsi="Arial" w:cs="Arial"/>
        </w:rPr>
        <w:t xml:space="preserve"> characters strings</w:t>
      </w:r>
      <w:r w:rsidR="00A120E4">
        <w:rPr>
          <w:rFonts w:ascii="Arial" w:hAnsi="Arial" w:cs="Arial"/>
        </w:rPr>
        <w:t xml:space="preserve"> to synthetic vocalizations</w:t>
      </w:r>
      <w:r w:rsidR="00E311C5">
        <w:rPr>
          <w:rFonts w:ascii="Arial" w:hAnsi="Arial" w:cs="Arial"/>
        </w:rPr>
        <w:t xml:space="preserve"> by using </w:t>
      </w:r>
      <w:r w:rsidR="00090FFE">
        <w:rPr>
          <w:rFonts w:ascii="Arial" w:hAnsi="Arial" w:cs="Arial"/>
        </w:rPr>
        <w:t xml:space="preserve">Parson’s code. </w:t>
      </w:r>
      <w:r w:rsidR="00E311C5">
        <w:rPr>
          <w:rFonts w:ascii="Arial" w:hAnsi="Arial" w:cs="Arial"/>
        </w:rPr>
        <w:t xml:space="preserve">Parson’s code summarizes the information in a tune or signal while reducing over </w:t>
      </w:r>
      <w:r w:rsidR="00E311C5">
        <w:rPr>
          <w:rFonts w:ascii="Arial" w:hAnsi="Arial" w:cs="Arial"/>
        </w:rPr>
        <w:lastRenderedPageBreak/>
        <w:t xml:space="preserve">its global characteristics </w:t>
      </w:r>
      <w:r w:rsidR="00E311C5">
        <w:rPr>
          <w:rFonts w:ascii="Arial" w:hAnsi="Arial" w:cs="Arial"/>
        </w:rPr>
        <w:fldChar w:fldCharType="begin"/>
      </w:r>
      <w:r w:rsidR="00E311C5">
        <w:rPr>
          <w:rFonts w:ascii="Arial" w:hAnsi="Arial" w:cs="Arial"/>
        </w:rPr>
        <w:instrText xml:space="preserve"> ADDIN ZOTERO_ITEM CSL_CITATION {"citationID":"Uqyq1MIF","properties":{"formattedCitation":"(Parsons, 1975)","plainCitation":"(Parsons, 1975)","noteIndex":0},"citationItems":[{"id":598,"uris":["http://zotero.org/groups/5786507/items/ZVXRPGHR"],"itemData":{"id":598,"type":"book","abstract":"288 p. : 24 cm","ISBN":"978-0-904747-00-3","language":"eng","number-of-pages":"298","publisher":"Cambridge, Eng. : S. Brown","source":"Internet Archive","title":"The directory of tunes and musical themes","URL":"http://archive.org/details/directoryoftunes0000pars","author":[{"family":"Parsons","given":"Denys"}],"contributor":[{"literal":"Internet Archive"}],"accessed":{"date-parts":[["2024",12,20]]},"issued":{"date-parts":[["1975"]]}}}],"schema":"https://github.com/citation-style-language/schema/raw/master/csl-citation.json"} </w:instrText>
      </w:r>
      <w:r w:rsidR="00E311C5">
        <w:rPr>
          <w:rFonts w:ascii="Arial" w:hAnsi="Arial" w:cs="Arial"/>
        </w:rPr>
        <w:fldChar w:fldCharType="separate"/>
      </w:r>
      <w:r w:rsidR="00E311C5" w:rsidRPr="00556DA4">
        <w:rPr>
          <w:rFonts w:ascii="Arial" w:hAnsi="Arial" w:cs="Arial"/>
        </w:rPr>
        <w:t>(Parsons, 1975)</w:t>
      </w:r>
      <w:r w:rsidR="00E311C5">
        <w:rPr>
          <w:rFonts w:ascii="Arial" w:hAnsi="Arial" w:cs="Arial"/>
        </w:rPr>
        <w:fldChar w:fldCharType="end"/>
      </w:r>
      <w:r w:rsidR="00E311C5">
        <w:rPr>
          <w:rFonts w:ascii="Arial" w:hAnsi="Arial" w:cs="Arial"/>
        </w:rPr>
        <w:t>. We used 1-</w:t>
      </w:r>
      <w:proofErr w:type="gramStart"/>
      <w:r w:rsidR="00E311C5">
        <w:rPr>
          <w:rFonts w:ascii="Arial" w:hAnsi="Arial" w:cs="Arial"/>
        </w:rPr>
        <w:t>Parsons</w:t>
      </w:r>
      <w:proofErr w:type="gramEnd"/>
      <w:r w:rsidR="00E311C5">
        <w:rPr>
          <w:rFonts w:ascii="Arial" w:hAnsi="Arial" w:cs="Arial"/>
        </w:rPr>
        <w:t xml:space="preserve"> encoding, which reduces the frequences profile of a signal to a “</w:t>
      </w:r>
      <w:proofErr w:type="spellStart"/>
      <w:r w:rsidR="00E311C5">
        <w:rPr>
          <w:rFonts w:ascii="Arial" w:hAnsi="Arial" w:cs="Arial"/>
        </w:rPr>
        <w:t>trit</w:t>
      </w:r>
      <w:proofErr w:type="spellEnd"/>
      <w:r w:rsidR="00E311C5">
        <w:rPr>
          <w:rFonts w:ascii="Arial" w:hAnsi="Arial" w:cs="Arial"/>
        </w:rPr>
        <w:t xml:space="preserve">” of information by noting the direction of frequency change (up, down, or constant) in a series of subsamples from the original signal, known as Parsons segments. Parsons code is often used in the retrieval and study of music </w:t>
      </w:r>
      <w:r w:rsidR="00E311C5">
        <w:rPr>
          <w:rFonts w:ascii="Arial" w:hAnsi="Arial" w:cs="Arial"/>
        </w:rPr>
        <w:fldChar w:fldCharType="begin"/>
      </w:r>
      <w:r w:rsidR="00E311C5">
        <w:rPr>
          <w:rFonts w:ascii="Arial" w:hAnsi="Arial" w:cs="Arial"/>
        </w:rPr>
        <w:instrText xml:space="preserve"> ADDIN ZOTERO_ITEM CSL_CITATION {"citationID":"8E9FupMd","properties":{"formattedCitation":"(Downie, 2003)","plainCitation":"(Downie, 2003)","noteIndex":0},"citationItems":[{"id":601,"uris":["http://zotero.org/groups/5786507/items/IJTC2XE2"],"itemData":{"id":601,"type":"article-journal","container-title":"Annual review of information science and technology","issue":"1","page":"295-340","title":"Music information retrieval","volume":"37","author":[{"family":"Downie","given":"J.S."}],"issued":{"date-parts":[["2003"]]}}}],"schema":"https://github.com/citation-style-language/schema/raw/master/csl-citation.json"} </w:instrText>
      </w:r>
      <w:r w:rsidR="00E311C5">
        <w:rPr>
          <w:rFonts w:ascii="Arial" w:hAnsi="Arial" w:cs="Arial"/>
        </w:rPr>
        <w:fldChar w:fldCharType="separate"/>
      </w:r>
      <w:r w:rsidR="00E311C5" w:rsidRPr="00975AE2">
        <w:rPr>
          <w:rFonts w:ascii="Arial" w:hAnsi="Arial" w:cs="Arial"/>
        </w:rPr>
        <w:t>(Downie, 2003)</w:t>
      </w:r>
      <w:r w:rsidR="00E311C5">
        <w:rPr>
          <w:rFonts w:ascii="Arial" w:hAnsi="Arial" w:cs="Arial"/>
        </w:rPr>
        <w:fldChar w:fldCharType="end"/>
      </w:r>
      <w:r w:rsidR="00E311C5">
        <w:rPr>
          <w:rFonts w:ascii="Arial" w:hAnsi="Arial" w:cs="Arial"/>
        </w:rPr>
        <w:t xml:space="preserve">, however researchers have used a Parsons code metric </w:t>
      </w:r>
      <w:r w:rsidR="00A0464D">
        <w:rPr>
          <w:rFonts w:ascii="Arial" w:hAnsi="Arial" w:cs="Arial"/>
        </w:rPr>
        <w:t xml:space="preserve">to </w:t>
      </w:r>
      <w:r w:rsidR="00E311C5">
        <w:rPr>
          <w:rFonts w:ascii="Arial" w:hAnsi="Arial" w:cs="Arial"/>
        </w:rPr>
        <w:t xml:space="preserve">decode information in frequency-based animal signals with great success </w:t>
      </w:r>
      <w:r w:rsidR="00E311C5">
        <w:rPr>
          <w:rFonts w:ascii="Arial" w:hAnsi="Arial" w:cs="Arial"/>
        </w:rPr>
        <w:fldChar w:fldCharType="begin"/>
      </w:r>
      <w:r w:rsidR="00E311C5">
        <w:rPr>
          <w:rFonts w:ascii="Arial" w:hAnsi="Arial" w:cs="Arial"/>
        </w:rPr>
        <w:instrText xml:space="preserve"> ADDIN ZOTERO_ITEM CSL_CITATION {"citationID":"r3ZuczO0","properties":{"formattedCitation":"(Kershenbaum et al., 2013)","plainCitation":"(Kershenbaum et al., 2013)","noteIndex":0},"citationItems":[{"id":599,"uris":["http://zotero.org/groups/5786507/items/MUGYAV6U"],"itemData":{"id":599,"type":"article-journal","abstract":"Bottlenose dolphins (Tursiops truncatus) produce many vocalisations, including whistles that are unique to the individual producing them. Such “signature whistles” play a role in individual recognition and maintaining group integrity. Previous work has shown that humans can successfully group the spectrographic representations of signature whistles according to the individual dolphins that produced them. However, attempts at using mathematical algorithms to perform a similar task have been less successful. A greater understanding of the encoding of identity information in signature whistles is important for assessing similarity of whistles and thus social influences on the development of these learned calls. We re-examined 400 signature whistles from 20 individual dolphins used in a previous study, and tested the performance of new mathematical algorithms. We compared the measure used in the original study (correlation matrix of evenly sampled frequency measurements) to one used in several previous studies (similarity matrix of time-warped whistles), and to a new algorithm based on the Parsons code, used in music retrieval databases. The Parsons code records the direction of frequency change at each time step, and is effective at capturing human perception of music. We analysed similarity matrices from each of these three techniques, as well as a random control, by unsupervised clustering using three separate techniques: k-means clustering, hierarchical clustering, and an adaptive resonance theory neural network. For each of the three clustering techniques, a seven-level Parsons algorithm provided better clustering than the correlation and dynamic time warping algorithms, and was closer to the near-perfect visual categorisations of human judges. Thus, the Parsons code captures much of the individual identity information present in signature whistles, and may prove useful in studies requiring quantification of whistle similarity.","container-title":"PLOS ONE","DOI":"10.1371/journal.pone.0077671","ISSN":"1932-6203","issue":"10","journalAbbreviation":"PLOS ONE","language":"en","note":"publisher: Public Library of Science","page":"e77671","source":"PLoS Journals","title":"The Encoding of Individual Identity in Dolphin Signature Whistles: How Much Information Is Needed?","title-short":"The Encoding of Individual Identity in Dolphin Signature Whistles","volume":"8","author":[{"family":"Kershenbaum","given":"Arik"},{"family":"Sayigh","given":"Laela S."},{"family":"Janik","given":"Vincent M."}],"issued":{"date-parts":[["2013",10,23]]}}}],"schema":"https://github.com/citation-style-language/schema/raw/master/csl-citation.json"} </w:instrText>
      </w:r>
      <w:r w:rsidR="00E311C5">
        <w:rPr>
          <w:rFonts w:ascii="Arial" w:hAnsi="Arial" w:cs="Arial"/>
        </w:rPr>
        <w:fldChar w:fldCharType="separate"/>
      </w:r>
      <w:r w:rsidR="00E311C5" w:rsidRPr="00975AE2">
        <w:rPr>
          <w:rFonts w:ascii="Arial" w:hAnsi="Arial" w:cs="Arial"/>
        </w:rPr>
        <w:t>(Kershenbaum et al., 2013)</w:t>
      </w:r>
      <w:r w:rsidR="00E311C5">
        <w:rPr>
          <w:rFonts w:ascii="Arial" w:hAnsi="Arial" w:cs="Arial"/>
        </w:rPr>
        <w:fldChar w:fldCharType="end"/>
      </w:r>
      <w:r w:rsidR="00E311C5">
        <w:rPr>
          <w:rFonts w:ascii="Arial" w:hAnsi="Arial" w:cs="Arial"/>
        </w:rPr>
        <w:t>.</w:t>
      </w:r>
      <w:r w:rsidR="00A0464D">
        <w:rPr>
          <w:rFonts w:ascii="Arial" w:hAnsi="Arial" w:cs="Arial"/>
        </w:rPr>
        <w:t xml:space="preserve"> </w:t>
      </w:r>
      <w:r w:rsidR="00E311C5">
        <w:rPr>
          <w:rFonts w:ascii="Arial" w:hAnsi="Arial" w:cs="Arial"/>
        </w:rPr>
        <w:t>Here, we used Paron’s code in a novel way, using it to encode</w:t>
      </w:r>
      <w:r w:rsidR="00A0464D">
        <w:rPr>
          <w:rFonts w:ascii="Arial" w:hAnsi="Arial" w:cs="Arial"/>
        </w:rPr>
        <w:t xml:space="preserve"> information in a signal rather than to decode information. </w:t>
      </w:r>
      <w:r w:rsidR="00090FFE">
        <w:rPr>
          <w:rFonts w:ascii="Arial" w:hAnsi="Arial" w:cs="Arial"/>
        </w:rPr>
        <w:t>Each unique character mapped onto a direction, such that A was converted into “up”, B into “down”, and C into “constant”.</w:t>
      </w:r>
      <w:r w:rsidR="009E385C">
        <w:rPr>
          <w:rFonts w:ascii="Arial" w:hAnsi="Arial" w:cs="Arial"/>
        </w:rPr>
        <w:t xml:space="preserve"> </w:t>
      </w:r>
    </w:p>
    <w:p w14:paraId="73CDEF8B" w14:textId="427A1163" w:rsidR="009E385C" w:rsidRDefault="009E385C" w:rsidP="005F13C3">
      <w:pPr>
        <w:spacing w:line="360" w:lineRule="auto"/>
        <w:ind w:firstLine="720"/>
        <w:rPr>
          <w:rFonts w:ascii="Arial" w:hAnsi="Arial" w:cs="Arial"/>
        </w:rPr>
      </w:pPr>
      <w:r>
        <w:rPr>
          <w:rFonts w:ascii="Arial" w:hAnsi="Arial" w:cs="Arial"/>
        </w:rPr>
        <w:t>Once strings were in Par</w:t>
      </w:r>
      <w:ins w:id="16" w:author="Samman, Raneem" w:date="2025-01-13T15:03:00Z" w16du:dateUtc="2025-01-13T21:03:00Z">
        <w:r w:rsidR="002F0A7C">
          <w:rPr>
            <w:rFonts w:ascii="Arial" w:hAnsi="Arial" w:cs="Arial"/>
          </w:rPr>
          <w:t>s</w:t>
        </w:r>
      </w:ins>
      <w:r>
        <w:rPr>
          <w:rFonts w:ascii="Arial" w:hAnsi="Arial" w:cs="Arial"/>
        </w:rPr>
        <w:t xml:space="preserve">on’s code, we converted each section of the vocalization into frequency anchors, measured in Hz. Each </w:t>
      </w:r>
      <w:r w:rsidR="00A0464D">
        <w:rPr>
          <w:rFonts w:ascii="Arial" w:hAnsi="Arial" w:cs="Arial"/>
        </w:rPr>
        <w:t xml:space="preserve">subcomponent of synthetic vocalization </w:t>
      </w:r>
      <w:r>
        <w:rPr>
          <w:rFonts w:ascii="Arial" w:hAnsi="Arial" w:cs="Arial"/>
        </w:rPr>
        <w:t>started at a randomly selected frequency between (TKTK range)</w:t>
      </w:r>
      <w:r w:rsidR="005F13C3">
        <w:rPr>
          <w:rFonts w:ascii="Arial" w:hAnsi="Arial" w:cs="Arial"/>
        </w:rPr>
        <w:t xml:space="preserve">. </w:t>
      </w:r>
      <w:commentRangeStart w:id="17"/>
      <w:commentRangeStart w:id="18"/>
      <w:r w:rsidR="005F13C3">
        <w:rPr>
          <w:rFonts w:ascii="Arial" w:hAnsi="Arial" w:cs="Arial"/>
        </w:rPr>
        <w:t>This starting frequency served as a baseline for creating frequency anchors with Par</w:t>
      </w:r>
      <w:ins w:id="19" w:author="Samman, Raneem" w:date="2025-01-13T15:03:00Z" w16du:dateUtc="2025-01-13T21:03:00Z">
        <w:r w:rsidR="002F0A7C">
          <w:rPr>
            <w:rFonts w:ascii="Arial" w:hAnsi="Arial" w:cs="Arial"/>
          </w:rPr>
          <w:t>s</w:t>
        </w:r>
      </w:ins>
      <w:r w:rsidR="005F13C3">
        <w:rPr>
          <w:rFonts w:ascii="Arial" w:hAnsi="Arial" w:cs="Arial"/>
        </w:rPr>
        <w:t xml:space="preserve">on’s code, which determined if the </w:t>
      </w:r>
      <w:r>
        <w:rPr>
          <w:rFonts w:ascii="Arial" w:hAnsi="Arial" w:cs="Arial"/>
        </w:rPr>
        <w:t>next frequency anchor was greater than, less than, or the same as the frequency anchor before it.</w:t>
      </w:r>
      <w:r w:rsidR="00A0464D">
        <w:rPr>
          <w:rFonts w:ascii="Arial" w:hAnsi="Arial" w:cs="Arial"/>
        </w:rPr>
        <w:t xml:space="preserve"> </w:t>
      </w:r>
      <w:r w:rsidR="005F13C3">
        <w:rPr>
          <w:rFonts w:ascii="Arial" w:hAnsi="Arial" w:cs="Arial"/>
        </w:rPr>
        <w:t>For example, if a synthetic vocalization started at 4000Hz and the first Par</w:t>
      </w:r>
      <w:ins w:id="20" w:author="Samman, Raneem" w:date="2025-01-13T15:04:00Z" w16du:dateUtc="2025-01-13T21:04:00Z">
        <w:r w:rsidR="002F0A7C">
          <w:rPr>
            <w:rFonts w:ascii="Arial" w:hAnsi="Arial" w:cs="Arial"/>
          </w:rPr>
          <w:t>s</w:t>
        </w:r>
      </w:ins>
      <w:r w:rsidR="005F13C3">
        <w:rPr>
          <w:rFonts w:ascii="Arial" w:hAnsi="Arial" w:cs="Arial"/>
        </w:rPr>
        <w:t xml:space="preserve">on’s code value is “constant”, then the next frequency </w:t>
      </w:r>
      <w:r w:rsidR="00BB2673">
        <w:rPr>
          <w:rFonts w:ascii="Arial" w:hAnsi="Arial" w:cs="Arial"/>
        </w:rPr>
        <w:t>anchor</w:t>
      </w:r>
      <w:r w:rsidR="005F13C3">
        <w:rPr>
          <w:rFonts w:ascii="Arial" w:hAnsi="Arial" w:cs="Arial"/>
        </w:rPr>
        <w:t xml:space="preserve"> would also be 4000Hz. However, if the first Parson’s code was “up”, then the second frequency anchor would be 5000Hz. </w:t>
      </w:r>
      <w:commentRangeEnd w:id="17"/>
      <w:r w:rsidR="002F0A7C">
        <w:rPr>
          <w:rStyle w:val="CommentReference"/>
        </w:rPr>
        <w:commentReference w:id="17"/>
      </w:r>
      <w:commentRangeEnd w:id="18"/>
      <w:r w:rsidR="00581FC6">
        <w:rPr>
          <w:rStyle w:val="CommentReference"/>
        </w:rPr>
        <w:commentReference w:id="18"/>
      </w:r>
      <w:r w:rsidR="005F13C3">
        <w:rPr>
          <w:rFonts w:ascii="Arial" w:hAnsi="Arial" w:cs="Arial"/>
        </w:rPr>
        <w:t xml:space="preserve">Frequency shifts were kept constant at TKTK (I think 1000Hz). The starting frequency anchor was also used as a final frequency anchor in a vocalization subcomponent. Then, using </w:t>
      </w:r>
      <w:r>
        <w:rPr>
          <w:rFonts w:ascii="Arial" w:hAnsi="Arial" w:cs="Arial"/>
        </w:rPr>
        <w:t xml:space="preserve">the frequency anchors </w:t>
      </w:r>
      <w:r w:rsidR="005F13C3">
        <w:rPr>
          <w:rFonts w:ascii="Arial" w:hAnsi="Arial" w:cs="Arial"/>
        </w:rPr>
        <w:t>in</w:t>
      </w:r>
      <w:r>
        <w:rPr>
          <w:rFonts w:ascii="Arial" w:hAnsi="Arial" w:cs="Arial"/>
        </w:rPr>
        <w:t xml:space="preserve"> each </w:t>
      </w:r>
      <w:r w:rsidR="005F13C3">
        <w:rPr>
          <w:rFonts w:ascii="Arial" w:hAnsi="Arial" w:cs="Arial"/>
        </w:rPr>
        <w:t xml:space="preserve">synthetic vocalization </w:t>
      </w:r>
      <w:r>
        <w:rPr>
          <w:rFonts w:ascii="Arial" w:hAnsi="Arial" w:cs="Arial"/>
        </w:rPr>
        <w:t xml:space="preserve">to guide frequency modulation patterns, we </w:t>
      </w:r>
      <w:r w:rsidR="008D65B0">
        <w:rPr>
          <w:rFonts w:ascii="Arial" w:hAnsi="Arial" w:cs="Arial"/>
        </w:rPr>
        <w:t>generated</w:t>
      </w:r>
      <w:r>
        <w:rPr>
          <w:rFonts w:ascii="Arial" w:hAnsi="Arial" w:cs="Arial"/>
        </w:rPr>
        <w:t xml:space="preserve"> synthetic audio signals using the </w:t>
      </w:r>
      <w:proofErr w:type="spellStart"/>
      <w:r>
        <w:rPr>
          <w:rFonts w:ascii="Arial" w:hAnsi="Arial" w:cs="Arial"/>
        </w:rPr>
        <w:t>Soundgen</w:t>
      </w:r>
      <w:proofErr w:type="spellEnd"/>
      <w:r>
        <w:rPr>
          <w:rFonts w:ascii="Arial" w:hAnsi="Arial" w:cs="Arial"/>
        </w:rPr>
        <w:t xml:space="preserve"> </w:t>
      </w:r>
      <w:r w:rsidR="008D65B0">
        <w:rPr>
          <w:rFonts w:ascii="Arial" w:hAnsi="Arial" w:cs="Arial"/>
        </w:rPr>
        <w:t xml:space="preserve">package in R (CITE). </w:t>
      </w:r>
      <w:r w:rsidR="005F13C3">
        <w:rPr>
          <w:rFonts w:ascii="Arial" w:hAnsi="Arial" w:cs="Arial"/>
        </w:rPr>
        <w:t>The resulting s</w:t>
      </w:r>
      <w:r w:rsidR="00375F0A">
        <w:rPr>
          <w:rFonts w:ascii="Arial" w:hAnsi="Arial" w:cs="Arial"/>
        </w:rPr>
        <w:t xml:space="preserve">ynthetic </w:t>
      </w:r>
      <w:r w:rsidR="005F13C3">
        <w:rPr>
          <w:rFonts w:ascii="Arial" w:hAnsi="Arial" w:cs="Arial"/>
        </w:rPr>
        <w:t>vocalization</w:t>
      </w:r>
      <w:r w:rsidR="00375F0A">
        <w:rPr>
          <w:rFonts w:ascii="Arial" w:hAnsi="Arial" w:cs="Arial"/>
        </w:rPr>
        <w:t xml:space="preserve"> files were saved as </w:t>
      </w:r>
      <w:r w:rsidR="009E571D">
        <w:rPr>
          <w:rFonts w:ascii="Arial" w:hAnsi="Arial" w:cs="Arial"/>
        </w:rPr>
        <w:t>.</w:t>
      </w:r>
      <w:r w:rsidR="00375F0A">
        <w:rPr>
          <w:rFonts w:ascii="Arial" w:hAnsi="Arial" w:cs="Arial"/>
        </w:rPr>
        <w:t xml:space="preserve">wav files. </w:t>
      </w:r>
      <w:r w:rsidR="008D65B0">
        <w:rPr>
          <w:rFonts w:ascii="Arial" w:hAnsi="Arial" w:cs="Arial"/>
        </w:rPr>
        <w:t xml:space="preserve"> </w:t>
      </w:r>
    </w:p>
    <w:p w14:paraId="7568CEBE" w14:textId="041F0F16" w:rsidR="00975AE2" w:rsidRDefault="008D65B0" w:rsidP="008D65B0">
      <w:pPr>
        <w:spacing w:line="360" w:lineRule="auto"/>
        <w:ind w:firstLine="720"/>
        <w:rPr>
          <w:rFonts w:ascii="Arial" w:hAnsi="Arial" w:cs="Arial"/>
        </w:rPr>
      </w:pPr>
      <w:r>
        <w:rPr>
          <w:rFonts w:ascii="Arial" w:hAnsi="Arial" w:cs="Arial"/>
        </w:rPr>
        <w:t xml:space="preserve">We used R to generate strings and synthetic audio signals, using the </w:t>
      </w:r>
      <w:proofErr w:type="spellStart"/>
      <w:r>
        <w:rPr>
          <w:rFonts w:ascii="Arial" w:hAnsi="Arial" w:cs="Arial"/>
        </w:rPr>
        <w:t>paRsynth</w:t>
      </w:r>
      <w:proofErr w:type="spellEnd"/>
      <w:r>
        <w:rPr>
          <w:rFonts w:ascii="Arial" w:hAnsi="Arial" w:cs="Arial"/>
        </w:rPr>
        <w:t xml:space="preserve"> package (code found TKTK here)</w:t>
      </w:r>
      <w:r w:rsidR="003E5361">
        <w:rPr>
          <w:rFonts w:ascii="Arial" w:hAnsi="Arial" w:cs="Arial"/>
        </w:rPr>
        <w:t>.</w:t>
      </w:r>
    </w:p>
    <w:p w14:paraId="5B228A31" w14:textId="77777777" w:rsidR="00613743" w:rsidRDefault="00613743" w:rsidP="00613743">
      <w:pPr>
        <w:spacing w:line="360" w:lineRule="auto"/>
        <w:rPr>
          <w:rFonts w:ascii="Arial" w:hAnsi="Arial" w:cs="Arial"/>
        </w:rPr>
      </w:pPr>
    </w:p>
    <w:p w14:paraId="784823A3" w14:textId="1BBE9B4F" w:rsidR="00613743" w:rsidRPr="00613743" w:rsidRDefault="00BB2673" w:rsidP="00613743">
      <w:pPr>
        <w:spacing w:line="360" w:lineRule="auto"/>
        <w:rPr>
          <w:rFonts w:ascii="Arial" w:hAnsi="Arial" w:cs="Arial"/>
          <w:i/>
          <w:iCs/>
        </w:rPr>
      </w:pPr>
      <w:r>
        <w:rPr>
          <w:rFonts w:ascii="Arial" w:hAnsi="Arial" w:cs="Arial"/>
          <w:i/>
          <w:iCs/>
        </w:rPr>
        <w:t>Investigating Synthetic Group and Individual Information Datasets</w:t>
      </w:r>
    </w:p>
    <w:p w14:paraId="5020A079" w14:textId="77777777" w:rsidR="009E571D" w:rsidRDefault="00613743" w:rsidP="00613743">
      <w:pPr>
        <w:spacing w:line="360" w:lineRule="auto"/>
        <w:ind w:firstLine="720"/>
        <w:rPr>
          <w:rFonts w:ascii="Arial" w:hAnsi="Arial" w:cs="Arial"/>
        </w:rPr>
      </w:pPr>
      <w:r>
        <w:rPr>
          <w:rFonts w:ascii="Arial" w:hAnsi="Arial" w:cs="Arial"/>
        </w:rPr>
        <w:t xml:space="preserve">Using the process described above, we created two synthetic data sets: one that created </w:t>
      </w:r>
      <w:commentRangeStart w:id="21"/>
      <w:commentRangeStart w:id="22"/>
      <w:r>
        <w:rPr>
          <w:rFonts w:ascii="Arial" w:hAnsi="Arial" w:cs="Arial"/>
        </w:rPr>
        <w:t xml:space="preserve">signals </w:t>
      </w:r>
      <w:commentRangeEnd w:id="21"/>
      <w:r>
        <w:rPr>
          <w:rStyle w:val="CommentReference"/>
        </w:rPr>
        <w:commentReference w:id="21"/>
      </w:r>
      <w:commentRangeEnd w:id="22"/>
      <w:r w:rsidR="00A31460">
        <w:rPr>
          <w:rStyle w:val="CommentReference"/>
        </w:rPr>
        <w:commentReference w:id="22"/>
      </w:r>
      <w:r>
        <w:rPr>
          <w:rFonts w:ascii="Arial" w:hAnsi="Arial" w:cs="Arial"/>
        </w:rPr>
        <w:t>with more group membership information than individual information (</w:t>
      </w:r>
      <w:commentRangeStart w:id="23"/>
      <w:r>
        <w:rPr>
          <w:rFonts w:ascii="Arial" w:hAnsi="Arial" w:cs="Arial"/>
        </w:rPr>
        <w:t>Group Member Dataset</w:t>
      </w:r>
      <w:commentRangeEnd w:id="23"/>
      <w:r>
        <w:rPr>
          <w:rStyle w:val="CommentReference"/>
        </w:rPr>
        <w:commentReference w:id="23"/>
      </w:r>
      <w:r>
        <w:rPr>
          <w:rFonts w:ascii="Arial" w:hAnsi="Arial" w:cs="Arial"/>
        </w:rPr>
        <w:t xml:space="preserve">), and one that created </w:t>
      </w:r>
      <w:commentRangeStart w:id="24"/>
      <w:r>
        <w:rPr>
          <w:rFonts w:ascii="Arial" w:hAnsi="Arial" w:cs="Arial"/>
        </w:rPr>
        <w:t xml:space="preserve">character strings </w:t>
      </w:r>
      <w:commentRangeEnd w:id="24"/>
      <w:r w:rsidR="00A31460">
        <w:rPr>
          <w:rStyle w:val="CommentReference"/>
        </w:rPr>
        <w:commentReference w:id="24"/>
      </w:r>
      <w:r>
        <w:rPr>
          <w:rFonts w:ascii="Arial" w:hAnsi="Arial" w:cs="Arial"/>
        </w:rPr>
        <w:t xml:space="preserve">with more individual </w:t>
      </w:r>
      <w:r>
        <w:rPr>
          <w:rFonts w:ascii="Arial" w:hAnsi="Arial" w:cs="Arial"/>
        </w:rPr>
        <w:lastRenderedPageBreak/>
        <w:t>information than group membership information (</w:t>
      </w:r>
      <w:commentRangeStart w:id="25"/>
      <w:r>
        <w:rPr>
          <w:rFonts w:ascii="Arial" w:hAnsi="Arial" w:cs="Arial"/>
        </w:rPr>
        <w:t>Individual Dataset</w:t>
      </w:r>
      <w:commentRangeEnd w:id="25"/>
      <w:r>
        <w:rPr>
          <w:rStyle w:val="CommentReference"/>
        </w:rPr>
        <w:commentReference w:id="25"/>
      </w:r>
      <w:r>
        <w:rPr>
          <w:rFonts w:ascii="Arial" w:hAnsi="Arial" w:cs="Arial"/>
        </w:rPr>
        <w:t xml:space="preserve">). In the Group Member Dataset, individual information was set to a character length of 4 characters, and group information was set to </w:t>
      </w:r>
      <w:commentRangeStart w:id="26"/>
      <w:r>
        <w:rPr>
          <w:rFonts w:ascii="Arial" w:hAnsi="Arial" w:cs="Arial"/>
        </w:rPr>
        <w:t>a character length of 8 character</w:t>
      </w:r>
      <w:commentRangeEnd w:id="26"/>
      <w:r>
        <w:rPr>
          <w:rStyle w:val="CommentReference"/>
        </w:rPr>
        <w:commentReference w:id="26"/>
      </w:r>
      <w:r>
        <w:rPr>
          <w:rFonts w:ascii="Arial" w:hAnsi="Arial" w:cs="Arial"/>
        </w:rPr>
        <w:t>.</w:t>
      </w:r>
      <w:r w:rsidR="00265A8E">
        <w:rPr>
          <w:rFonts w:ascii="Arial" w:hAnsi="Arial" w:cs="Arial"/>
        </w:rPr>
        <w:t xml:space="preserve"> In the Individual Dataset, individual information was set to a </w:t>
      </w:r>
      <w:commentRangeStart w:id="27"/>
      <w:r w:rsidR="00265A8E">
        <w:rPr>
          <w:rFonts w:ascii="Arial" w:hAnsi="Arial" w:cs="Arial"/>
        </w:rPr>
        <w:t>character length of 8 characters</w:t>
      </w:r>
      <w:commentRangeEnd w:id="27"/>
      <w:r w:rsidR="00265A8E">
        <w:rPr>
          <w:rStyle w:val="CommentReference"/>
        </w:rPr>
        <w:commentReference w:id="27"/>
      </w:r>
      <w:r w:rsidR="00265A8E">
        <w:rPr>
          <w:rFonts w:ascii="Arial" w:hAnsi="Arial" w:cs="Arial"/>
        </w:rPr>
        <w:t xml:space="preserve">, and group information was set to a character length of 4 characters. For both datasets, there were 5 groups with 10 individuals per group. </w:t>
      </w:r>
      <w:proofErr w:type="gramStart"/>
      <w:r w:rsidR="00265A8E">
        <w:rPr>
          <w:rFonts w:ascii="Arial" w:hAnsi="Arial" w:cs="Arial"/>
        </w:rPr>
        <w:t>Each individual</w:t>
      </w:r>
      <w:proofErr w:type="gramEnd"/>
      <w:r w:rsidR="00265A8E">
        <w:rPr>
          <w:rFonts w:ascii="Arial" w:hAnsi="Arial" w:cs="Arial"/>
        </w:rPr>
        <w:t xml:space="preserve"> “</w:t>
      </w:r>
      <w:commentRangeStart w:id="28"/>
      <w:commentRangeStart w:id="29"/>
      <w:r w:rsidR="00265A8E">
        <w:rPr>
          <w:rFonts w:ascii="Arial" w:hAnsi="Arial" w:cs="Arial"/>
        </w:rPr>
        <w:t>produced</w:t>
      </w:r>
      <w:commentRangeEnd w:id="28"/>
      <w:r w:rsidR="008B4605">
        <w:rPr>
          <w:rStyle w:val="CommentReference"/>
        </w:rPr>
        <w:commentReference w:id="28"/>
      </w:r>
      <w:commentRangeEnd w:id="29"/>
      <w:r w:rsidR="00A31460">
        <w:rPr>
          <w:rStyle w:val="CommentReference"/>
        </w:rPr>
        <w:commentReference w:id="29"/>
      </w:r>
      <w:r w:rsidR="00265A8E">
        <w:rPr>
          <w:rFonts w:ascii="Arial" w:hAnsi="Arial" w:cs="Arial"/>
        </w:rPr>
        <w:t>” 5 unique calls.</w:t>
      </w:r>
    </w:p>
    <w:p w14:paraId="141BBA8A" w14:textId="52C0CEE6" w:rsidR="000006BE" w:rsidRDefault="009E571D" w:rsidP="00613743">
      <w:pPr>
        <w:spacing w:line="360" w:lineRule="auto"/>
        <w:ind w:firstLine="720"/>
        <w:rPr>
          <w:rFonts w:ascii="Arial" w:hAnsi="Arial" w:cs="Arial"/>
        </w:rPr>
      </w:pPr>
      <w:r>
        <w:rPr>
          <w:rFonts w:ascii="Arial" w:hAnsi="Arial" w:cs="Arial"/>
        </w:rPr>
        <w:t xml:space="preserve">After generating synthetic signals for these datasets, we used the </w:t>
      </w:r>
      <w:proofErr w:type="spellStart"/>
      <w:r>
        <w:rPr>
          <w:rFonts w:ascii="Arial" w:hAnsi="Arial" w:cs="Arial"/>
        </w:rPr>
        <w:t>warbleR</w:t>
      </w:r>
      <w:proofErr w:type="spellEnd"/>
      <w:r>
        <w:rPr>
          <w:rFonts w:ascii="Arial" w:hAnsi="Arial" w:cs="Arial"/>
        </w:rPr>
        <w:t xml:space="preserve"> package to convert the .wav files to spectrograms. </w:t>
      </w:r>
      <w:r w:rsidR="002A37C1" w:rsidRPr="00551976">
        <w:rPr>
          <w:rFonts w:ascii="Arial" w:hAnsi="Arial" w:cs="Arial"/>
          <w:highlight w:val="yellow"/>
        </w:rPr>
        <w:t xml:space="preserve">TKTK sentence about seeing these in </w:t>
      </w:r>
      <w:commentRangeStart w:id="30"/>
      <w:r w:rsidR="002A37C1" w:rsidRPr="00551976">
        <w:rPr>
          <w:rFonts w:ascii="Arial" w:hAnsi="Arial" w:cs="Arial"/>
          <w:highlight w:val="yellow"/>
        </w:rPr>
        <w:t xml:space="preserve">figure </w:t>
      </w:r>
      <w:commentRangeEnd w:id="30"/>
      <w:r w:rsidR="0002480A">
        <w:rPr>
          <w:rStyle w:val="CommentReference"/>
        </w:rPr>
        <w:commentReference w:id="30"/>
      </w:r>
      <w:r w:rsidR="002A37C1" w:rsidRPr="00551976">
        <w:rPr>
          <w:rFonts w:ascii="Arial" w:hAnsi="Arial" w:cs="Arial"/>
          <w:highlight w:val="yellow"/>
        </w:rPr>
        <w:t>1</w:t>
      </w:r>
      <w:r w:rsidR="002A37C1">
        <w:rPr>
          <w:rFonts w:ascii="Arial" w:hAnsi="Arial" w:cs="Arial"/>
        </w:rPr>
        <w:t xml:space="preserve">. </w:t>
      </w:r>
      <w:r w:rsidR="007E4A48">
        <w:rPr>
          <w:rFonts w:ascii="Arial" w:hAnsi="Arial" w:cs="Arial"/>
        </w:rPr>
        <w:t xml:space="preserve">To validate that the group and individual information we specified in the character strings could be recovered from the generated frequency signals, </w:t>
      </w:r>
      <w:r w:rsidR="002A37C1">
        <w:rPr>
          <w:rFonts w:ascii="Arial" w:hAnsi="Arial" w:cs="Arial"/>
        </w:rPr>
        <w:t>we performed spectrographic cross-correlation</w:t>
      </w:r>
      <w:r w:rsidR="00551976">
        <w:rPr>
          <w:rFonts w:ascii="Arial" w:hAnsi="Arial" w:cs="Arial"/>
        </w:rPr>
        <w:t xml:space="preserve"> </w:t>
      </w:r>
      <w:r w:rsidR="00E518BC">
        <w:rPr>
          <w:rFonts w:ascii="Arial" w:hAnsi="Arial" w:cs="Arial"/>
        </w:rPr>
        <w:t xml:space="preserve">on each dataset </w:t>
      </w:r>
      <w:r w:rsidR="00551976">
        <w:rPr>
          <w:rFonts w:ascii="Arial" w:hAnsi="Arial" w:cs="Arial"/>
        </w:rPr>
        <w:t xml:space="preserve">(SPCC; </w:t>
      </w:r>
      <w:r w:rsidR="0002480A">
        <w:rPr>
          <w:rFonts w:ascii="Arial" w:hAnsi="Arial" w:cs="Arial"/>
        </w:rPr>
        <w:fldChar w:fldCharType="begin"/>
      </w:r>
      <w:r w:rsidR="0002480A">
        <w:rPr>
          <w:rFonts w:ascii="Arial" w:hAnsi="Arial" w:cs="Arial"/>
        </w:rPr>
        <w:instrText xml:space="preserve"> ADDIN ZOTERO_ITEM CSL_CITATION {"citationID":"2alP2xFJ","properties":{"formattedCitation":"(Clark et al., 1987)","plainCitation":"(Clark et al., 1987)","noteIndex":0},"citationItems":[{"id":606,"uris":["http://zotero.org/groups/5786507/items/GR5UUI5P"],"itemData":{"id":606,"type":"article-journal","abstract":"Sound spectrograms have been a traditional method for comparing animal vocalizations and demonstrating their similarities or differences, but quantification of the comparative process has been difficult. This lack of quantification has hindered progress in documenting the timing and degree of song development in song birds. With this in mind, computer-based methods for sound comparison and sound averaging were developed. These methods utilize a numerical representation of a sound's frequency-time structure to compute a similarity value between any two sounds and an average sound spectrogram for a set of sounds. These analytical techniques were applied to an analysis of song notes of the swamp sparrow (Melospiza georgiana). The results demonstrate the usefulness of the methods and reveal new details in the description of the swamp sparrow's set of species-universal note types and in the decrease of note variability during the course of developmental transitions from subsong, through plastic song to song crystallization.","container-title":"Ethology","DOI":"10.1111/j.1439-0310.1987.tb00676.x","ISSN":"1439-0310","issue":"2","language":"en","license":"1987 Blackwell Verlag GmbH","note":"_eprint: https://onlinelibrary.wiley.com/doi/pdf/10.1111/j.1439-0310.1987.tb00676.x","page":"101-115","source":"Wiley Online Library","title":"Quantitative Analysis of Animal Vocal Phonology: an Application to Swamp Sparrow Song","title-short":"Quantitative Analysis of Animal Vocal Phonology","volume":"76","author":[{"family":"Clark","given":"Christopher W."},{"family":"Marler","given":"Peter"},{"family":"Beeman","given":"Kim"}],"issued":{"date-parts":[["1987"]]}}}],"schema":"https://github.com/citation-style-language/schema/raw/master/csl-citation.json"} </w:instrText>
      </w:r>
      <w:r w:rsidR="0002480A">
        <w:rPr>
          <w:rFonts w:ascii="Arial" w:hAnsi="Arial" w:cs="Arial"/>
        </w:rPr>
        <w:fldChar w:fldCharType="separate"/>
      </w:r>
      <w:r w:rsidR="0002480A" w:rsidRPr="0002480A">
        <w:rPr>
          <w:rFonts w:ascii="Arial" w:hAnsi="Arial" w:cs="Arial"/>
        </w:rPr>
        <w:t>Clark et al., 1987</w:t>
      </w:r>
      <w:r w:rsidR="0002480A">
        <w:rPr>
          <w:rFonts w:ascii="Arial" w:hAnsi="Arial" w:cs="Arial"/>
        </w:rPr>
        <w:fldChar w:fldCharType="end"/>
      </w:r>
      <w:r w:rsidR="00AD7064">
        <w:rPr>
          <w:rFonts w:ascii="Arial" w:hAnsi="Arial" w:cs="Arial"/>
        </w:rPr>
        <w:t>)</w:t>
      </w:r>
      <w:r w:rsidR="002A37C1">
        <w:rPr>
          <w:rFonts w:ascii="Arial" w:hAnsi="Arial" w:cs="Arial"/>
        </w:rPr>
        <w:t xml:space="preserve"> using the </w:t>
      </w:r>
      <w:proofErr w:type="spellStart"/>
      <w:r w:rsidR="002A37C1">
        <w:rPr>
          <w:rFonts w:ascii="Arial" w:hAnsi="Arial" w:cs="Arial"/>
        </w:rPr>
        <w:t>warbleR</w:t>
      </w:r>
      <w:proofErr w:type="spellEnd"/>
      <w:r w:rsidR="002A37C1">
        <w:rPr>
          <w:rFonts w:ascii="Arial" w:hAnsi="Arial" w:cs="Arial"/>
        </w:rPr>
        <w:t xml:space="preserve"> package. </w:t>
      </w:r>
      <w:r w:rsidR="0002480A">
        <w:rPr>
          <w:rFonts w:ascii="Arial" w:hAnsi="Arial" w:cs="Arial"/>
        </w:rPr>
        <w:t xml:space="preserve">We performed SPCC with a Hanning window, a window length of 512 samples, and a window overlap of 90 samples. We used a Pearson’s correlation method and a bandpass filter of 0 to 20 kHz. </w:t>
      </w:r>
    </w:p>
    <w:p w14:paraId="2E616A22" w14:textId="01D13A93" w:rsidR="0002480A" w:rsidRDefault="00E518BC" w:rsidP="00613743">
      <w:pPr>
        <w:spacing w:line="360" w:lineRule="auto"/>
        <w:ind w:firstLine="720"/>
        <w:rPr>
          <w:rFonts w:ascii="Arial" w:hAnsi="Arial" w:cs="Arial"/>
        </w:rPr>
      </w:pPr>
      <w:r>
        <w:rPr>
          <w:rFonts w:ascii="Arial" w:hAnsi="Arial" w:cs="Arial"/>
        </w:rPr>
        <w:t xml:space="preserve">To assess hierarchical mapping patterns of our two datasets, we used non-metric multidimensional scaling (MDS) to reduce the dimensionality of the SPCC matrix for each dataset. </w:t>
      </w:r>
      <w:r w:rsidR="00AD7064">
        <w:rPr>
          <w:rFonts w:ascii="Arial" w:hAnsi="Arial" w:cs="Arial"/>
        </w:rPr>
        <w:t xml:space="preserve">We performed MDS over 15 dimensions so that the stress of the model was TKTK (less than 5). From these results, we generated low-dimensional acoustic space plots using </w:t>
      </w:r>
      <w:commentRangeStart w:id="31"/>
      <w:r w:rsidR="00AD7064">
        <w:rPr>
          <w:rFonts w:ascii="Arial" w:hAnsi="Arial" w:cs="Arial"/>
        </w:rPr>
        <w:t>calls from both datasets</w:t>
      </w:r>
      <w:commentRangeEnd w:id="31"/>
      <w:r w:rsidR="00AD7064">
        <w:rPr>
          <w:rStyle w:val="CommentReference"/>
        </w:rPr>
        <w:commentReference w:id="31"/>
      </w:r>
      <w:r w:rsidR="00AD7064">
        <w:rPr>
          <w:rFonts w:ascii="Arial" w:hAnsi="Arial" w:cs="Arial"/>
        </w:rPr>
        <w:t xml:space="preserve">. We compared the hierarchical mapping patterns between our two datasets by comparing the overlaps in acoustic space between individuals or groups. FIGURE 2. </w:t>
      </w:r>
    </w:p>
    <w:p w14:paraId="26EDFDA5" w14:textId="77777777" w:rsidR="0002480A" w:rsidRDefault="0002480A" w:rsidP="00124140">
      <w:pPr>
        <w:spacing w:line="360" w:lineRule="auto"/>
        <w:rPr>
          <w:rFonts w:ascii="Arial" w:hAnsi="Arial" w:cs="Arial"/>
          <w:i/>
          <w:iCs/>
        </w:rPr>
      </w:pPr>
    </w:p>
    <w:p w14:paraId="39EF0E6F" w14:textId="040D2644" w:rsidR="00124140" w:rsidRDefault="00BB63D7" w:rsidP="00124140">
      <w:pPr>
        <w:spacing w:line="360" w:lineRule="auto"/>
        <w:rPr>
          <w:rFonts w:ascii="Arial" w:hAnsi="Arial" w:cs="Arial"/>
          <w:i/>
          <w:iCs/>
        </w:rPr>
      </w:pPr>
      <w:r>
        <w:rPr>
          <w:rFonts w:ascii="Arial" w:hAnsi="Arial" w:cs="Arial"/>
          <w:i/>
          <w:iCs/>
        </w:rPr>
        <w:t xml:space="preserve">Synthetic Experiments to Assess Information Encoding and Decoding in Multiple Social </w:t>
      </w:r>
      <w:r w:rsidRPr="00B7433C">
        <w:rPr>
          <w:rFonts w:ascii="Arial" w:hAnsi="Arial" w:cs="Arial"/>
          <w:i/>
          <w:iCs/>
        </w:rPr>
        <w:t xml:space="preserve">Conditions </w:t>
      </w:r>
    </w:p>
    <w:p w14:paraId="14D99BE5" w14:textId="4A680C17" w:rsidR="008C477C" w:rsidRDefault="007E4A48" w:rsidP="008C477C">
      <w:pPr>
        <w:pStyle w:val="NoSpacing"/>
        <w:spacing w:line="360" w:lineRule="auto"/>
        <w:rPr>
          <w:rFonts w:ascii="Arial" w:hAnsi="Arial" w:cs="Arial"/>
        </w:rPr>
      </w:pPr>
      <w:r w:rsidRPr="00B7433C">
        <w:rPr>
          <w:rFonts w:ascii="Arial" w:hAnsi="Arial" w:cs="Arial"/>
        </w:rPr>
        <w:tab/>
      </w:r>
      <w:r w:rsidR="00B7433C">
        <w:rPr>
          <w:rFonts w:ascii="Arial" w:hAnsi="Arial" w:cs="Arial"/>
        </w:rPr>
        <w:t xml:space="preserve"> </w:t>
      </w:r>
      <w:r w:rsidR="00B7433C" w:rsidRPr="00B7433C">
        <w:rPr>
          <w:rFonts w:ascii="Arial" w:hAnsi="Arial" w:cs="Arial"/>
        </w:rPr>
        <w:t xml:space="preserve">To test how well information could be recovered </w:t>
      </w:r>
      <w:r w:rsidR="007127D4">
        <w:rPr>
          <w:rFonts w:ascii="Arial" w:hAnsi="Arial" w:cs="Arial"/>
        </w:rPr>
        <w:t>over a large range of signals in varying social conditions,</w:t>
      </w:r>
      <w:r w:rsidR="00B7433C" w:rsidRPr="00B7433C">
        <w:rPr>
          <w:rFonts w:ascii="Arial" w:hAnsi="Arial" w:cs="Arial"/>
        </w:rPr>
        <w:t xml:space="preserve"> we created synthetic </w:t>
      </w:r>
      <w:r w:rsidR="00B7433C">
        <w:rPr>
          <w:rFonts w:ascii="Arial" w:hAnsi="Arial" w:cs="Arial"/>
        </w:rPr>
        <w:t xml:space="preserve">signal datasets that approximated different information encoding outcomes </w:t>
      </w:r>
      <w:r w:rsidR="007127D4">
        <w:rPr>
          <w:rFonts w:ascii="Arial" w:hAnsi="Arial" w:cs="Arial"/>
        </w:rPr>
        <w:t xml:space="preserve">across </w:t>
      </w:r>
      <w:r w:rsidR="008C477C" w:rsidRPr="008C477C">
        <w:rPr>
          <w:rFonts w:ascii="Arial" w:hAnsi="Arial" w:cs="Arial"/>
        </w:rPr>
        <w:t xml:space="preserve">three different social conditions: sparse (2 groups, 2 individuals per group), intermediate (10 groups, 10 individuals per group), and dense (20 groups, 20 individuals per group). </w:t>
      </w:r>
      <w:r w:rsidR="007127D4">
        <w:rPr>
          <w:rFonts w:ascii="Arial" w:hAnsi="Arial" w:cs="Arial"/>
        </w:rPr>
        <w:t>We</w:t>
      </w:r>
      <w:r w:rsidR="008C477C" w:rsidRPr="008C477C">
        <w:rPr>
          <w:rFonts w:ascii="Arial" w:hAnsi="Arial" w:cs="Arial"/>
        </w:rPr>
        <w:t xml:space="preserve"> kept the number of calls per individual constant at 2. </w:t>
      </w:r>
    </w:p>
    <w:p w14:paraId="1549C678" w14:textId="14A49AA3" w:rsidR="008C477C" w:rsidRDefault="008C477C" w:rsidP="008C477C">
      <w:pPr>
        <w:pStyle w:val="NoSpacing"/>
        <w:spacing w:line="360" w:lineRule="auto"/>
        <w:rPr>
          <w:rFonts w:ascii="Arial" w:hAnsi="Arial" w:cs="Arial"/>
        </w:rPr>
      </w:pPr>
      <w:r>
        <w:rPr>
          <w:rFonts w:ascii="Arial" w:hAnsi="Arial" w:cs="Arial"/>
        </w:rPr>
        <w:lastRenderedPageBreak/>
        <w:tab/>
        <w:t>In each condition</w:t>
      </w:r>
      <w:r w:rsidR="007127D4">
        <w:rPr>
          <w:rFonts w:ascii="Arial" w:hAnsi="Arial" w:cs="Arial"/>
        </w:rPr>
        <w:t>,</w:t>
      </w:r>
      <w:r>
        <w:rPr>
          <w:rFonts w:ascii="Arial" w:hAnsi="Arial" w:cs="Arial"/>
        </w:rPr>
        <w:t xml:space="preserve"> we created 5 different datasets that varied the proportion of group to individual information encoded in calls</w:t>
      </w:r>
      <w:r w:rsidR="00D624B1">
        <w:rPr>
          <w:rFonts w:ascii="Arial" w:hAnsi="Arial" w:cs="Arial"/>
        </w:rPr>
        <w:t xml:space="preserve">. We kept the total information string length across these datasets constant at 120 characters, only changing the proportion of information that was group or individual information. These datasets represented the following information ratios: </w:t>
      </w:r>
      <w:r>
        <w:rPr>
          <w:rFonts w:ascii="Arial" w:hAnsi="Arial" w:cs="Arial"/>
        </w:rPr>
        <w:t>0 – no group information, all individual information, .2, .5, .8, 1 – all group information, no individual</w:t>
      </w:r>
      <w:r w:rsidR="00D624B1">
        <w:rPr>
          <w:rFonts w:ascii="Arial" w:hAnsi="Arial" w:cs="Arial"/>
        </w:rPr>
        <w:t xml:space="preserve">. </w:t>
      </w:r>
      <w:r>
        <w:rPr>
          <w:rFonts w:ascii="Arial" w:hAnsi="Arial" w:cs="Arial"/>
        </w:rPr>
        <w:t xml:space="preserve"> </w:t>
      </w:r>
      <w:r w:rsidR="00D624B1">
        <w:rPr>
          <w:rFonts w:ascii="Arial" w:hAnsi="Arial" w:cs="Arial"/>
        </w:rPr>
        <w:t xml:space="preserve">We ran 10 iterations for each combination of information ratio and social condition. </w:t>
      </w:r>
    </w:p>
    <w:p w14:paraId="4FB94F90" w14:textId="3206172C" w:rsidR="006E4EE0" w:rsidRDefault="00D624B1" w:rsidP="007127D4">
      <w:pPr>
        <w:pStyle w:val="NoSpacing"/>
        <w:spacing w:line="360" w:lineRule="auto"/>
        <w:rPr>
          <w:rFonts w:ascii="Arial" w:hAnsi="Arial" w:cs="Arial"/>
        </w:rPr>
      </w:pPr>
      <w:r>
        <w:rPr>
          <w:rFonts w:ascii="Arial" w:hAnsi="Arial" w:cs="Arial"/>
        </w:rPr>
        <w:tab/>
        <w:t xml:space="preserve">After generating the synthetic audio files, we used the </w:t>
      </w:r>
      <w:proofErr w:type="spellStart"/>
      <w:r>
        <w:rPr>
          <w:rFonts w:ascii="Arial" w:hAnsi="Arial" w:cs="Arial"/>
        </w:rPr>
        <w:t>warbleR</w:t>
      </w:r>
      <w:proofErr w:type="spellEnd"/>
      <w:r>
        <w:rPr>
          <w:rFonts w:ascii="Arial" w:hAnsi="Arial" w:cs="Arial"/>
        </w:rPr>
        <w:t xml:space="preserve"> package to perform SPCC. </w:t>
      </w:r>
      <w:r w:rsidR="007127D4">
        <w:rPr>
          <w:rFonts w:ascii="Arial" w:hAnsi="Arial" w:cs="Arial"/>
        </w:rPr>
        <w:t>We used the same SPCC and MDS methods above TKTK. Figure 3?</w:t>
      </w:r>
    </w:p>
    <w:p w14:paraId="3A296789" w14:textId="77777777" w:rsidR="00A931F0" w:rsidRDefault="00A931F0" w:rsidP="00124140">
      <w:pPr>
        <w:spacing w:line="360" w:lineRule="auto"/>
        <w:rPr>
          <w:rFonts w:ascii="Arial" w:hAnsi="Arial" w:cs="Arial"/>
        </w:rPr>
      </w:pPr>
    </w:p>
    <w:p w14:paraId="43FAF8F8" w14:textId="62A6ED75" w:rsidR="002733D3" w:rsidRDefault="002733D3" w:rsidP="00124140">
      <w:pPr>
        <w:spacing w:line="360" w:lineRule="auto"/>
        <w:rPr>
          <w:rFonts w:ascii="Arial" w:hAnsi="Arial" w:cs="Arial"/>
          <w:b/>
          <w:bCs/>
        </w:rPr>
      </w:pPr>
      <w:r>
        <w:rPr>
          <w:rFonts w:ascii="Arial" w:hAnsi="Arial" w:cs="Arial"/>
          <w:b/>
          <w:bCs/>
        </w:rPr>
        <w:t>Results:</w:t>
      </w:r>
    </w:p>
    <w:p w14:paraId="1792FB66" w14:textId="77777777" w:rsidR="002F5B92" w:rsidRDefault="002F5B92" w:rsidP="002F5B92">
      <w:pPr>
        <w:pStyle w:val="ListParagraph"/>
        <w:numPr>
          <w:ilvl w:val="0"/>
          <w:numId w:val="11"/>
        </w:numPr>
        <w:spacing w:line="360" w:lineRule="auto"/>
        <w:rPr>
          <w:rFonts w:ascii="Arial" w:hAnsi="Arial" w:cs="Arial"/>
        </w:rPr>
      </w:pPr>
      <w:commentRangeStart w:id="32"/>
      <w:r>
        <w:rPr>
          <w:rFonts w:ascii="Arial" w:hAnsi="Arial" w:cs="Arial"/>
        </w:rPr>
        <w:t>Figures</w:t>
      </w:r>
      <w:commentRangeEnd w:id="32"/>
      <w:r>
        <w:rPr>
          <w:rStyle w:val="CommentReference"/>
        </w:rPr>
        <w:commentReference w:id="32"/>
      </w:r>
      <w:r>
        <w:rPr>
          <w:rFonts w:ascii="Arial" w:hAnsi="Arial" w:cs="Arial"/>
        </w:rPr>
        <w:t>:</w:t>
      </w:r>
    </w:p>
    <w:p w14:paraId="7CC33B69" w14:textId="77777777" w:rsidR="002F5B92" w:rsidRDefault="002F5B92" w:rsidP="002F5B92">
      <w:pPr>
        <w:pStyle w:val="ListParagraph"/>
        <w:numPr>
          <w:ilvl w:val="1"/>
          <w:numId w:val="11"/>
        </w:numPr>
        <w:spacing w:line="360" w:lineRule="auto"/>
        <w:rPr>
          <w:rFonts w:ascii="Arial" w:hAnsi="Arial" w:cs="Arial"/>
        </w:rPr>
      </w:pPr>
      <w:r>
        <w:rPr>
          <w:rFonts w:ascii="Arial" w:hAnsi="Arial" w:cs="Arial"/>
        </w:rPr>
        <w:t>One plot for each experiment in different “social environments” and NMI at both social levels in the same plot, where does the “switching point” between NMI accuracy at the group and individual level occur?</w:t>
      </w:r>
    </w:p>
    <w:p w14:paraId="7F595260" w14:textId="77777777" w:rsidR="002733D3" w:rsidRDefault="002733D3" w:rsidP="00124140">
      <w:pPr>
        <w:spacing w:line="360" w:lineRule="auto"/>
        <w:rPr>
          <w:rFonts w:ascii="Arial" w:hAnsi="Arial" w:cs="Arial"/>
          <w:b/>
          <w:bCs/>
        </w:rPr>
      </w:pPr>
    </w:p>
    <w:p w14:paraId="2085B3D8" w14:textId="2059FC50" w:rsidR="002733D3" w:rsidRDefault="002733D3" w:rsidP="00124140">
      <w:pPr>
        <w:spacing w:line="360" w:lineRule="auto"/>
        <w:rPr>
          <w:rFonts w:ascii="Arial" w:hAnsi="Arial" w:cs="Arial"/>
          <w:b/>
          <w:bCs/>
        </w:rPr>
      </w:pPr>
      <w:commentRangeStart w:id="33"/>
      <w:r>
        <w:rPr>
          <w:rFonts w:ascii="Arial" w:hAnsi="Arial" w:cs="Arial"/>
          <w:b/>
          <w:bCs/>
        </w:rPr>
        <w:t>Discussion</w:t>
      </w:r>
      <w:commentRangeEnd w:id="33"/>
      <w:r w:rsidR="00A0645A">
        <w:rPr>
          <w:rStyle w:val="CommentReference"/>
        </w:rPr>
        <w:commentReference w:id="33"/>
      </w:r>
      <w:r>
        <w:rPr>
          <w:rFonts w:ascii="Arial" w:hAnsi="Arial" w:cs="Arial"/>
          <w:b/>
          <w:bCs/>
        </w:rPr>
        <w:t>:</w:t>
      </w:r>
    </w:p>
    <w:p w14:paraId="46DE7002" w14:textId="77777777" w:rsidR="00124140" w:rsidRDefault="00124140" w:rsidP="00124140">
      <w:pPr>
        <w:spacing w:line="360" w:lineRule="auto"/>
        <w:rPr>
          <w:rFonts w:ascii="Arial" w:hAnsi="Arial" w:cs="Arial"/>
          <w:b/>
          <w:bCs/>
        </w:rPr>
      </w:pPr>
    </w:p>
    <w:p w14:paraId="6DAA5025" w14:textId="5DC8E2EF" w:rsidR="00124140" w:rsidRDefault="00124140" w:rsidP="00124140">
      <w:pPr>
        <w:spacing w:line="360" w:lineRule="auto"/>
        <w:rPr>
          <w:rFonts w:ascii="Arial" w:hAnsi="Arial" w:cs="Arial"/>
        </w:rPr>
      </w:pPr>
      <w:r w:rsidRPr="00124140">
        <w:rPr>
          <w:rFonts w:ascii="Arial" w:hAnsi="Arial" w:cs="Arial"/>
        </w:rPr>
        <w:t>Synthetic tools offer a practical solution, by allowing us to control these variables, while still providing datasets that mimic biologic ones. Currently there are calls for vocal communication research to take advantage large-scale quantification methods that are often used in animal movement research (</w:t>
      </w:r>
      <w:proofErr w:type="spellStart"/>
      <w:r w:rsidRPr="00124140">
        <w:rPr>
          <w:rFonts w:ascii="Arial" w:hAnsi="Arial" w:cs="Arial"/>
        </w:rPr>
        <w:t>Sainburg</w:t>
      </w:r>
      <w:proofErr w:type="spellEnd"/>
      <w:r w:rsidRPr="00124140">
        <w:rPr>
          <w:rFonts w:ascii="Arial" w:hAnsi="Arial" w:cs="Arial"/>
        </w:rPr>
        <w:t xml:space="preserve"> &amp; Gentner, 2021). Researchers are already using these datasets in combination with natural ones to determine which analytic tools perform best to assess complexity and animal vocal sequences (</w:t>
      </w:r>
      <w:proofErr w:type="spellStart"/>
      <w:r w:rsidRPr="00124140">
        <w:rPr>
          <w:rFonts w:ascii="Arial" w:hAnsi="Arial" w:cs="Arial"/>
        </w:rPr>
        <w:t>Kershenbaum</w:t>
      </w:r>
      <w:proofErr w:type="spellEnd"/>
      <w:r w:rsidRPr="00124140">
        <w:rPr>
          <w:rFonts w:ascii="Arial" w:hAnsi="Arial" w:cs="Arial"/>
        </w:rPr>
        <w:t xml:space="preserve"> &amp; Garland, 2015) or to validate new methods for calculate and quantify acoustic structure (Keen et al., 2021; Sawant et al., 2022). There are several packages in R that allow researchers to create synthetic vocal signal datasets with biological relevance. [sentences about </w:t>
      </w:r>
      <w:proofErr w:type="spellStart"/>
      <w:r w:rsidRPr="00124140">
        <w:rPr>
          <w:rFonts w:ascii="Arial" w:hAnsi="Arial" w:cs="Arial"/>
        </w:rPr>
        <w:t>wableR</w:t>
      </w:r>
      <w:proofErr w:type="spellEnd"/>
      <w:r w:rsidRPr="00124140">
        <w:rPr>
          <w:rFonts w:ascii="Arial" w:hAnsi="Arial" w:cs="Arial"/>
        </w:rPr>
        <w:t xml:space="preserve"> and </w:t>
      </w:r>
      <w:proofErr w:type="spellStart"/>
      <w:proofErr w:type="gramStart"/>
      <w:r w:rsidRPr="00124140">
        <w:rPr>
          <w:rFonts w:ascii="Arial" w:hAnsi="Arial" w:cs="Arial"/>
        </w:rPr>
        <w:t>soundgen</w:t>
      </w:r>
      <w:proofErr w:type="spellEnd"/>
      <w:r w:rsidRPr="00124140">
        <w:rPr>
          <w:rFonts w:ascii="Arial" w:hAnsi="Arial" w:cs="Arial"/>
        </w:rPr>
        <w:t>]  .</w:t>
      </w:r>
      <w:proofErr w:type="gramEnd"/>
      <w:r w:rsidRPr="00124140">
        <w:rPr>
          <w:rFonts w:ascii="Arial" w:hAnsi="Arial" w:cs="Arial"/>
        </w:rPr>
        <w:t xml:space="preserve"> An underused function of these packages in animal communication is that they provide researchers with the ability to manipulate information in synthetic signals to specifically study the types of information </w:t>
      </w:r>
      <w:r w:rsidRPr="00124140">
        <w:rPr>
          <w:rFonts w:ascii="Arial" w:hAnsi="Arial" w:cs="Arial"/>
        </w:rPr>
        <w:lastRenderedPageBreak/>
        <w:t xml:space="preserve">encoded in a signal, how much information is encoded, and where the information is encoded in a signal.  </w:t>
      </w:r>
    </w:p>
    <w:p w14:paraId="0D751309" w14:textId="77777777" w:rsidR="002733D3" w:rsidRDefault="002733D3" w:rsidP="00124140">
      <w:pPr>
        <w:spacing w:line="360" w:lineRule="auto"/>
        <w:rPr>
          <w:rFonts w:ascii="Arial" w:hAnsi="Arial" w:cs="Arial"/>
          <w:b/>
          <w:bCs/>
        </w:rPr>
      </w:pPr>
      <w:r>
        <w:rPr>
          <w:rFonts w:ascii="Arial" w:hAnsi="Arial" w:cs="Arial"/>
          <w:b/>
          <w:bCs/>
        </w:rPr>
        <w:br w:type="page"/>
      </w:r>
    </w:p>
    <w:p w14:paraId="06C8776A" w14:textId="2113BE37" w:rsidR="002733D3" w:rsidRPr="002733D3" w:rsidRDefault="002733D3" w:rsidP="00A931F0">
      <w:pPr>
        <w:rPr>
          <w:rFonts w:ascii="Arial" w:hAnsi="Arial" w:cs="Arial"/>
          <w:b/>
          <w:bCs/>
        </w:rPr>
      </w:pPr>
      <w:r w:rsidRPr="002733D3">
        <w:rPr>
          <w:rFonts w:ascii="Arial" w:hAnsi="Arial" w:cs="Arial"/>
          <w:b/>
          <w:bCs/>
        </w:rPr>
        <w:lastRenderedPageBreak/>
        <w:t>References</w:t>
      </w:r>
    </w:p>
    <w:p w14:paraId="51B07F47" w14:textId="77777777" w:rsidR="002733D3" w:rsidRDefault="002733D3" w:rsidP="00A931F0">
      <w:pPr>
        <w:rPr>
          <w:rFonts w:ascii="Arial" w:hAnsi="Arial" w:cs="Arial"/>
        </w:rPr>
      </w:pPr>
    </w:p>
    <w:p w14:paraId="572AB0BF" w14:textId="77777777" w:rsidR="0002480A" w:rsidRPr="0002480A" w:rsidRDefault="002733D3" w:rsidP="0002480A">
      <w:pPr>
        <w:pStyle w:val="Bibliography"/>
        <w:rPr>
          <w:rFonts w:ascii="Arial" w:hAnsi="Arial" w:cs="Arial"/>
        </w:rPr>
      </w:pPr>
      <w:r>
        <w:rPr>
          <w:rFonts w:ascii="Arial" w:hAnsi="Arial" w:cs="Arial"/>
        </w:rPr>
        <w:fldChar w:fldCharType="begin"/>
      </w:r>
      <w:r w:rsidR="00834B5D">
        <w:rPr>
          <w:rFonts w:ascii="Arial" w:hAnsi="Arial" w:cs="Arial"/>
        </w:rPr>
        <w:instrText xml:space="preserve"> ADDIN ZOTERO_BIBL {"uncited":[],"omitted":[],"custom":[]} CSL_BIBLIOGRAPHY </w:instrText>
      </w:r>
      <w:r>
        <w:rPr>
          <w:rFonts w:ascii="Arial" w:hAnsi="Arial" w:cs="Arial"/>
        </w:rPr>
        <w:fldChar w:fldCharType="separate"/>
      </w:r>
      <w:r w:rsidR="0002480A" w:rsidRPr="0002480A">
        <w:rPr>
          <w:rFonts w:ascii="Arial" w:hAnsi="Arial" w:cs="Arial"/>
        </w:rPr>
        <w:t xml:space="preserve">Araya-Salas, M., Smith-Vidaurre, G., Mennill, D. J., González-Gómez, P. L., Cahill, J., &amp; Wright, T. F. (2019). Social group signatures in hummingbird displays provide evidence of co-occurrence of vocal and visual learning. </w:t>
      </w:r>
      <w:r w:rsidR="0002480A" w:rsidRPr="0002480A">
        <w:rPr>
          <w:rFonts w:ascii="Arial" w:hAnsi="Arial" w:cs="Arial"/>
          <w:i/>
          <w:iCs/>
        </w:rPr>
        <w:t>Proceedings of the Royal Society B: Biological Sciences</w:t>
      </w:r>
      <w:r w:rsidR="0002480A" w:rsidRPr="0002480A">
        <w:rPr>
          <w:rFonts w:ascii="Arial" w:hAnsi="Arial" w:cs="Arial"/>
        </w:rPr>
        <w:t xml:space="preserve">, </w:t>
      </w:r>
      <w:r w:rsidR="0002480A" w:rsidRPr="0002480A">
        <w:rPr>
          <w:rFonts w:ascii="Arial" w:hAnsi="Arial" w:cs="Arial"/>
          <w:i/>
          <w:iCs/>
        </w:rPr>
        <w:t>286</w:t>
      </w:r>
      <w:r w:rsidR="0002480A" w:rsidRPr="0002480A">
        <w:rPr>
          <w:rFonts w:ascii="Arial" w:hAnsi="Arial" w:cs="Arial"/>
        </w:rPr>
        <w:t>(1903), 20190666. https://doi.org/10.1098/rspb.2019.0666</w:t>
      </w:r>
    </w:p>
    <w:p w14:paraId="1BCB755E" w14:textId="77777777" w:rsidR="0002480A" w:rsidRPr="0002480A" w:rsidRDefault="0002480A" w:rsidP="0002480A">
      <w:pPr>
        <w:pStyle w:val="Bibliography"/>
        <w:rPr>
          <w:rFonts w:ascii="Arial" w:hAnsi="Arial" w:cs="Arial"/>
        </w:rPr>
      </w:pPr>
      <w:r w:rsidRPr="0002480A">
        <w:rPr>
          <w:rFonts w:ascii="Arial" w:hAnsi="Arial" w:cs="Arial"/>
        </w:rPr>
        <w:t xml:space="preserve">Beecher, M. D. (1989). Signalling systems for individual recognition: An information theory approach.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38</w:t>
      </w:r>
      <w:r w:rsidRPr="0002480A">
        <w:rPr>
          <w:rFonts w:ascii="Arial" w:hAnsi="Arial" w:cs="Arial"/>
        </w:rPr>
        <w:t>(2), 248–261. https://doi.org/10.1016/S0003-3472(89)80087-9</w:t>
      </w:r>
    </w:p>
    <w:p w14:paraId="676252CA" w14:textId="77777777" w:rsidR="0002480A" w:rsidRPr="0002480A" w:rsidRDefault="0002480A" w:rsidP="0002480A">
      <w:pPr>
        <w:pStyle w:val="Bibliography"/>
        <w:rPr>
          <w:rFonts w:ascii="Arial" w:hAnsi="Arial" w:cs="Arial"/>
        </w:rPr>
      </w:pPr>
      <w:r w:rsidRPr="0002480A">
        <w:rPr>
          <w:rFonts w:ascii="Arial" w:hAnsi="Arial" w:cs="Arial"/>
        </w:rPr>
        <w:t xml:space="preserve">Berg, K. S., Delgado, S., Cortopassi, K. A., Beissinger, S. R., &amp; Bradbury, J. W. (2011). Vertical transmission of learned signatures in a wild parrot. </w:t>
      </w:r>
      <w:r w:rsidRPr="0002480A">
        <w:rPr>
          <w:rFonts w:ascii="Arial" w:hAnsi="Arial" w:cs="Arial"/>
          <w:i/>
          <w:iCs/>
        </w:rPr>
        <w:t>Proceedings of the Royal Society B: Biological Sciences</w:t>
      </w:r>
      <w:r w:rsidRPr="0002480A">
        <w:rPr>
          <w:rFonts w:ascii="Arial" w:hAnsi="Arial" w:cs="Arial"/>
        </w:rPr>
        <w:t xml:space="preserve">, </w:t>
      </w:r>
      <w:r w:rsidRPr="0002480A">
        <w:rPr>
          <w:rFonts w:ascii="Arial" w:hAnsi="Arial" w:cs="Arial"/>
          <w:i/>
          <w:iCs/>
        </w:rPr>
        <w:t>279</w:t>
      </w:r>
      <w:r w:rsidRPr="0002480A">
        <w:rPr>
          <w:rFonts w:ascii="Arial" w:hAnsi="Arial" w:cs="Arial"/>
        </w:rPr>
        <w:t>(1728), 585–591. https://doi.org/10.1098/rspb.2011.0932</w:t>
      </w:r>
    </w:p>
    <w:p w14:paraId="420EFFB3" w14:textId="77777777" w:rsidR="0002480A" w:rsidRPr="0002480A" w:rsidRDefault="0002480A" w:rsidP="0002480A">
      <w:pPr>
        <w:pStyle w:val="Bibliography"/>
        <w:rPr>
          <w:rFonts w:ascii="Arial" w:hAnsi="Arial" w:cs="Arial"/>
        </w:rPr>
      </w:pPr>
      <w:r w:rsidRPr="0002480A">
        <w:rPr>
          <w:rFonts w:ascii="Arial" w:hAnsi="Arial" w:cs="Arial"/>
        </w:rPr>
        <w:t xml:space="preserve">Berg, K. S., Delgado, S., Okawa, R., Beissinger, S. R., &amp; Bradbury, J. W. (2011). Contact calls are used for individual mate recognition in free-ranging green-rumped parrotlets, </w:t>
      </w:r>
      <w:r w:rsidRPr="0002480A">
        <w:rPr>
          <w:rFonts w:ascii="Arial" w:hAnsi="Arial" w:cs="Arial"/>
          <w:i/>
          <w:iCs/>
        </w:rPr>
        <w:t>Forpus passerinus</w:t>
      </w:r>
      <w:r w:rsidRPr="0002480A">
        <w:rPr>
          <w:rFonts w:ascii="Arial" w:hAnsi="Arial" w:cs="Arial"/>
        </w:rPr>
        <w:t xml:space="preserve">.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81</w:t>
      </w:r>
      <w:r w:rsidRPr="0002480A">
        <w:rPr>
          <w:rFonts w:ascii="Arial" w:hAnsi="Arial" w:cs="Arial"/>
        </w:rPr>
        <w:t>(1), 241–248. https://doi.org/10.1016/j.anbehav.2010.10.012</w:t>
      </w:r>
    </w:p>
    <w:p w14:paraId="54745A95" w14:textId="77777777" w:rsidR="0002480A" w:rsidRPr="0002480A" w:rsidRDefault="0002480A" w:rsidP="0002480A">
      <w:pPr>
        <w:pStyle w:val="Bibliography"/>
        <w:rPr>
          <w:rFonts w:ascii="Arial" w:hAnsi="Arial" w:cs="Arial"/>
        </w:rPr>
      </w:pPr>
      <w:r w:rsidRPr="0002480A">
        <w:rPr>
          <w:rFonts w:ascii="Arial" w:hAnsi="Arial" w:cs="Arial"/>
        </w:rPr>
        <w:t xml:space="preserve">Bradbury, J. W., &amp; Balsby, T. J. S. (2016). The functions of vocal learning in parrots | Behavioral Ecology and Sociobiology. </w:t>
      </w:r>
      <w:r w:rsidRPr="0002480A">
        <w:rPr>
          <w:rFonts w:ascii="Arial" w:hAnsi="Arial" w:cs="Arial"/>
          <w:i/>
          <w:iCs/>
        </w:rPr>
        <w:t>Behavioral Ecology and Sociobiology</w:t>
      </w:r>
      <w:r w:rsidRPr="0002480A">
        <w:rPr>
          <w:rFonts w:ascii="Arial" w:hAnsi="Arial" w:cs="Arial"/>
        </w:rPr>
        <w:t xml:space="preserve">, </w:t>
      </w:r>
      <w:r w:rsidRPr="0002480A">
        <w:rPr>
          <w:rFonts w:ascii="Arial" w:hAnsi="Arial" w:cs="Arial"/>
          <w:i/>
          <w:iCs/>
        </w:rPr>
        <w:t>70</w:t>
      </w:r>
      <w:r w:rsidRPr="0002480A">
        <w:rPr>
          <w:rFonts w:ascii="Arial" w:hAnsi="Arial" w:cs="Arial"/>
        </w:rPr>
        <w:t>, 293–312.</w:t>
      </w:r>
    </w:p>
    <w:p w14:paraId="0EC3D6D4" w14:textId="77777777" w:rsidR="0002480A" w:rsidRPr="0002480A" w:rsidRDefault="0002480A" w:rsidP="0002480A">
      <w:pPr>
        <w:pStyle w:val="Bibliography"/>
        <w:rPr>
          <w:rFonts w:ascii="Arial" w:hAnsi="Arial" w:cs="Arial"/>
        </w:rPr>
      </w:pPr>
      <w:r w:rsidRPr="0002480A">
        <w:rPr>
          <w:rFonts w:ascii="Arial" w:hAnsi="Arial" w:cs="Arial"/>
        </w:rPr>
        <w:t xml:space="preserve">Bradbury, J. W., &amp; Vehrencamp, S. L. (1998). </w:t>
      </w:r>
      <w:r w:rsidRPr="0002480A">
        <w:rPr>
          <w:rFonts w:ascii="Arial" w:hAnsi="Arial" w:cs="Arial"/>
          <w:i/>
          <w:iCs/>
        </w:rPr>
        <w:t>Principles of animal communication</w:t>
      </w:r>
      <w:r w:rsidRPr="0002480A">
        <w:rPr>
          <w:rFonts w:ascii="Arial" w:hAnsi="Arial" w:cs="Arial"/>
        </w:rPr>
        <w:t xml:space="preserve"> (1st ed.). Sinauer Associates, Inc.</w:t>
      </w:r>
    </w:p>
    <w:p w14:paraId="0A154E8C" w14:textId="77777777" w:rsidR="0002480A" w:rsidRPr="0002480A" w:rsidRDefault="0002480A" w:rsidP="0002480A">
      <w:pPr>
        <w:pStyle w:val="Bibliography"/>
        <w:rPr>
          <w:rFonts w:ascii="Arial" w:hAnsi="Arial" w:cs="Arial"/>
        </w:rPr>
      </w:pPr>
      <w:r w:rsidRPr="0002480A">
        <w:rPr>
          <w:rFonts w:ascii="Arial" w:hAnsi="Arial" w:cs="Arial"/>
        </w:rPr>
        <w:t xml:space="preserve">Bruck, J. N., Walmsley, S. F., &amp; Janik, V. M. (2022). Cross-modal perception of identity by sound and taste in bottlenose dolphins. </w:t>
      </w:r>
      <w:r w:rsidRPr="0002480A">
        <w:rPr>
          <w:rFonts w:ascii="Arial" w:hAnsi="Arial" w:cs="Arial"/>
          <w:i/>
          <w:iCs/>
        </w:rPr>
        <w:t>Science Advances</w:t>
      </w:r>
      <w:r w:rsidRPr="0002480A">
        <w:rPr>
          <w:rFonts w:ascii="Arial" w:hAnsi="Arial" w:cs="Arial"/>
        </w:rPr>
        <w:t xml:space="preserve">, </w:t>
      </w:r>
      <w:r w:rsidRPr="0002480A">
        <w:rPr>
          <w:rFonts w:ascii="Arial" w:hAnsi="Arial" w:cs="Arial"/>
          <w:i/>
          <w:iCs/>
        </w:rPr>
        <w:t>8</w:t>
      </w:r>
      <w:r w:rsidRPr="0002480A">
        <w:rPr>
          <w:rFonts w:ascii="Arial" w:hAnsi="Arial" w:cs="Arial"/>
        </w:rPr>
        <w:t>(20), eabm7684. https://doi.org/10.1126/sciadv.abm7684</w:t>
      </w:r>
    </w:p>
    <w:p w14:paraId="6E7307EE" w14:textId="77777777" w:rsidR="0002480A" w:rsidRPr="0002480A" w:rsidRDefault="0002480A" w:rsidP="0002480A">
      <w:pPr>
        <w:pStyle w:val="Bibliography"/>
        <w:rPr>
          <w:rFonts w:ascii="Arial" w:hAnsi="Arial" w:cs="Arial"/>
        </w:rPr>
      </w:pPr>
      <w:r w:rsidRPr="0002480A">
        <w:rPr>
          <w:rFonts w:ascii="Arial" w:hAnsi="Arial" w:cs="Arial"/>
        </w:rPr>
        <w:t xml:space="preserve">Buhrman-Deever, S. C., Rappaport, A. R., &amp; Bradbury, J. W. (2007). Geographic Variation in Contact Calls of Feral North American Populations of the Monk Parakeet. </w:t>
      </w:r>
      <w:r w:rsidRPr="0002480A">
        <w:rPr>
          <w:rFonts w:ascii="Arial" w:hAnsi="Arial" w:cs="Arial"/>
          <w:i/>
          <w:iCs/>
        </w:rPr>
        <w:t>The Condor</w:t>
      </w:r>
      <w:r w:rsidRPr="0002480A">
        <w:rPr>
          <w:rFonts w:ascii="Arial" w:hAnsi="Arial" w:cs="Arial"/>
        </w:rPr>
        <w:t xml:space="preserve">, </w:t>
      </w:r>
      <w:r w:rsidRPr="0002480A">
        <w:rPr>
          <w:rFonts w:ascii="Arial" w:hAnsi="Arial" w:cs="Arial"/>
          <w:i/>
          <w:iCs/>
        </w:rPr>
        <w:t>109</w:t>
      </w:r>
      <w:r w:rsidRPr="0002480A">
        <w:rPr>
          <w:rFonts w:ascii="Arial" w:hAnsi="Arial" w:cs="Arial"/>
        </w:rPr>
        <w:t>(2), 389–398. https://doi.org/10.1093/condor/109.2.389</w:t>
      </w:r>
    </w:p>
    <w:p w14:paraId="4E0422B5" w14:textId="77777777" w:rsidR="0002480A" w:rsidRPr="0002480A" w:rsidRDefault="0002480A" w:rsidP="0002480A">
      <w:pPr>
        <w:pStyle w:val="Bibliography"/>
        <w:rPr>
          <w:rFonts w:ascii="Arial" w:hAnsi="Arial" w:cs="Arial"/>
        </w:rPr>
      </w:pPr>
      <w:r w:rsidRPr="0002480A">
        <w:rPr>
          <w:rFonts w:ascii="Arial" w:hAnsi="Arial" w:cs="Arial"/>
        </w:rPr>
        <w:t xml:space="preserve">Carouso-Peck, S., Goldstein, M. H., &amp; Fitch, W. T. (2021). The many functions of vocal learning. </w:t>
      </w:r>
      <w:r w:rsidRPr="0002480A">
        <w:rPr>
          <w:rFonts w:ascii="Arial" w:hAnsi="Arial" w:cs="Arial"/>
          <w:i/>
          <w:iCs/>
        </w:rPr>
        <w:t>Philosophical Transactions of the Royal Society B: Biological Sciences</w:t>
      </w:r>
      <w:r w:rsidRPr="0002480A">
        <w:rPr>
          <w:rFonts w:ascii="Arial" w:hAnsi="Arial" w:cs="Arial"/>
        </w:rPr>
        <w:t xml:space="preserve">, </w:t>
      </w:r>
      <w:r w:rsidRPr="0002480A">
        <w:rPr>
          <w:rFonts w:ascii="Arial" w:hAnsi="Arial" w:cs="Arial"/>
          <w:i/>
          <w:iCs/>
        </w:rPr>
        <w:t>376</w:t>
      </w:r>
      <w:r w:rsidRPr="0002480A">
        <w:rPr>
          <w:rFonts w:ascii="Arial" w:hAnsi="Arial" w:cs="Arial"/>
        </w:rPr>
        <w:t>(1836), 20200235. https://doi.org/10.1098/rstb.2020.0235</w:t>
      </w:r>
    </w:p>
    <w:p w14:paraId="0FB44D4D" w14:textId="77777777" w:rsidR="0002480A" w:rsidRPr="0002480A" w:rsidRDefault="0002480A" w:rsidP="0002480A">
      <w:pPr>
        <w:pStyle w:val="Bibliography"/>
        <w:rPr>
          <w:rFonts w:ascii="Arial" w:hAnsi="Arial" w:cs="Arial"/>
        </w:rPr>
      </w:pPr>
      <w:r w:rsidRPr="0002480A">
        <w:rPr>
          <w:rFonts w:ascii="Arial" w:hAnsi="Arial" w:cs="Arial"/>
        </w:rPr>
        <w:t xml:space="preserve">Clark, C. W., Marler, P., &amp; Beeman, K. (1987). Quantitative Analysis of Animal Vocal Phonology: An Application to Swamp Sparrow Song. </w:t>
      </w:r>
      <w:r w:rsidRPr="0002480A">
        <w:rPr>
          <w:rFonts w:ascii="Arial" w:hAnsi="Arial" w:cs="Arial"/>
          <w:i/>
          <w:iCs/>
        </w:rPr>
        <w:t>Ethology</w:t>
      </w:r>
      <w:r w:rsidRPr="0002480A">
        <w:rPr>
          <w:rFonts w:ascii="Arial" w:hAnsi="Arial" w:cs="Arial"/>
        </w:rPr>
        <w:t xml:space="preserve">, </w:t>
      </w:r>
      <w:r w:rsidRPr="0002480A">
        <w:rPr>
          <w:rFonts w:ascii="Arial" w:hAnsi="Arial" w:cs="Arial"/>
          <w:i/>
          <w:iCs/>
        </w:rPr>
        <w:t>76</w:t>
      </w:r>
      <w:r w:rsidRPr="0002480A">
        <w:rPr>
          <w:rFonts w:ascii="Arial" w:hAnsi="Arial" w:cs="Arial"/>
        </w:rPr>
        <w:t>(2), 101–115. https://doi.org/10.1111/j.1439-0310.1987.tb00676.x</w:t>
      </w:r>
    </w:p>
    <w:p w14:paraId="13064AC2" w14:textId="77777777" w:rsidR="0002480A" w:rsidRPr="0002480A" w:rsidRDefault="0002480A" w:rsidP="0002480A">
      <w:pPr>
        <w:pStyle w:val="Bibliography"/>
        <w:rPr>
          <w:rFonts w:ascii="Arial" w:hAnsi="Arial" w:cs="Arial"/>
        </w:rPr>
      </w:pPr>
      <w:r w:rsidRPr="0002480A">
        <w:rPr>
          <w:rFonts w:ascii="Arial" w:hAnsi="Arial" w:cs="Arial"/>
        </w:rPr>
        <w:t xml:space="preserve">Coppinger, B. A., Davis, J. E., &amp; Freeberg, T. M. (2019). Flock-mate familiarity affects note composition of chickadee calls. </w:t>
      </w:r>
      <w:r w:rsidRPr="0002480A">
        <w:rPr>
          <w:rFonts w:ascii="Arial" w:hAnsi="Arial" w:cs="Arial"/>
          <w:i/>
          <w:iCs/>
        </w:rPr>
        <w:t>Acta Ethologica</w:t>
      </w:r>
      <w:r w:rsidRPr="0002480A">
        <w:rPr>
          <w:rFonts w:ascii="Arial" w:hAnsi="Arial" w:cs="Arial"/>
        </w:rPr>
        <w:t xml:space="preserve">, </w:t>
      </w:r>
      <w:r w:rsidRPr="0002480A">
        <w:rPr>
          <w:rFonts w:ascii="Arial" w:hAnsi="Arial" w:cs="Arial"/>
          <w:i/>
          <w:iCs/>
        </w:rPr>
        <w:t>22</w:t>
      </w:r>
      <w:r w:rsidRPr="0002480A">
        <w:rPr>
          <w:rFonts w:ascii="Arial" w:hAnsi="Arial" w:cs="Arial"/>
        </w:rPr>
        <w:t>(1), 73–77. https://doi.org/10.1007/s10211-019-00308-8</w:t>
      </w:r>
    </w:p>
    <w:p w14:paraId="736EA866" w14:textId="77777777" w:rsidR="0002480A" w:rsidRPr="0002480A" w:rsidRDefault="0002480A" w:rsidP="0002480A">
      <w:pPr>
        <w:pStyle w:val="Bibliography"/>
        <w:rPr>
          <w:rFonts w:ascii="Arial" w:hAnsi="Arial" w:cs="Arial"/>
        </w:rPr>
      </w:pPr>
      <w:r w:rsidRPr="0002480A">
        <w:rPr>
          <w:rFonts w:ascii="Arial" w:hAnsi="Arial" w:cs="Arial"/>
        </w:rPr>
        <w:t xml:space="preserve">Deecke, V. B., Barrett-Lennard, L. G., Spong, P., &amp; Ford, J. K. B. (2010). The structure of stereotyped calls reflects kinship and social affiliation in resident killer whales (Orcinus orca). </w:t>
      </w:r>
      <w:r w:rsidRPr="0002480A">
        <w:rPr>
          <w:rFonts w:ascii="Arial" w:hAnsi="Arial" w:cs="Arial"/>
          <w:i/>
          <w:iCs/>
        </w:rPr>
        <w:t>Naturwissenschaften</w:t>
      </w:r>
      <w:r w:rsidRPr="0002480A">
        <w:rPr>
          <w:rFonts w:ascii="Arial" w:hAnsi="Arial" w:cs="Arial"/>
        </w:rPr>
        <w:t xml:space="preserve">, </w:t>
      </w:r>
      <w:r w:rsidRPr="0002480A">
        <w:rPr>
          <w:rFonts w:ascii="Arial" w:hAnsi="Arial" w:cs="Arial"/>
          <w:i/>
          <w:iCs/>
        </w:rPr>
        <w:t>97</w:t>
      </w:r>
      <w:r w:rsidRPr="0002480A">
        <w:rPr>
          <w:rFonts w:ascii="Arial" w:hAnsi="Arial" w:cs="Arial"/>
        </w:rPr>
        <w:t>(5), 513–518. https://doi.org/10.1007/s00114-010-0657-z</w:t>
      </w:r>
    </w:p>
    <w:p w14:paraId="773F4C89" w14:textId="77777777" w:rsidR="0002480A" w:rsidRPr="0002480A" w:rsidRDefault="0002480A" w:rsidP="0002480A">
      <w:pPr>
        <w:pStyle w:val="Bibliography"/>
        <w:rPr>
          <w:rFonts w:ascii="Arial" w:hAnsi="Arial" w:cs="Arial"/>
        </w:rPr>
      </w:pPr>
      <w:r w:rsidRPr="0002480A">
        <w:rPr>
          <w:rFonts w:ascii="Arial" w:hAnsi="Arial" w:cs="Arial"/>
        </w:rPr>
        <w:t xml:space="preserve">Deecke, V. B., Ford, J. K. B., &amp; Spong, P. (2000). Dialect change in resident killer whales: Implications for vocal learning and cultural transmission.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60</w:t>
      </w:r>
      <w:r w:rsidRPr="0002480A">
        <w:rPr>
          <w:rFonts w:ascii="Arial" w:hAnsi="Arial" w:cs="Arial"/>
        </w:rPr>
        <w:t>(5), 629–638. https://doi.org/10.1006/anbe.2000.1454</w:t>
      </w:r>
    </w:p>
    <w:p w14:paraId="52680ACC" w14:textId="77777777" w:rsidR="0002480A" w:rsidRPr="0002480A" w:rsidRDefault="0002480A" w:rsidP="0002480A">
      <w:pPr>
        <w:pStyle w:val="Bibliography"/>
        <w:rPr>
          <w:rFonts w:ascii="Arial" w:hAnsi="Arial" w:cs="Arial"/>
        </w:rPr>
      </w:pPr>
      <w:r w:rsidRPr="0002480A">
        <w:rPr>
          <w:rFonts w:ascii="Arial" w:hAnsi="Arial" w:cs="Arial"/>
        </w:rPr>
        <w:t xml:space="preserve">Downie, J. S. (2003). Music information retrieval. </w:t>
      </w:r>
      <w:r w:rsidRPr="0002480A">
        <w:rPr>
          <w:rFonts w:ascii="Arial" w:hAnsi="Arial" w:cs="Arial"/>
          <w:i/>
          <w:iCs/>
        </w:rPr>
        <w:t>Annual Review of Information Science and Technology</w:t>
      </w:r>
      <w:r w:rsidRPr="0002480A">
        <w:rPr>
          <w:rFonts w:ascii="Arial" w:hAnsi="Arial" w:cs="Arial"/>
        </w:rPr>
        <w:t xml:space="preserve">, </w:t>
      </w:r>
      <w:r w:rsidRPr="0002480A">
        <w:rPr>
          <w:rFonts w:ascii="Arial" w:hAnsi="Arial" w:cs="Arial"/>
          <w:i/>
          <w:iCs/>
        </w:rPr>
        <w:t>37</w:t>
      </w:r>
      <w:r w:rsidRPr="0002480A">
        <w:rPr>
          <w:rFonts w:ascii="Arial" w:hAnsi="Arial" w:cs="Arial"/>
        </w:rPr>
        <w:t>(1), 295–340.</w:t>
      </w:r>
    </w:p>
    <w:p w14:paraId="7C7304A7" w14:textId="77777777" w:rsidR="0002480A" w:rsidRPr="0002480A" w:rsidRDefault="0002480A" w:rsidP="0002480A">
      <w:pPr>
        <w:pStyle w:val="Bibliography"/>
        <w:rPr>
          <w:rFonts w:ascii="Arial" w:hAnsi="Arial" w:cs="Arial"/>
        </w:rPr>
      </w:pPr>
      <w:r w:rsidRPr="0002480A">
        <w:rPr>
          <w:rFonts w:ascii="Arial" w:hAnsi="Arial" w:cs="Arial"/>
        </w:rPr>
        <w:lastRenderedPageBreak/>
        <w:t xml:space="preserve">Ford, J. K. B. (1991). Vocal traditions among resident killer whales (Orcinus orca) in coastal waters of British Columbia. </w:t>
      </w:r>
      <w:r w:rsidRPr="0002480A">
        <w:rPr>
          <w:rFonts w:ascii="Arial" w:hAnsi="Arial" w:cs="Arial"/>
          <w:i/>
          <w:iCs/>
        </w:rPr>
        <w:t>Canadian Journal of Zoology</w:t>
      </w:r>
      <w:r w:rsidRPr="0002480A">
        <w:rPr>
          <w:rFonts w:ascii="Arial" w:hAnsi="Arial" w:cs="Arial"/>
        </w:rPr>
        <w:t xml:space="preserve">, </w:t>
      </w:r>
      <w:r w:rsidRPr="0002480A">
        <w:rPr>
          <w:rFonts w:ascii="Arial" w:hAnsi="Arial" w:cs="Arial"/>
          <w:i/>
          <w:iCs/>
        </w:rPr>
        <w:t>69</w:t>
      </w:r>
      <w:r w:rsidRPr="0002480A">
        <w:rPr>
          <w:rFonts w:ascii="Arial" w:hAnsi="Arial" w:cs="Arial"/>
        </w:rPr>
        <w:t>(6), 1454–1483. https://doi.org/10.1139/z91-206</w:t>
      </w:r>
    </w:p>
    <w:p w14:paraId="638684FC" w14:textId="77777777" w:rsidR="0002480A" w:rsidRPr="0002480A" w:rsidRDefault="0002480A" w:rsidP="0002480A">
      <w:pPr>
        <w:pStyle w:val="Bibliography"/>
        <w:rPr>
          <w:rFonts w:ascii="Arial" w:hAnsi="Arial" w:cs="Arial"/>
        </w:rPr>
      </w:pPr>
      <w:r w:rsidRPr="0002480A">
        <w:rPr>
          <w:rFonts w:ascii="Arial" w:hAnsi="Arial" w:cs="Arial"/>
        </w:rPr>
        <w:t xml:space="preserve">Freeberg, T. M. (2006). Social Complexity Can Drive Vocal Complexity: Group Size Influences Vocal Information in Carolina Chickadees. </w:t>
      </w:r>
      <w:r w:rsidRPr="0002480A">
        <w:rPr>
          <w:rFonts w:ascii="Arial" w:hAnsi="Arial" w:cs="Arial"/>
          <w:i/>
          <w:iCs/>
        </w:rPr>
        <w:t>Psychological Science</w:t>
      </w:r>
      <w:r w:rsidRPr="0002480A">
        <w:rPr>
          <w:rFonts w:ascii="Arial" w:hAnsi="Arial" w:cs="Arial"/>
        </w:rPr>
        <w:t xml:space="preserve">, </w:t>
      </w:r>
      <w:r w:rsidRPr="0002480A">
        <w:rPr>
          <w:rFonts w:ascii="Arial" w:hAnsi="Arial" w:cs="Arial"/>
          <w:i/>
          <w:iCs/>
        </w:rPr>
        <w:t>17</w:t>
      </w:r>
      <w:r w:rsidRPr="0002480A">
        <w:rPr>
          <w:rFonts w:ascii="Arial" w:hAnsi="Arial" w:cs="Arial"/>
        </w:rPr>
        <w:t>(7), 557–561. https://doi.org/10.1111/j.1467-9280.2006.01743.x</w:t>
      </w:r>
    </w:p>
    <w:p w14:paraId="3AA89D60" w14:textId="77777777" w:rsidR="0002480A" w:rsidRPr="0002480A" w:rsidRDefault="0002480A" w:rsidP="0002480A">
      <w:pPr>
        <w:pStyle w:val="Bibliography"/>
        <w:rPr>
          <w:rFonts w:ascii="Arial" w:hAnsi="Arial" w:cs="Arial"/>
        </w:rPr>
      </w:pPr>
      <w:r w:rsidRPr="0002480A">
        <w:rPr>
          <w:rFonts w:ascii="Arial" w:hAnsi="Arial" w:cs="Arial"/>
        </w:rPr>
        <w:t xml:space="preserve">Hile, A. G., Plummer, T. K., &amp; Striedter, G. F. (2000). Male vocal imitation produces call convergence during pair bonding in budgerigars, </w:t>
      </w:r>
      <w:r w:rsidRPr="0002480A">
        <w:rPr>
          <w:rFonts w:ascii="Arial" w:hAnsi="Arial" w:cs="Arial"/>
          <w:i/>
          <w:iCs/>
        </w:rPr>
        <w:t>Melopsittacus undulatus</w:t>
      </w:r>
      <w:r w:rsidRPr="0002480A">
        <w:rPr>
          <w:rFonts w:ascii="Arial" w:hAnsi="Arial" w:cs="Arial"/>
        </w:rPr>
        <w:t xml:space="preserve">.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59</w:t>
      </w:r>
      <w:r w:rsidRPr="0002480A">
        <w:rPr>
          <w:rFonts w:ascii="Arial" w:hAnsi="Arial" w:cs="Arial"/>
        </w:rPr>
        <w:t>(6), 1209–1218. https://doi.org/10.1006/anbe.1999.1438</w:t>
      </w:r>
    </w:p>
    <w:p w14:paraId="71AA3FF1" w14:textId="77777777" w:rsidR="0002480A" w:rsidRPr="0002480A" w:rsidRDefault="0002480A" w:rsidP="0002480A">
      <w:pPr>
        <w:pStyle w:val="Bibliography"/>
        <w:rPr>
          <w:rFonts w:ascii="Arial" w:hAnsi="Arial" w:cs="Arial"/>
        </w:rPr>
      </w:pPr>
      <w:r w:rsidRPr="0002480A">
        <w:rPr>
          <w:rFonts w:ascii="Arial" w:hAnsi="Arial" w:cs="Arial"/>
        </w:rPr>
        <w:t xml:space="preserve">Janik, V. M., &amp; Sayigh, L. S. (2013). Communication in bottlenose dolphins: 50 years of signature whistle research. </w:t>
      </w:r>
      <w:r w:rsidRPr="0002480A">
        <w:rPr>
          <w:rFonts w:ascii="Arial" w:hAnsi="Arial" w:cs="Arial"/>
          <w:i/>
          <w:iCs/>
        </w:rPr>
        <w:t>Journal of Comparative Physiology A</w:t>
      </w:r>
      <w:r w:rsidRPr="0002480A">
        <w:rPr>
          <w:rFonts w:ascii="Arial" w:hAnsi="Arial" w:cs="Arial"/>
        </w:rPr>
        <w:t xml:space="preserve">, </w:t>
      </w:r>
      <w:r w:rsidRPr="0002480A">
        <w:rPr>
          <w:rFonts w:ascii="Arial" w:hAnsi="Arial" w:cs="Arial"/>
          <w:i/>
          <w:iCs/>
        </w:rPr>
        <w:t>199</w:t>
      </w:r>
      <w:r w:rsidRPr="0002480A">
        <w:rPr>
          <w:rFonts w:ascii="Arial" w:hAnsi="Arial" w:cs="Arial"/>
        </w:rPr>
        <w:t>(6), 479–489. https://doi.org/10.1007/s00359-013-0817-7</w:t>
      </w:r>
    </w:p>
    <w:p w14:paraId="2B63F91D" w14:textId="77777777" w:rsidR="0002480A" w:rsidRPr="0002480A" w:rsidRDefault="0002480A" w:rsidP="0002480A">
      <w:pPr>
        <w:pStyle w:val="Bibliography"/>
        <w:rPr>
          <w:rFonts w:ascii="Arial" w:hAnsi="Arial" w:cs="Arial"/>
        </w:rPr>
      </w:pPr>
      <w:r w:rsidRPr="0002480A">
        <w:rPr>
          <w:rFonts w:ascii="Arial" w:hAnsi="Arial" w:cs="Arial"/>
        </w:rPr>
        <w:t xml:space="preserve">Janik, V. M., Sayigh, L. S., &amp; Wells, R. S. (2006). Signature whistle shape conveys identity information to bottlenose dolphins. </w:t>
      </w:r>
      <w:r w:rsidRPr="0002480A">
        <w:rPr>
          <w:rFonts w:ascii="Arial" w:hAnsi="Arial" w:cs="Arial"/>
          <w:i/>
          <w:iCs/>
        </w:rPr>
        <w:t>PNAS</w:t>
      </w:r>
      <w:r w:rsidRPr="0002480A">
        <w:rPr>
          <w:rFonts w:ascii="Arial" w:hAnsi="Arial" w:cs="Arial"/>
        </w:rPr>
        <w:t xml:space="preserve">, </w:t>
      </w:r>
      <w:r w:rsidRPr="0002480A">
        <w:rPr>
          <w:rFonts w:ascii="Arial" w:hAnsi="Arial" w:cs="Arial"/>
          <w:i/>
          <w:iCs/>
        </w:rPr>
        <w:t>103</w:t>
      </w:r>
      <w:r w:rsidRPr="0002480A">
        <w:rPr>
          <w:rFonts w:ascii="Arial" w:hAnsi="Arial" w:cs="Arial"/>
        </w:rPr>
        <w:t>(21), 8293–8297.</w:t>
      </w:r>
    </w:p>
    <w:p w14:paraId="35588B0D" w14:textId="77777777" w:rsidR="0002480A" w:rsidRPr="0002480A" w:rsidRDefault="0002480A" w:rsidP="0002480A">
      <w:pPr>
        <w:pStyle w:val="Bibliography"/>
        <w:rPr>
          <w:rFonts w:ascii="Arial" w:hAnsi="Arial" w:cs="Arial"/>
        </w:rPr>
      </w:pPr>
      <w:r w:rsidRPr="0002480A">
        <w:rPr>
          <w:rFonts w:ascii="Arial" w:hAnsi="Arial" w:cs="Arial"/>
        </w:rPr>
        <w:t xml:space="preserve">Kershenbaum, A. (2014). Entropy rate as a measure of animal vocal complexity. </w:t>
      </w:r>
      <w:r w:rsidRPr="0002480A">
        <w:rPr>
          <w:rFonts w:ascii="Arial" w:hAnsi="Arial" w:cs="Arial"/>
          <w:i/>
          <w:iCs/>
        </w:rPr>
        <w:t>Bioacoustics</w:t>
      </w:r>
      <w:r w:rsidRPr="0002480A">
        <w:rPr>
          <w:rFonts w:ascii="Arial" w:hAnsi="Arial" w:cs="Arial"/>
        </w:rPr>
        <w:t xml:space="preserve">, </w:t>
      </w:r>
      <w:r w:rsidRPr="0002480A">
        <w:rPr>
          <w:rFonts w:ascii="Arial" w:hAnsi="Arial" w:cs="Arial"/>
          <w:i/>
          <w:iCs/>
        </w:rPr>
        <w:t>23</w:t>
      </w:r>
      <w:r w:rsidRPr="0002480A">
        <w:rPr>
          <w:rFonts w:ascii="Arial" w:hAnsi="Arial" w:cs="Arial"/>
        </w:rPr>
        <w:t>(3), 195–208. https://doi.org/10.1080/09524622.2013.850040</w:t>
      </w:r>
    </w:p>
    <w:p w14:paraId="20DB506F" w14:textId="77777777" w:rsidR="0002480A" w:rsidRPr="0002480A" w:rsidRDefault="0002480A" w:rsidP="0002480A">
      <w:pPr>
        <w:pStyle w:val="Bibliography"/>
        <w:rPr>
          <w:rFonts w:ascii="Arial" w:hAnsi="Arial" w:cs="Arial"/>
        </w:rPr>
      </w:pPr>
      <w:r w:rsidRPr="0002480A">
        <w:rPr>
          <w:rFonts w:ascii="Arial" w:hAnsi="Arial" w:cs="Arial"/>
        </w:rPr>
        <w:t xml:space="preserve">Kershenbaum, A., &amp; Garland, E. C. (2015). Quantifying similarity in animal vocal sequences: Which metric performs best? </w:t>
      </w:r>
      <w:r w:rsidRPr="0002480A">
        <w:rPr>
          <w:rFonts w:ascii="Arial" w:hAnsi="Arial" w:cs="Arial"/>
          <w:i/>
          <w:iCs/>
        </w:rPr>
        <w:t>Methods in Ecology and Evolution</w:t>
      </w:r>
      <w:r w:rsidRPr="0002480A">
        <w:rPr>
          <w:rFonts w:ascii="Arial" w:hAnsi="Arial" w:cs="Arial"/>
        </w:rPr>
        <w:t xml:space="preserve">, </w:t>
      </w:r>
      <w:r w:rsidRPr="0002480A">
        <w:rPr>
          <w:rFonts w:ascii="Arial" w:hAnsi="Arial" w:cs="Arial"/>
          <w:i/>
          <w:iCs/>
        </w:rPr>
        <w:t>6</w:t>
      </w:r>
      <w:r w:rsidRPr="0002480A">
        <w:rPr>
          <w:rFonts w:ascii="Arial" w:hAnsi="Arial" w:cs="Arial"/>
        </w:rPr>
        <w:t>(12), 1452–1461. https://doi.org/10.1111/2041-210X.12433</w:t>
      </w:r>
    </w:p>
    <w:p w14:paraId="18A97C95" w14:textId="77777777" w:rsidR="0002480A" w:rsidRPr="0002480A" w:rsidRDefault="0002480A" w:rsidP="0002480A">
      <w:pPr>
        <w:pStyle w:val="Bibliography"/>
        <w:rPr>
          <w:rFonts w:ascii="Arial" w:hAnsi="Arial" w:cs="Arial"/>
        </w:rPr>
      </w:pPr>
      <w:r w:rsidRPr="0002480A">
        <w:rPr>
          <w:rFonts w:ascii="Arial" w:hAnsi="Arial" w:cs="Arial"/>
        </w:rPr>
        <w:t xml:space="preserve">Kershenbaum, A., Ilany, A., Blaustein, L., &amp; Geffen, E. (2012). Syntactic structure and geographical dialects in the songs of male rock hyraxes. </w:t>
      </w:r>
      <w:r w:rsidRPr="0002480A">
        <w:rPr>
          <w:rFonts w:ascii="Arial" w:hAnsi="Arial" w:cs="Arial"/>
          <w:i/>
          <w:iCs/>
        </w:rPr>
        <w:t>Proceedings of the Royal Society B: Biological Sciences</w:t>
      </w:r>
      <w:r w:rsidRPr="0002480A">
        <w:rPr>
          <w:rFonts w:ascii="Arial" w:hAnsi="Arial" w:cs="Arial"/>
        </w:rPr>
        <w:t xml:space="preserve">, </w:t>
      </w:r>
      <w:r w:rsidRPr="0002480A">
        <w:rPr>
          <w:rFonts w:ascii="Arial" w:hAnsi="Arial" w:cs="Arial"/>
          <w:i/>
          <w:iCs/>
        </w:rPr>
        <w:t>279</w:t>
      </w:r>
      <w:r w:rsidRPr="0002480A">
        <w:rPr>
          <w:rFonts w:ascii="Arial" w:hAnsi="Arial" w:cs="Arial"/>
        </w:rPr>
        <w:t>(1740), 2974. https://doi.org/10.1098/rspb.2012.0322</w:t>
      </w:r>
    </w:p>
    <w:p w14:paraId="391D13D5" w14:textId="77777777" w:rsidR="0002480A" w:rsidRPr="0002480A" w:rsidRDefault="0002480A" w:rsidP="0002480A">
      <w:pPr>
        <w:pStyle w:val="Bibliography"/>
        <w:rPr>
          <w:rFonts w:ascii="Arial" w:hAnsi="Arial" w:cs="Arial"/>
        </w:rPr>
      </w:pPr>
      <w:r w:rsidRPr="0002480A">
        <w:rPr>
          <w:rFonts w:ascii="Arial" w:hAnsi="Arial" w:cs="Arial"/>
        </w:rPr>
        <w:t xml:space="preserve">Kershenbaum, A., Sayigh, L. S., &amp; Janik, V. M. (2013). The Encoding of Individual Identity in Dolphin Signature Whistles: How Much Information Is Needed? </w:t>
      </w:r>
      <w:r w:rsidRPr="0002480A">
        <w:rPr>
          <w:rFonts w:ascii="Arial" w:hAnsi="Arial" w:cs="Arial"/>
          <w:i/>
          <w:iCs/>
        </w:rPr>
        <w:t>PLOS ONE</w:t>
      </w:r>
      <w:r w:rsidRPr="0002480A">
        <w:rPr>
          <w:rFonts w:ascii="Arial" w:hAnsi="Arial" w:cs="Arial"/>
        </w:rPr>
        <w:t xml:space="preserve">, </w:t>
      </w:r>
      <w:r w:rsidRPr="0002480A">
        <w:rPr>
          <w:rFonts w:ascii="Arial" w:hAnsi="Arial" w:cs="Arial"/>
          <w:i/>
          <w:iCs/>
        </w:rPr>
        <w:t>8</w:t>
      </w:r>
      <w:r w:rsidRPr="0002480A">
        <w:rPr>
          <w:rFonts w:ascii="Arial" w:hAnsi="Arial" w:cs="Arial"/>
        </w:rPr>
        <w:t>(10), e77671. https://doi.org/10.1371/journal.pone.0077671</w:t>
      </w:r>
    </w:p>
    <w:p w14:paraId="2B8E9298" w14:textId="77777777" w:rsidR="0002480A" w:rsidRPr="0002480A" w:rsidRDefault="0002480A" w:rsidP="0002480A">
      <w:pPr>
        <w:pStyle w:val="Bibliography"/>
        <w:rPr>
          <w:rFonts w:ascii="Arial" w:hAnsi="Arial" w:cs="Arial"/>
        </w:rPr>
      </w:pPr>
      <w:r w:rsidRPr="0002480A">
        <w:rPr>
          <w:rFonts w:ascii="Arial" w:hAnsi="Arial" w:cs="Arial"/>
        </w:rPr>
        <w:t xml:space="preserve">MacDougall-Shackleton, E. A., &amp; MacDougall-Shackleton, S. A. (2001). Cultural and Genetic Evolution in Mountain White-Crowned Sparrows: Song Dialects Are Associated with Population Structure. </w:t>
      </w:r>
      <w:r w:rsidRPr="0002480A">
        <w:rPr>
          <w:rFonts w:ascii="Arial" w:hAnsi="Arial" w:cs="Arial"/>
          <w:i/>
          <w:iCs/>
        </w:rPr>
        <w:t>Evolution</w:t>
      </w:r>
      <w:r w:rsidRPr="0002480A">
        <w:rPr>
          <w:rFonts w:ascii="Arial" w:hAnsi="Arial" w:cs="Arial"/>
        </w:rPr>
        <w:t xml:space="preserve">, </w:t>
      </w:r>
      <w:r w:rsidRPr="0002480A">
        <w:rPr>
          <w:rFonts w:ascii="Arial" w:hAnsi="Arial" w:cs="Arial"/>
          <w:i/>
          <w:iCs/>
        </w:rPr>
        <w:t>55</w:t>
      </w:r>
      <w:r w:rsidRPr="0002480A">
        <w:rPr>
          <w:rFonts w:ascii="Arial" w:hAnsi="Arial" w:cs="Arial"/>
        </w:rPr>
        <w:t>(12), 2568–2575. https://doi.org/10.1111/j.0014-3820.2001.tb00769.x</w:t>
      </w:r>
    </w:p>
    <w:p w14:paraId="179A9E3F" w14:textId="77777777" w:rsidR="0002480A" w:rsidRPr="0002480A" w:rsidRDefault="0002480A" w:rsidP="0002480A">
      <w:pPr>
        <w:pStyle w:val="Bibliography"/>
        <w:rPr>
          <w:rFonts w:ascii="Arial" w:hAnsi="Arial" w:cs="Arial"/>
        </w:rPr>
      </w:pPr>
      <w:r w:rsidRPr="0002480A">
        <w:rPr>
          <w:rFonts w:ascii="Arial" w:hAnsi="Arial" w:cs="Arial"/>
        </w:rPr>
        <w:t xml:space="preserve">McDonald, M. A., Mesnick, S. L., &amp; Hildebrand, J. A. (2006). Biogeographic characterization of blue whale song worldwide: Using song to identify populations. </w:t>
      </w:r>
      <w:r w:rsidRPr="0002480A">
        <w:rPr>
          <w:rFonts w:ascii="Arial" w:hAnsi="Arial" w:cs="Arial"/>
          <w:i/>
          <w:iCs/>
        </w:rPr>
        <w:t>Journal of Cetacean Research and Management</w:t>
      </w:r>
      <w:r w:rsidRPr="0002480A">
        <w:rPr>
          <w:rFonts w:ascii="Arial" w:hAnsi="Arial" w:cs="Arial"/>
        </w:rPr>
        <w:t xml:space="preserve">, </w:t>
      </w:r>
      <w:r w:rsidRPr="0002480A">
        <w:rPr>
          <w:rFonts w:ascii="Arial" w:hAnsi="Arial" w:cs="Arial"/>
          <w:i/>
          <w:iCs/>
        </w:rPr>
        <w:t>8</w:t>
      </w:r>
      <w:r w:rsidRPr="0002480A">
        <w:rPr>
          <w:rFonts w:ascii="Arial" w:hAnsi="Arial" w:cs="Arial"/>
        </w:rPr>
        <w:t>(1), 55–65.</w:t>
      </w:r>
    </w:p>
    <w:p w14:paraId="21B5A63D" w14:textId="77777777" w:rsidR="0002480A" w:rsidRPr="0002480A" w:rsidRDefault="0002480A" w:rsidP="0002480A">
      <w:pPr>
        <w:pStyle w:val="Bibliography"/>
        <w:rPr>
          <w:rFonts w:ascii="Arial" w:hAnsi="Arial" w:cs="Arial"/>
        </w:rPr>
      </w:pPr>
      <w:r w:rsidRPr="0002480A">
        <w:rPr>
          <w:rFonts w:ascii="Arial" w:hAnsi="Arial" w:cs="Arial"/>
        </w:rPr>
        <w:t xml:space="preserve">Nottebohm, F. (1972). The Origins of Vocal Learning. </w:t>
      </w:r>
      <w:r w:rsidRPr="0002480A">
        <w:rPr>
          <w:rFonts w:ascii="Arial" w:hAnsi="Arial" w:cs="Arial"/>
          <w:i/>
          <w:iCs/>
        </w:rPr>
        <w:t>The American Naturalist</w:t>
      </w:r>
      <w:r w:rsidRPr="0002480A">
        <w:rPr>
          <w:rFonts w:ascii="Arial" w:hAnsi="Arial" w:cs="Arial"/>
        </w:rPr>
        <w:t xml:space="preserve">, </w:t>
      </w:r>
      <w:r w:rsidRPr="0002480A">
        <w:rPr>
          <w:rFonts w:ascii="Arial" w:hAnsi="Arial" w:cs="Arial"/>
          <w:i/>
          <w:iCs/>
        </w:rPr>
        <w:t>106</w:t>
      </w:r>
      <w:r w:rsidRPr="0002480A">
        <w:rPr>
          <w:rFonts w:ascii="Arial" w:hAnsi="Arial" w:cs="Arial"/>
        </w:rPr>
        <w:t>(947), 116–140. https://doi.org/10.1086/282756</w:t>
      </w:r>
    </w:p>
    <w:p w14:paraId="50B73359" w14:textId="77777777" w:rsidR="0002480A" w:rsidRPr="0002480A" w:rsidRDefault="0002480A" w:rsidP="0002480A">
      <w:pPr>
        <w:pStyle w:val="Bibliography"/>
        <w:rPr>
          <w:rFonts w:ascii="Arial" w:hAnsi="Arial" w:cs="Arial"/>
        </w:rPr>
      </w:pPr>
      <w:r w:rsidRPr="0002480A">
        <w:rPr>
          <w:rFonts w:ascii="Arial" w:hAnsi="Arial" w:cs="Arial"/>
        </w:rPr>
        <w:t xml:space="preserve">Nousek, A. E., Slater, P. J. B., Wang, C., &amp; Miller, P. J. O. (2006). The influence of social affiliation on individual vocal signatures of northern resident killer whales (Orcinus orca). </w:t>
      </w:r>
      <w:r w:rsidRPr="0002480A">
        <w:rPr>
          <w:rFonts w:ascii="Arial" w:hAnsi="Arial" w:cs="Arial"/>
          <w:i/>
          <w:iCs/>
        </w:rPr>
        <w:t>Biology Letters</w:t>
      </w:r>
      <w:r w:rsidRPr="0002480A">
        <w:rPr>
          <w:rFonts w:ascii="Arial" w:hAnsi="Arial" w:cs="Arial"/>
        </w:rPr>
        <w:t xml:space="preserve">, </w:t>
      </w:r>
      <w:r w:rsidRPr="0002480A">
        <w:rPr>
          <w:rFonts w:ascii="Arial" w:hAnsi="Arial" w:cs="Arial"/>
          <w:i/>
          <w:iCs/>
        </w:rPr>
        <w:t>2</w:t>
      </w:r>
      <w:r w:rsidRPr="0002480A">
        <w:rPr>
          <w:rFonts w:ascii="Arial" w:hAnsi="Arial" w:cs="Arial"/>
        </w:rPr>
        <w:t>(4), 481–484. https://doi.org/10.1098/rsbl.2006.0517</w:t>
      </w:r>
    </w:p>
    <w:p w14:paraId="1F39B839" w14:textId="77777777" w:rsidR="0002480A" w:rsidRPr="0002480A" w:rsidRDefault="0002480A" w:rsidP="0002480A">
      <w:pPr>
        <w:pStyle w:val="Bibliography"/>
        <w:rPr>
          <w:rFonts w:ascii="Arial" w:hAnsi="Arial" w:cs="Arial"/>
        </w:rPr>
      </w:pPr>
      <w:r w:rsidRPr="0002480A">
        <w:rPr>
          <w:rFonts w:ascii="Arial" w:hAnsi="Arial" w:cs="Arial"/>
        </w:rPr>
        <w:t xml:space="preserve">Nowicki, S., &amp; Searcy, W. A. (2014). The evolution of vocal learning. </w:t>
      </w:r>
      <w:r w:rsidRPr="0002480A">
        <w:rPr>
          <w:rFonts w:ascii="Arial" w:hAnsi="Arial" w:cs="Arial"/>
          <w:i/>
          <w:iCs/>
        </w:rPr>
        <w:t>Current Opinion in Neurobiology</w:t>
      </w:r>
      <w:r w:rsidRPr="0002480A">
        <w:rPr>
          <w:rFonts w:ascii="Arial" w:hAnsi="Arial" w:cs="Arial"/>
        </w:rPr>
        <w:t xml:space="preserve">, </w:t>
      </w:r>
      <w:r w:rsidRPr="0002480A">
        <w:rPr>
          <w:rFonts w:ascii="Arial" w:hAnsi="Arial" w:cs="Arial"/>
          <w:i/>
          <w:iCs/>
        </w:rPr>
        <w:t>28</w:t>
      </w:r>
      <w:r w:rsidRPr="0002480A">
        <w:rPr>
          <w:rFonts w:ascii="Arial" w:hAnsi="Arial" w:cs="Arial"/>
        </w:rPr>
        <w:t>, 48–53. https://doi.org/10.1016/j.conb.2014.06.007</w:t>
      </w:r>
    </w:p>
    <w:p w14:paraId="045D22DA" w14:textId="77777777" w:rsidR="0002480A" w:rsidRPr="0002480A" w:rsidRDefault="0002480A" w:rsidP="0002480A">
      <w:pPr>
        <w:pStyle w:val="Bibliography"/>
        <w:rPr>
          <w:rFonts w:ascii="Arial" w:hAnsi="Arial" w:cs="Arial"/>
        </w:rPr>
      </w:pPr>
      <w:r w:rsidRPr="0002480A">
        <w:rPr>
          <w:rFonts w:ascii="Arial" w:hAnsi="Arial" w:cs="Arial"/>
        </w:rPr>
        <w:t xml:space="preserve">Parsons, D. (with Internet Archive). (1975). </w:t>
      </w:r>
      <w:r w:rsidRPr="0002480A">
        <w:rPr>
          <w:rFonts w:ascii="Arial" w:hAnsi="Arial" w:cs="Arial"/>
          <w:i/>
          <w:iCs/>
        </w:rPr>
        <w:t>The directory of tunes and musical themes</w:t>
      </w:r>
      <w:r w:rsidRPr="0002480A">
        <w:rPr>
          <w:rFonts w:ascii="Arial" w:hAnsi="Arial" w:cs="Arial"/>
        </w:rPr>
        <w:t>. Cambridge, Eng. : S. Brown. http://archive.org/details/directoryoftunes0000pars</w:t>
      </w:r>
    </w:p>
    <w:p w14:paraId="040EA4E5" w14:textId="77777777" w:rsidR="0002480A" w:rsidRPr="0002480A" w:rsidRDefault="0002480A" w:rsidP="0002480A">
      <w:pPr>
        <w:pStyle w:val="Bibliography"/>
        <w:rPr>
          <w:rFonts w:ascii="Arial" w:hAnsi="Arial" w:cs="Arial"/>
        </w:rPr>
      </w:pPr>
      <w:r w:rsidRPr="0002480A">
        <w:rPr>
          <w:rFonts w:ascii="Arial" w:hAnsi="Arial" w:cs="Arial"/>
        </w:rPr>
        <w:t xml:space="preserve">Selman, Z. A., &amp; Freeberg, T. M. (2024). Complexity in Chick-a-Dee Calls of Mountain Chickadees (Poecile gambeli): Call Variation Associated With Flock Size and Flight. </w:t>
      </w:r>
      <w:r w:rsidRPr="0002480A">
        <w:rPr>
          <w:rFonts w:ascii="Arial" w:hAnsi="Arial" w:cs="Arial"/>
          <w:i/>
          <w:iCs/>
        </w:rPr>
        <w:t>Ethology</w:t>
      </w:r>
      <w:r w:rsidRPr="0002480A">
        <w:rPr>
          <w:rFonts w:ascii="Arial" w:hAnsi="Arial" w:cs="Arial"/>
        </w:rPr>
        <w:t xml:space="preserve">, </w:t>
      </w:r>
      <w:r w:rsidRPr="0002480A">
        <w:rPr>
          <w:rFonts w:ascii="Arial" w:hAnsi="Arial" w:cs="Arial"/>
          <w:i/>
          <w:iCs/>
        </w:rPr>
        <w:t>n/a</w:t>
      </w:r>
      <w:r w:rsidRPr="0002480A">
        <w:rPr>
          <w:rFonts w:ascii="Arial" w:hAnsi="Arial" w:cs="Arial"/>
        </w:rPr>
        <w:t>(n/a), e13523. https://doi.org/10.1111/eth.13523</w:t>
      </w:r>
    </w:p>
    <w:p w14:paraId="40D8924C" w14:textId="77777777" w:rsidR="0002480A" w:rsidRPr="0002480A" w:rsidRDefault="0002480A" w:rsidP="0002480A">
      <w:pPr>
        <w:pStyle w:val="Bibliography"/>
        <w:rPr>
          <w:rFonts w:ascii="Arial" w:hAnsi="Arial" w:cs="Arial"/>
        </w:rPr>
      </w:pPr>
      <w:r w:rsidRPr="0002480A">
        <w:rPr>
          <w:rFonts w:ascii="Arial" w:hAnsi="Arial" w:cs="Arial"/>
        </w:rPr>
        <w:lastRenderedPageBreak/>
        <w:t xml:space="preserve">Sewall, K. B., Young, A. M., &amp; Wright, T. F. (2016). Social calls provide novel insights into the evolution of vocal learning.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120</w:t>
      </w:r>
      <w:r w:rsidRPr="0002480A">
        <w:rPr>
          <w:rFonts w:ascii="Arial" w:hAnsi="Arial" w:cs="Arial"/>
        </w:rPr>
        <w:t>, 163–172. https://doi.org/10.1016/j.anbehav.2016.07.031</w:t>
      </w:r>
    </w:p>
    <w:p w14:paraId="4F7154C9" w14:textId="77777777" w:rsidR="0002480A" w:rsidRPr="0002480A" w:rsidRDefault="0002480A" w:rsidP="0002480A">
      <w:pPr>
        <w:pStyle w:val="Bibliography"/>
        <w:rPr>
          <w:rFonts w:ascii="Arial" w:hAnsi="Arial" w:cs="Arial"/>
        </w:rPr>
      </w:pPr>
      <w:r w:rsidRPr="0002480A">
        <w:rPr>
          <w:rFonts w:ascii="Arial" w:hAnsi="Arial" w:cs="Arial"/>
        </w:rPr>
        <w:t xml:space="preserve">Smeele, S. Q., Senar, J. C., Aplin, L. M., &amp; McElreath, M. B. (2023). Evidence for vocal signatures and voice-prints in a wild parrot. </w:t>
      </w:r>
      <w:r w:rsidRPr="0002480A">
        <w:rPr>
          <w:rFonts w:ascii="Arial" w:hAnsi="Arial" w:cs="Arial"/>
          <w:i/>
          <w:iCs/>
        </w:rPr>
        <w:t>Royal Society Open Science</w:t>
      </w:r>
      <w:r w:rsidRPr="0002480A">
        <w:rPr>
          <w:rFonts w:ascii="Arial" w:hAnsi="Arial" w:cs="Arial"/>
        </w:rPr>
        <w:t xml:space="preserve">, </w:t>
      </w:r>
      <w:r w:rsidRPr="0002480A">
        <w:rPr>
          <w:rFonts w:ascii="Arial" w:hAnsi="Arial" w:cs="Arial"/>
          <w:i/>
          <w:iCs/>
        </w:rPr>
        <w:t>10</w:t>
      </w:r>
      <w:r w:rsidRPr="0002480A">
        <w:rPr>
          <w:rFonts w:ascii="Arial" w:hAnsi="Arial" w:cs="Arial"/>
        </w:rPr>
        <w:t>(10), 230835. https://doi.org/10.1098/rsos.230835</w:t>
      </w:r>
    </w:p>
    <w:p w14:paraId="49CE816E"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Araya-Salas, M., &amp; Wright, T. F. (2020). Individual signatures outweigh social group identity in contact calls of a communally nesting parrot. </w:t>
      </w:r>
      <w:r w:rsidRPr="0002480A">
        <w:rPr>
          <w:rFonts w:ascii="Arial" w:hAnsi="Arial" w:cs="Arial"/>
          <w:i/>
          <w:iCs/>
        </w:rPr>
        <w:t>Behavioral Ecology</w:t>
      </w:r>
      <w:r w:rsidRPr="0002480A">
        <w:rPr>
          <w:rFonts w:ascii="Arial" w:hAnsi="Arial" w:cs="Arial"/>
        </w:rPr>
        <w:t xml:space="preserve">, </w:t>
      </w:r>
      <w:r w:rsidRPr="0002480A">
        <w:rPr>
          <w:rFonts w:ascii="Arial" w:hAnsi="Arial" w:cs="Arial"/>
          <w:i/>
          <w:iCs/>
        </w:rPr>
        <w:t>31</w:t>
      </w:r>
      <w:r w:rsidRPr="0002480A">
        <w:rPr>
          <w:rFonts w:ascii="Arial" w:hAnsi="Arial" w:cs="Arial"/>
        </w:rPr>
        <w:t>(2), 448–458. https://doi.org/10.1093/beheco/arz202</w:t>
      </w:r>
    </w:p>
    <w:p w14:paraId="12482DB5"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Pérez-Marrufo, V., Hobson, E. A., Salinas-Melgoza, A., &amp; Wright, T. F. (2023). Individual identity information persists in learned calls of introduced parrot populations. </w:t>
      </w:r>
      <w:r w:rsidRPr="0002480A">
        <w:rPr>
          <w:rFonts w:ascii="Arial" w:hAnsi="Arial" w:cs="Arial"/>
          <w:i/>
          <w:iCs/>
        </w:rPr>
        <w:t>PLOS Computational Biology</w:t>
      </w:r>
      <w:r w:rsidRPr="0002480A">
        <w:rPr>
          <w:rFonts w:ascii="Arial" w:hAnsi="Arial" w:cs="Arial"/>
        </w:rPr>
        <w:t xml:space="preserve">, </w:t>
      </w:r>
      <w:r w:rsidRPr="0002480A">
        <w:rPr>
          <w:rFonts w:ascii="Arial" w:hAnsi="Arial" w:cs="Arial"/>
          <w:i/>
          <w:iCs/>
        </w:rPr>
        <w:t>19</w:t>
      </w:r>
      <w:r w:rsidRPr="0002480A">
        <w:rPr>
          <w:rFonts w:ascii="Arial" w:hAnsi="Arial" w:cs="Arial"/>
        </w:rPr>
        <w:t>(7), e1011231. https://doi.org/10.1371/journal.pcbi.1011231</w:t>
      </w:r>
    </w:p>
    <w:p w14:paraId="760E3CF0"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Perez-Marrufo, V., &amp; Wright, T. F. (2021). Individual vocal signatures show reduced complexity following invasion.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179</w:t>
      </w:r>
      <w:r w:rsidRPr="0002480A">
        <w:rPr>
          <w:rFonts w:ascii="Arial" w:hAnsi="Arial" w:cs="Arial"/>
        </w:rPr>
        <w:t>, 15–39. https://doi.org/10.1016/j.anbehav.2021.06.020</w:t>
      </w:r>
    </w:p>
    <w:p w14:paraId="1B44A845" w14:textId="77777777" w:rsidR="0002480A" w:rsidRPr="0002480A" w:rsidRDefault="0002480A" w:rsidP="0002480A">
      <w:pPr>
        <w:pStyle w:val="Bibliography"/>
        <w:rPr>
          <w:rFonts w:ascii="Arial" w:hAnsi="Arial" w:cs="Arial"/>
        </w:rPr>
      </w:pPr>
      <w:r w:rsidRPr="0002480A">
        <w:rPr>
          <w:rFonts w:ascii="Arial" w:hAnsi="Arial" w:cs="Arial"/>
        </w:rPr>
        <w:t xml:space="preserve">Strager, H. (1995). Pod-specific call repertoires and compound calls of killer whales, Orcinus orca Linnaeus, 1758, in the waters of northern Norway. </w:t>
      </w:r>
      <w:r w:rsidRPr="0002480A">
        <w:rPr>
          <w:rFonts w:ascii="Arial" w:hAnsi="Arial" w:cs="Arial"/>
          <w:i/>
          <w:iCs/>
        </w:rPr>
        <w:t>Canadian Journal of Zoology</w:t>
      </w:r>
      <w:r w:rsidRPr="0002480A">
        <w:rPr>
          <w:rFonts w:ascii="Arial" w:hAnsi="Arial" w:cs="Arial"/>
        </w:rPr>
        <w:t xml:space="preserve">, </w:t>
      </w:r>
      <w:r w:rsidRPr="0002480A">
        <w:rPr>
          <w:rFonts w:ascii="Arial" w:hAnsi="Arial" w:cs="Arial"/>
          <w:i/>
          <w:iCs/>
        </w:rPr>
        <w:t>73</w:t>
      </w:r>
      <w:r w:rsidRPr="0002480A">
        <w:rPr>
          <w:rFonts w:ascii="Arial" w:hAnsi="Arial" w:cs="Arial"/>
        </w:rPr>
        <w:t>(6), 1037–1047. https://doi.org/10.1139/z95-124</w:t>
      </w:r>
    </w:p>
    <w:p w14:paraId="33F813E4" w14:textId="77777777" w:rsidR="0002480A" w:rsidRPr="0002480A" w:rsidRDefault="0002480A" w:rsidP="0002480A">
      <w:pPr>
        <w:pStyle w:val="Bibliography"/>
        <w:rPr>
          <w:rFonts w:ascii="Arial" w:hAnsi="Arial" w:cs="Arial"/>
        </w:rPr>
      </w:pPr>
      <w:r w:rsidRPr="0002480A">
        <w:rPr>
          <w:rFonts w:ascii="Arial" w:hAnsi="Arial" w:cs="Arial"/>
        </w:rPr>
        <w:t xml:space="preserve">Wright, T. F. (1996). Regional dialects in the contact call of a parrot. </w:t>
      </w:r>
      <w:r w:rsidRPr="0002480A">
        <w:rPr>
          <w:rFonts w:ascii="Arial" w:hAnsi="Arial" w:cs="Arial"/>
          <w:i/>
          <w:iCs/>
        </w:rPr>
        <w:t>Proceedings of the Royal Society of London. Series B: Biological Sciences</w:t>
      </w:r>
      <w:r w:rsidRPr="0002480A">
        <w:rPr>
          <w:rFonts w:ascii="Arial" w:hAnsi="Arial" w:cs="Arial"/>
        </w:rPr>
        <w:t xml:space="preserve">, </w:t>
      </w:r>
      <w:r w:rsidRPr="0002480A">
        <w:rPr>
          <w:rFonts w:ascii="Arial" w:hAnsi="Arial" w:cs="Arial"/>
          <w:i/>
          <w:iCs/>
        </w:rPr>
        <w:t>263</w:t>
      </w:r>
      <w:r w:rsidRPr="0002480A">
        <w:rPr>
          <w:rFonts w:ascii="Arial" w:hAnsi="Arial" w:cs="Arial"/>
        </w:rPr>
        <w:t>(1372), 867–872. https://doi.org/10.1098/rspb.1996.0128</w:t>
      </w:r>
    </w:p>
    <w:p w14:paraId="4F1FEDD7" w14:textId="77777777" w:rsidR="0002480A" w:rsidRPr="0002480A" w:rsidRDefault="0002480A" w:rsidP="0002480A">
      <w:pPr>
        <w:pStyle w:val="Bibliography"/>
        <w:rPr>
          <w:rFonts w:ascii="Arial" w:hAnsi="Arial" w:cs="Arial"/>
        </w:rPr>
      </w:pPr>
      <w:r w:rsidRPr="0002480A">
        <w:rPr>
          <w:rFonts w:ascii="Arial" w:hAnsi="Arial" w:cs="Arial"/>
        </w:rPr>
        <w:t xml:space="preserve">Wright, T. F., &amp; Dahlin, C. R. (2018). Vocal dialects in parrots: Patterns and processes of cultural evolution. </w:t>
      </w:r>
      <w:r w:rsidRPr="0002480A">
        <w:rPr>
          <w:rFonts w:ascii="Arial" w:hAnsi="Arial" w:cs="Arial"/>
          <w:i/>
          <w:iCs/>
        </w:rPr>
        <w:t>Emu - Austral Ornithology</w:t>
      </w:r>
      <w:r w:rsidRPr="0002480A">
        <w:rPr>
          <w:rFonts w:ascii="Arial" w:hAnsi="Arial" w:cs="Arial"/>
        </w:rPr>
        <w:t xml:space="preserve">, </w:t>
      </w:r>
      <w:r w:rsidRPr="0002480A">
        <w:rPr>
          <w:rFonts w:ascii="Arial" w:hAnsi="Arial" w:cs="Arial"/>
          <w:i/>
          <w:iCs/>
        </w:rPr>
        <w:t>118</w:t>
      </w:r>
      <w:r w:rsidRPr="0002480A">
        <w:rPr>
          <w:rFonts w:ascii="Arial" w:hAnsi="Arial" w:cs="Arial"/>
        </w:rPr>
        <w:t>(1), 50–66. https://doi.org/10.1080/01584197.2017.1379356</w:t>
      </w:r>
    </w:p>
    <w:p w14:paraId="16F42D0C" w14:textId="77777777" w:rsidR="0002480A" w:rsidRPr="0002480A" w:rsidRDefault="0002480A" w:rsidP="0002480A">
      <w:pPr>
        <w:pStyle w:val="Bibliography"/>
        <w:rPr>
          <w:rFonts w:ascii="Arial" w:hAnsi="Arial" w:cs="Arial"/>
        </w:rPr>
      </w:pPr>
      <w:r w:rsidRPr="0002480A">
        <w:rPr>
          <w:rFonts w:ascii="Arial" w:hAnsi="Arial" w:cs="Arial"/>
        </w:rPr>
        <w:t xml:space="preserve">Wright, T. F., &amp; Derryberry, E. P. (2021). Defining the multidimensional phenotype: New opportunities to integrate the behavioral ecology and behavioral neuroscience of vocal learning. </w:t>
      </w:r>
      <w:r w:rsidRPr="0002480A">
        <w:rPr>
          <w:rFonts w:ascii="Arial" w:hAnsi="Arial" w:cs="Arial"/>
          <w:i/>
          <w:iCs/>
        </w:rPr>
        <w:t>Neuroscience &amp; Biobehavioral Reviews</w:t>
      </w:r>
      <w:r w:rsidRPr="0002480A">
        <w:rPr>
          <w:rFonts w:ascii="Arial" w:hAnsi="Arial" w:cs="Arial"/>
        </w:rPr>
        <w:t xml:space="preserve">, </w:t>
      </w:r>
      <w:r w:rsidRPr="0002480A">
        <w:rPr>
          <w:rFonts w:ascii="Arial" w:hAnsi="Arial" w:cs="Arial"/>
          <w:i/>
          <w:iCs/>
        </w:rPr>
        <w:t>125</w:t>
      </w:r>
      <w:r w:rsidRPr="0002480A">
        <w:rPr>
          <w:rFonts w:ascii="Arial" w:hAnsi="Arial" w:cs="Arial"/>
        </w:rPr>
        <w:t>, 328–338. https://doi.org/10.1016/j.neubiorev.2021.02.022</w:t>
      </w:r>
    </w:p>
    <w:p w14:paraId="3070D3F7" w14:textId="77777777" w:rsidR="0002480A" w:rsidRPr="0002480A" w:rsidRDefault="0002480A" w:rsidP="0002480A">
      <w:pPr>
        <w:pStyle w:val="Bibliography"/>
        <w:rPr>
          <w:rFonts w:ascii="Arial" w:hAnsi="Arial" w:cs="Arial"/>
        </w:rPr>
      </w:pPr>
      <w:r w:rsidRPr="0002480A">
        <w:rPr>
          <w:rFonts w:ascii="Arial" w:hAnsi="Arial" w:cs="Arial"/>
        </w:rPr>
        <w:t xml:space="preserve">Yurk, H., Barrett-Lennard, L., Ford, J. K. B., &amp; Matkin, C. O. (2002). Cultural transmission within maternal lineages: Vocal clans in resident killer whales in southern Alaska.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63</w:t>
      </w:r>
      <w:r w:rsidRPr="0002480A">
        <w:rPr>
          <w:rFonts w:ascii="Arial" w:hAnsi="Arial" w:cs="Arial"/>
        </w:rPr>
        <w:t>(6), 1103–1119. https://doi.org/10.1006/anbe.2002.3012</w:t>
      </w:r>
    </w:p>
    <w:p w14:paraId="03DE6687" w14:textId="5BCA4A99" w:rsidR="002733D3" w:rsidRDefault="002733D3" w:rsidP="00124140">
      <w:pPr>
        <w:spacing w:line="360" w:lineRule="auto"/>
        <w:ind w:left="720" w:hanging="720"/>
        <w:rPr>
          <w:rFonts w:ascii="Arial" w:hAnsi="Arial" w:cs="Arial"/>
        </w:rPr>
      </w:pPr>
      <w:r>
        <w:rPr>
          <w:rFonts w:ascii="Arial" w:hAnsi="Arial" w:cs="Arial"/>
        </w:rPr>
        <w:fldChar w:fldCharType="end"/>
      </w:r>
    </w:p>
    <w:p w14:paraId="5DD7E8E5" w14:textId="77777777" w:rsidR="00A931F0" w:rsidRDefault="00A931F0" w:rsidP="00A931F0">
      <w:pPr>
        <w:rPr>
          <w:rFonts w:ascii="Arial" w:hAnsi="Arial" w:cs="Arial"/>
        </w:rPr>
      </w:pPr>
      <w:r>
        <w:rPr>
          <w:rFonts w:ascii="Arial" w:hAnsi="Arial" w:cs="Arial"/>
        </w:rPr>
        <w:br w:type="page"/>
      </w:r>
    </w:p>
    <w:p w14:paraId="4A7820CE" w14:textId="77777777" w:rsidR="002733D3" w:rsidRDefault="002733D3" w:rsidP="00A931F0">
      <w:pPr>
        <w:rPr>
          <w:rFonts w:ascii="Arial" w:hAnsi="Arial" w:cs="Arial"/>
          <w:b/>
          <w:bCs/>
        </w:rPr>
      </w:pPr>
      <w:r w:rsidRPr="002733D3">
        <w:rPr>
          <w:rFonts w:ascii="Arial" w:hAnsi="Arial" w:cs="Arial"/>
          <w:b/>
          <w:bCs/>
        </w:rPr>
        <w:lastRenderedPageBreak/>
        <w:t>Zombie Text</w:t>
      </w:r>
    </w:p>
    <w:p w14:paraId="2F084C6C" w14:textId="77777777" w:rsidR="009E4481" w:rsidRDefault="009E4481" w:rsidP="00A931F0">
      <w:pPr>
        <w:rPr>
          <w:rFonts w:ascii="Arial" w:hAnsi="Arial" w:cs="Arial"/>
          <w:b/>
          <w:bCs/>
        </w:rPr>
      </w:pPr>
    </w:p>
    <w:p w14:paraId="22328419" w14:textId="3E215629" w:rsidR="00903634" w:rsidRDefault="00903634" w:rsidP="00A931F0">
      <w:pPr>
        <w:rPr>
          <w:rFonts w:ascii="Arial" w:hAnsi="Arial" w:cs="Arial"/>
          <w:b/>
          <w:bCs/>
        </w:rPr>
      </w:pPr>
      <w:commentRangeStart w:id="34"/>
      <w:r>
        <w:rPr>
          <w:rFonts w:ascii="Arial" w:hAnsi="Arial" w:cs="Arial"/>
        </w:rPr>
        <w:t xml:space="preserve">Second, </w:t>
      </w:r>
      <w:proofErr w:type="spellStart"/>
      <w:r>
        <w:rPr>
          <w:rFonts w:ascii="Arial" w:hAnsi="Arial" w:cs="Arial"/>
        </w:rPr>
        <w:t>out</w:t>
      </w:r>
      <w:proofErr w:type="spellEnd"/>
      <w:r>
        <w:rPr>
          <w:rFonts w:ascii="Arial" w:hAnsi="Arial" w:cs="Arial"/>
        </w:rPr>
        <w:t xml:space="preserve"> ability to detect the dynamics of information encoding during real time social interactions is limited by our ability to capture the totality of an individual’s or groups signal produced during these interactions. We may be over sampling from vocal learning species whose social interaction and signal production are easy to observe and measure, and therefore may not be assessing the full scope of how information can be encoded across a range of species.</w:t>
      </w:r>
      <w:commentRangeEnd w:id="34"/>
      <w:r>
        <w:rPr>
          <w:rStyle w:val="CommentReference"/>
        </w:rPr>
        <w:commentReference w:id="34"/>
      </w:r>
    </w:p>
    <w:p w14:paraId="0707B55E" w14:textId="77777777" w:rsidR="00903634" w:rsidRDefault="00903634" w:rsidP="00A931F0">
      <w:pPr>
        <w:rPr>
          <w:rFonts w:ascii="Arial" w:hAnsi="Arial" w:cs="Arial"/>
          <w:b/>
          <w:bCs/>
        </w:rPr>
      </w:pPr>
    </w:p>
    <w:p w14:paraId="034D0677" w14:textId="3892242E" w:rsidR="009E4481" w:rsidRDefault="009E4481" w:rsidP="009E4481">
      <w:pPr>
        <w:spacing w:line="360" w:lineRule="auto"/>
        <w:rPr>
          <w:rFonts w:ascii="Arial" w:hAnsi="Arial" w:cs="Arial"/>
        </w:rPr>
      </w:pPr>
      <w:r>
        <w:rPr>
          <w:rFonts w:ascii="Arial" w:hAnsi="Arial" w:cs="Arial"/>
        </w:rPr>
        <w:t xml:space="preserve">Several computationally intensive tools have emerged to assess the degree or types of information encoded in </w:t>
      </w:r>
      <w:commentRangeStart w:id="35"/>
      <w:commentRangeStart w:id="36"/>
      <w:commentRangeStart w:id="37"/>
      <w:r>
        <w:rPr>
          <w:rFonts w:ascii="Arial" w:hAnsi="Arial" w:cs="Arial"/>
        </w:rPr>
        <w:t>signals</w:t>
      </w:r>
      <w:commentRangeEnd w:id="35"/>
      <w:r>
        <w:rPr>
          <w:rStyle w:val="CommentReference"/>
        </w:rPr>
        <w:commentReference w:id="35"/>
      </w:r>
      <w:commentRangeEnd w:id="36"/>
      <w:r>
        <w:rPr>
          <w:rStyle w:val="CommentReference"/>
        </w:rPr>
        <w:commentReference w:id="36"/>
      </w:r>
      <w:commentRangeEnd w:id="37"/>
      <w:r>
        <w:rPr>
          <w:rStyle w:val="CommentReference"/>
        </w:rPr>
        <w:commentReference w:id="37"/>
      </w:r>
      <w:r>
        <w:rPr>
          <w:rFonts w:ascii="Arial" w:hAnsi="Arial" w:cs="Arial"/>
        </w:rPr>
        <w:t xml:space="preserve">. Researchers have used visual classification, either manually </w:t>
      </w:r>
      <w:r>
        <w:rPr>
          <w:rFonts w:ascii="Arial" w:hAnsi="Arial" w:cs="Arial"/>
        </w:rPr>
        <w:fldChar w:fldCharType="begin"/>
      </w:r>
      <w:r>
        <w:rPr>
          <w:rFonts w:ascii="Arial" w:hAnsi="Arial" w:cs="Arial"/>
        </w:rPr>
        <w:instrText xml:space="preserve"> ADDIN ZOTERO_ITEM CSL_CITATION {"citationID":"hsmYxYOv","properties":{"formattedCitation":"(McDonald et al., 2006; Smith-Vidaurre et al., 2020)","plainCitation":"(McDonald et al., 2006; Smith-Vidaurre et al., 2020)","noteIndex":0},"citationItems":[{"id":520,"uris":["http://zotero.org/groups/5786507/items/7BKS52MV"],"itemData":{"id":520,"type":"article-journal","abstract":"Blue whale songs provide a measure for characterising worldwide blue whale population structure. These songs are divided into nine regional types, which maintain a stable character. Five of the nine song types have been recorded over time spans greater than 30 years showing no significant change in character. The nine song types can be divided into those containing only simple tonal components (high latitude North Pacific, North Atlantic and Southern Ocean song types), those comprised of complex pulsed units in addition to the tonal components (Pacific Ocean margin song types from California, Chile and New Zealand), and those which have the greatest complexity of all and the longest cycling times (Indian Ocean song types from Sri Lanka, Fremantle and Diego Garcia). We suggest that temporally stable differences in song provide another characteristic for comparison with genetic and morphological data when defining blue whale populations. Furthermore, as Mellinger and Barlow (2003) recommend, when there is a lack of other data or lack of clarity in other data sets, evidence of distinct differences in songs between areas should be used as a provisional hypothesis about population structure when making management decisions. Worldwide study is needed to better understand the various populations and subspecies within species like the blue whale that have large geographic distributions and have both migrating and resident populations.","container-title":"Journal of Cetacean Research and Management","issue":"1","language":"en","page":"55-65","source":"escholarship.org","title":"Biogeographic characterization of blue whale song worldwide: Using song to identify populations","title-short":"Biogeographic characterization of blue whale song worldwide","volume":"8","author":[{"family":"McDonald","given":"Mark A."},{"family":"Mesnick","given":"Sarah L."},{"family":"Hildebrand","given":"John A."}],"issued":{"date-parts":[["2006"]]}}},{"id":536,"uris":["http://zotero.org/groups/5786507/items/ZNXJZAJT"],"itemData":{"id":536,"type":"article-journal","abstract":"Despite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F"}],"issued":{"date-parts":[["2020",3,20]]}}}],"schema":"https://github.com/citation-style-language/schema/raw/master/csl-citation.json"} </w:instrText>
      </w:r>
      <w:r>
        <w:rPr>
          <w:rFonts w:ascii="Arial" w:hAnsi="Arial" w:cs="Arial"/>
        </w:rPr>
        <w:fldChar w:fldCharType="separate"/>
      </w:r>
      <w:r w:rsidRPr="004A6797">
        <w:rPr>
          <w:rFonts w:ascii="Arial" w:hAnsi="Arial" w:cs="Arial"/>
        </w:rPr>
        <w:t>(McDonald et al., 2006; Smith-Vidaurre et al., 2020)</w:t>
      </w:r>
      <w:r>
        <w:rPr>
          <w:rFonts w:ascii="Arial" w:hAnsi="Arial" w:cs="Arial"/>
        </w:rPr>
        <w:fldChar w:fldCharType="end"/>
      </w:r>
      <w:r>
        <w:rPr>
          <w:rFonts w:ascii="Arial" w:hAnsi="Arial" w:cs="Arial"/>
        </w:rPr>
        <w:t xml:space="preserve">, or with automated tools like artificial neural networks </w:t>
      </w:r>
      <w:r>
        <w:rPr>
          <w:rFonts w:ascii="Arial" w:hAnsi="Arial" w:cs="Arial"/>
        </w:rPr>
        <w:fldChar w:fldCharType="begin"/>
      </w:r>
      <w:r>
        <w:rPr>
          <w:rFonts w:ascii="Arial" w:hAnsi="Arial" w:cs="Arial"/>
        </w:rPr>
        <w:instrText xml:space="preserve"> ADDIN ZOTERO_ITEM CSL_CITATION {"citationID":"WALAxXLv","properties":{"formattedCitation":"(Deecke et al., 2000)","plainCitation":"(Deecke et al., 2000)","noteIndex":0},"citationItems":[{"id":522,"uris":["http://zotero.org/groups/5786507/items/V2UWNIJQ"],"itemData":{"id":522,"type":"article-journal","abstract":"Variation in vocal signals among populations and social groups of animals provides opportunities for the study of the mechanisms of behavioural change and their importance in generating and maintaining behavioural variation. We analysed two call types made by two matrilineal social groups of resident killer whales, Orcinus orca, over 12–13 years. We used a neural network-based index of acoustic similarity to identify mechanisms of call differentiation. A test for structural modification of the calls detected significant changes in one call type in both groups, but not in the other. For the modified call type, the rate of divergence between the two groups was significantly lower than the rate of modification within either group showing that calls were modified in a similar fashion in the two groups. An analysis of structural parameters detected no strong directionality in the change. The pattern of call modification could have been caused by maturational changes to the calls or, if killer whale dialects are learned behavioural traits, cultural drift in the structure of the calls together with horizontal transmission of modifications between the two groups. Such vocal matching between members of different matrilines would suggest that vocal learning is not limited to vertical transmission from mother to offspring, which has important implications for models of gene–culture coevolution.","container-title":"Animal Behaviour","DOI":"10.1006/anbe.2000.1454","ISSN":"0003-3472","issue":"5","journalAbbreviation":"Animal Behaviour","page":"629-638","source":"ScienceDirect","title":"Dialect change in resident killer whales: implications for vocal learning and cultural transmission","title-short":"Dialect change in resident killer whales","volume":"60","author":[{"family":"Deecke","given":"V. B"},{"family":"Ford","given":"J. K. B"},{"family":"Spong","given":"P"}],"issued":{"date-parts":[["2000",11,1]]}}}],"schema":"https://github.com/citation-style-language/schema/raw/master/csl-citation.json"} </w:instrText>
      </w:r>
      <w:r>
        <w:rPr>
          <w:rFonts w:ascii="Arial" w:hAnsi="Arial" w:cs="Arial"/>
        </w:rPr>
        <w:fldChar w:fldCharType="separate"/>
      </w:r>
      <w:r w:rsidRPr="00AE1FD3">
        <w:rPr>
          <w:rFonts w:ascii="Arial" w:hAnsi="Arial" w:cs="Arial"/>
        </w:rPr>
        <w:t>(Deecke et al., 2000)</w:t>
      </w:r>
      <w:r>
        <w:rPr>
          <w:rFonts w:ascii="Arial" w:hAnsi="Arial" w:cs="Arial"/>
        </w:rPr>
        <w:fldChar w:fldCharType="end"/>
      </w:r>
      <w:r>
        <w:rPr>
          <w:rFonts w:ascii="Arial" w:hAnsi="Arial" w:cs="Arial"/>
        </w:rPr>
        <w:t xml:space="preserve">. Other tools include dimensionality reduction, like spectrographic cross-correlation </w:t>
      </w:r>
      <w:r>
        <w:rPr>
          <w:rFonts w:ascii="Arial" w:hAnsi="Arial" w:cs="Arial"/>
        </w:rPr>
        <w:fldChar w:fldCharType="begin"/>
      </w:r>
      <w:r w:rsidR="00834B5D">
        <w:rPr>
          <w:rFonts w:ascii="Arial" w:hAnsi="Arial" w:cs="Arial"/>
        </w:rPr>
        <w:instrText xml:space="preserve"> ADDIN ZOTERO_ITEM CSL_CITATION {"citationID":"RuUzJVFu","properties":{"formattedCitation":"(Araya-Salas et al., 2019; Berg, Delgado, Cortopassi, et al., 2011; Berg, Delgado, Okawa, et al., 2011; Smith-Vidaurre et al., 2020, 2023; Wright, 1996)","plainCitation":"(Araya-Salas et al., 2019; Berg, Delgado, Cortopassi, et al., 2011; Berg, Delgado, Okawa, et al., 2011; Smith-Vidaurre et al., 2020,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F."}],"issued":{"date-parts":[["2019",5,29]]}}},{"id":530,"uris":["http://zotero.org/groups/5786507/items/4ILM3F4A"],"itemData":{"id":530,"type":"article-journal","abstract":"Learned birdsong is a widely used animal model for understanding the acquisition of human speech. Male songbirds often learn songs from adult males during sensitive periods early in life, and sing to attract mates and defend territories. In presumably all of the 350+ parrot species, individuals of both sexes commonly learn vocal signals throughout life to satisfy a wide variety of social functions. Despite intriguing parallels with humans, there have been no experimental studies demonstrating learned vocal production in wild parrots. We studied contact call learning in video-rigged nests of a well-known marked population of green-rumped parrotlets (Forpus passerinus) in Venezuela. Both sexes of naive nestlings developed individually unique contact calls in the nest, and we demonstrate experimentally that signature attributes are learned from both primary care-givers. This represents the first experimental evidence for the mechanisms underlying the transmission of a socially acquired trait in a wild parrot population.","container-title":"Proceedings of the Royal Society B: Biological Sciences","DOI":"10.1098/rspb.2011.0932","issue":"1728","note":"publisher: Royal Society","page":"585-591","source":"royalsocietypublishing-org.proxy2.cl.msu.edu (Atypon)","title":"Vertical transmission of learned signatures in a wild parrot","volume":"279","author":[{"family":"Berg","given":"Karl S."},{"family":"Delgado","given":"Soraya"},{"family":"Cortopassi","given":"Kathryn A."},{"family":"Beissinger","given":"Steven R."},{"family":"Bradbury","given":"Jack W."}],"issued":{"date-parts":[["2011",7,13]]}}},{"id":527,"uris":["http://zotero.org/groups/5786507/items/M5RQLYC2"],"itemData":{"id":527,"type":"article-journal","abstract":"Contact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Pr>
          <w:rFonts w:ascii="Arial" w:hAnsi="Arial" w:cs="Arial"/>
        </w:rPr>
        <w:fldChar w:fldCharType="separate"/>
      </w:r>
      <w:r w:rsidR="00834B5D" w:rsidRPr="00834B5D">
        <w:rPr>
          <w:rFonts w:ascii="Arial" w:hAnsi="Arial" w:cs="Arial"/>
        </w:rPr>
        <w:t>(Araya-Salas et al., 2019; Berg, Delgado, Cortopassi, et al., 2011; Berg, Delgado, Okawa, et al., 2011; Smith-Vidaurre et al., 2020, 2023; Wright, 1996)</w:t>
      </w:r>
      <w:r>
        <w:rPr>
          <w:rFonts w:ascii="Arial" w:hAnsi="Arial" w:cs="Arial"/>
        </w:rPr>
        <w:fldChar w:fldCharType="end"/>
      </w:r>
      <w:r>
        <w:rPr>
          <w:rFonts w:ascii="Arial" w:hAnsi="Arial" w:cs="Arial"/>
        </w:rPr>
        <w:t xml:space="preserve">, and multidimensional scaling </w:t>
      </w:r>
      <w:r>
        <w:rPr>
          <w:rFonts w:ascii="Arial" w:hAnsi="Arial" w:cs="Arial"/>
        </w:rPr>
        <w:fldChar w:fldCharType="begin"/>
      </w:r>
      <w:r>
        <w:rPr>
          <w:rFonts w:ascii="Arial" w:hAnsi="Arial" w:cs="Arial"/>
        </w:rPr>
        <w:instrText xml:space="preserve"> ADDIN ZOTERO_ITEM CSL_CITATION {"citationID":"LyzorHVW","properties":{"formattedCitation":"(Smith-Vidaurre et al., 2020, 2021, 2023)","plainCitation":"(Smith-Vidaurre et al., 2020, 2021, 2023)","noteIndex":0},"citationItems":[{"id":536,"uris":["http://zotero.org/groups/5786507/items/ZNXJZAJT"],"itemData":{"id":536,"type":"article-journal","abstract":"Despite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F"}],"issued":{"date-parts":[["2020",3,20]]}}},{"id":539,"uris":["http://zotero.org/groups/5786507/items/2XR78B26"],"itemData":{"id":539,"type":"article-journal","abstract":"The manner in which vocal learning is used for social recognition may be sensitive to the social environment. Biological invaders capable of vocal learning are useful for testing this possibility, as invasion alters population size. Some vocal learning species use frequency modulation patterns of acoustic signals for individual recognition. In such species, frequency modulation patterns should be more complex in larger social groups, reflecting greater selection for individual distinctiveness. We used numbers of nests and nest densities as proxies of local population sizes of native range monk parakeets, Myiopsitta monachus, in Uruguay and invasive range populations in the United States. Flock sizes were obtained to estimate maximum social group sizes per range. Supervised machine learning and frequency contours were employed to compare contact call structure between native and invasive range populations, and the effect of urban habitats on call structure was also assessed. Invasive range populations exhibited fewer nests, lower nest densities and smaller maximum flock sizes, which is consistent with a reduction in population size following invasion. Parakeets at invasive range sites also produced contact calls with simpler frequency modulation patterns. Beecher's statistic (HS) revealed reduced individual identity content and fewer possible unique individual signatures in invasive range calls. Simpler individual signatures are consistent with relaxed selection on the complexity of learned calls likely used for individual vocal recognition in the smaller local populations that we identified post-invasion. Frequency modulation patterns were simpler in urban habitats in both ranges, indicating that urban habitats could also alter the social environment and in turn influence the complexity of learned individual signatures. These findings contribute to a growing literature on the use of vocal learning for individual recognition and indicate that vocal learning can be used to produce individual vocal signatures in a manner sensitive to local population size.","container-title":"Animal Behaviour","DOI":"10.1016/j.anbehav.2021.06.020","ISSN":"0003-3472","journalAbbreviation":"Animal Behaviour","page":"15-39","source":"ScienceDirect","title":"Individual vocal signatures show reduced complexity following invasion","volume":"179","author":[{"family":"Smith-Vidaurre","given":"Grace"},{"family":"Perez-Marrufo","given":"Valeria"},{"family":"Wright","given":"Timothy F."}],"issued":{"date-parts":[["2021",9,1]]}}},{"id":542,"uris":["http://zotero.org/groups/5786507/items/E7IVATDZ"],"itemData":{"id":542,"type":"article-journal","abstract":"Animals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Pr>
          <w:rFonts w:ascii="Arial" w:hAnsi="Arial" w:cs="Arial"/>
        </w:rPr>
        <w:fldChar w:fldCharType="separate"/>
      </w:r>
      <w:r w:rsidRPr="00012A61">
        <w:rPr>
          <w:rFonts w:ascii="Arial" w:hAnsi="Arial" w:cs="Arial"/>
        </w:rPr>
        <w:t>(Smith-Vidaurre et al., 2020, 2021, 2023)</w:t>
      </w:r>
      <w:r>
        <w:rPr>
          <w:rFonts w:ascii="Arial" w:hAnsi="Arial" w:cs="Arial"/>
        </w:rPr>
        <w:fldChar w:fldCharType="end"/>
      </w:r>
      <w:r>
        <w:rPr>
          <w:rFonts w:ascii="Arial" w:hAnsi="Arial" w:cs="Arial"/>
        </w:rPr>
        <w:t xml:space="preserve"> to visualize patterns of acoustic variation in low-dimensional acoustic space. Using note categorization or spectrographic cross-correlation results, researchers can then compare signals via matrix correlation and acoustic similarity and social identity or social affiliation </w:t>
      </w:r>
      <w:r>
        <w:rPr>
          <w:rFonts w:ascii="Arial" w:hAnsi="Arial" w:cs="Arial"/>
        </w:rPr>
        <w:fldChar w:fldCharType="begin"/>
      </w:r>
      <w:r w:rsidR="006717AB">
        <w:rPr>
          <w:rFonts w:ascii="Arial" w:hAnsi="Arial" w:cs="Arial"/>
        </w:rPr>
        <w:instrText xml:space="preserve"> ADDIN ZOTERO_ITEM CSL_CITATION {"citationID":"HA05s49m","properties":{"formattedCitation":"(Hile et al., 2000; Kershenbaum et al., 2012; MacDougall-Shackleton &amp; MacDougall-Shackleton, 2001; Smith-Vidaurre et al., 2023)","plainCitation":"(Hile et al., 2000; Kershenbaum et al., 2012; MacDougall-Shackleton &amp; MacDougall-Shackleton, 2001; Smith-Vidaurre et al., 2023)","noteIndex":0},"citationItems":[{"id":532,"uris":["http://zotero.org/groups/5786507/items/LRNJKMW3"],"itemData":{"id":532,"type":"article-journal","abstract":"The budgerigar, a small species of parrot, can learn new vocalizations throughout life and is therefore widely used as a model system for studying various aspects of vocal learning. It is not known, however, why parrots imitate sounds. To test the hypothesis that vocal imitation in budgerigars is related to pair bonding, we recorded approximately 100 contact calls from each of nine male and nine female adult budgerigars that were unfamiliar with one another and then placed them into pairs. We sampled their contact call repertoire weekly and conducted twice-weekly behavioural observation sessions. We compared contact calls by sonagram cross-correlation and classified them by means of a hierarchical clustering algorithm. This analysis showed that all pairs developed a shared call within an average of 2.1 weeks. Further analysis revealed that eight of the nine male budgerigars imitated the contact calls of their assigned mates, while none of the females imitated the calls of their males. We conclude that contact call imitation in adult budgerigars probably contributes to pair bond formation and maintenance. Prior studies on budgerigars were limited by the lack of a behavioural paradigm to elicit vocal imitation reliably. Our study remedies this and thereby serves as a foundation for future studies on vocal learning in adult animals.","container-title":"Animal Behaviour","DOI":"10.1006/anbe.1999.1438","ISSN":"0003-3472","issue":"6","journalAbbreviation":"Animal Behaviour","page":"1209-1218","source":"ScienceDirect","title":"Male vocal imitation produces call convergence during pair bonding in budgerigars, &lt;i&gt;Melopsittacus undulatus&lt;/i&gt;","volume":"59","author":[{"family":"Hile","given":"Arla G."},{"family":"Plummer","given":"Thane K."},{"family":"Striedter","given":"Georg F."}],"issued":{"date-parts":[["2000",6,1]]}}},{"id":549,"uris":["http://zotero.org/groups/5786507/items/2IUAEEP4"],"itemData":{"id":549,"type":"article-journal","abstract":"Few mammalian species produce vocalizations that are as richly structured as bird songs, and this greatly restricts the capacity for information transfer. Syntactically complex mammalian vocalizations have been previously studied only in primates, ...","container-title":"Proceedings of the Royal Society B: Biological Sciences","DOI":"10.1098/rspb.2012.0322","issue":"1740","language":"en","note":"PMID: 22513862","page":"2974","source":"pmc.ncbi.nlm.nih.gov","title":"Syntactic structure and geographical dialects in the songs of male rock hyraxes","volume":"279","author":[{"family":"Kershenbaum","given":"Arik"},{"family":"Ilany","given":"Amiyaal"},{"family":"Blaustein","given":"Leon"},{"family":"Geffen","given":"Eli"}],"issued":{"date-parts":[["2012",4,18]]}}},{"id":524,"uris":["http://zotero.org/groups/5786507/items/Y6Z8SCP6"],"itemData":{"id":524,"type":"article-journal","abstract":"Bird song often varies geographically within a species; when this geographic variation has distinct boundaries, the shared song types are referred to as song dialects. How dialects are produced and their adaptive significance are longstanding problems in biology, with implications for the role of culture in the evolution and ecology of diverse organisms, including humans. Here we test the hypothesis that song dialect, a culturally transmitted trait, is related to the population genetic structure of mountain white-crowned sparrows (Zonotrichia leucophrys oriantha). To address this, we compared microsatellite allele frequencies from 18 sample sites representing eight dialect regions in the Sierra Nevada. Pairwise genetic distances were not significantly correlated with geographic distances either within or between dialects, nor did dialect groups form distinct genetic groups according to neighbor-joining or UPGMA analysis, and most variation in allele frequencies occurred among individuals rather than at higher levels. However, most of the remaining variation was attributable to differences among, rather than within, dialect regions, and this among-dialect component of variance was statistically significant. Moreover, when controlling for the effect of geographic distance, song dissimilarity and genetic distance between site pairs were significantly correlated. Thus, song dialects appear to be associated with reductions in, but not strict barriers to, gene flow among dialect regions.","container-title":"Evolution","DOI":"10.1111/j.0014-3820.2001.tb00769.x","ISSN":"1558-5646","issue":"12","language":"en","note":"_eprint: https://onlinelibrary.wiley.com/doi/pdf/10.1111/j.0014-3820.2001.tb00769.x","page":"2568-2575","source":"Wiley Online Library","title":"Cultural and Genetic Evolution in Mountain White-Crowned Sparrows: Song Dialects Are Associated with Population Structure","title-short":"Cultural and Genetic Evolution in Mountain White-Crowned Sparrows","volume":"55","author":[{"family":"MacDougall-Shackleton","given":"Elizabeth A."},{"family":"MacDougall-Shackleton","given":"Scott A."}],"issued":{"date-parts":[["2001"]]}}},{"id":542,"uris":["http://zotero.org/groups/5786507/items/E7IVATDZ"],"itemData":{"id":542,"type":"article-journal","abstract":"Animals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Pr>
          <w:rFonts w:ascii="Arial" w:hAnsi="Arial" w:cs="Arial"/>
        </w:rPr>
        <w:fldChar w:fldCharType="separate"/>
      </w:r>
      <w:r w:rsidRPr="00030375">
        <w:rPr>
          <w:rFonts w:ascii="Arial" w:hAnsi="Arial" w:cs="Arial"/>
        </w:rPr>
        <w:t>(Hile et al., 2000; Kershenbaum et al., 2012; MacDougall-Shackleton &amp; MacDougall-Shackleton, 2001; Smith-Vidaurre et al., 2023)</w:t>
      </w:r>
      <w:r>
        <w:rPr>
          <w:rFonts w:ascii="Arial" w:hAnsi="Arial" w:cs="Arial"/>
        </w:rPr>
        <w:fldChar w:fldCharType="end"/>
      </w:r>
      <w:r>
        <w:rPr>
          <w:rFonts w:ascii="Arial" w:hAnsi="Arial" w:cs="Arial"/>
        </w:rPr>
        <w:t xml:space="preserve">. For signals that are strings or combinations of several different discrete subunits, research can use methods that reconstruct information encoded in sequences </w:t>
      </w:r>
      <w:r>
        <w:rPr>
          <w:rFonts w:ascii="Arial" w:hAnsi="Arial" w:cs="Arial"/>
        </w:rPr>
        <w:fldChar w:fldCharType="begin"/>
      </w:r>
      <w:r w:rsidR="006717AB">
        <w:rPr>
          <w:rFonts w:ascii="Arial" w:hAnsi="Arial" w:cs="Arial"/>
        </w:rPr>
        <w:instrText xml:space="preserve"> ADDIN ZOTERO_ITEM CSL_CITATION {"citationID":"lylyd3Te","properties":{"formattedCitation":"(Kershenbaum &amp; Garland, 2015)","plainCitation":"(Kershenbaum &amp; Garland, 2015)","noteIndex":0},"citationItems":[{"id":544,"uris":["http://zotero.org/groups/5786507/items/WJJ2WCSZ"],"itemData":{"id":544,"type":"article-journal","abstract":"Many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Pr>
          <w:rFonts w:ascii="Arial" w:hAnsi="Arial" w:cs="Arial"/>
        </w:rPr>
        <w:fldChar w:fldCharType="separate"/>
      </w:r>
      <w:r w:rsidRPr="00C54672">
        <w:rPr>
          <w:rFonts w:ascii="Arial" w:hAnsi="Arial" w:cs="Arial"/>
        </w:rPr>
        <w:t>(Kershenbaum &amp; Garland, 2015)</w:t>
      </w:r>
      <w:r>
        <w:rPr>
          <w:rFonts w:ascii="Arial" w:hAnsi="Arial" w:cs="Arial"/>
        </w:rPr>
        <w:fldChar w:fldCharType="end"/>
      </w:r>
      <w:r>
        <w:rPr>
          <w:rFonts w:ascii="Arial" w:hAnsi="Arial" w:cs="Arial"/>
        </w:rPr>
        <w:t xml:space="preserve"> like Shannon Information </w:t>
      </w:r>
      <w:r>
        <w:rPr>
          <w:rFonts w:ascii="Arial" w:hAnsi="Arial" w:cs="Arial"/>
        </w:rPr>
        <w:fldChar w:fldCharType="begin"/>
      </w:r>
      <w:r w:rsidR="006717AB">
        <w:rPr>
          <w:rFonts w:ascii="Arial" w:hAnsi="Arial" w:cs="Arial"/>
        </w:rPr>
        <w:instrText xml:space="preserve"> ADDIN ZOTERO_ITEM CSL_CITATION {"citationID":"6ZBc5Uk3","properties":{"formattedCitation":"(Coppinger et al., 2019; Freeberg, 2006; Selman &amp; Freeberg, 2024)","plainCitation":"(Coppinger et al., 2019; Freeberg, 2006; Selman &amp; Freeberg, 2024)","noteIndex":0},"citationItems":[{"id":557,"uris":["http://zotero.org/groups/5786507/items/P6GI7R7M"],"itemData":{"id":557,"type":"article-journal","abstract":"Recent theory in animal communication predicts that a group’s communicative complexity is connected to its social complexity. Social complexity has typically been measured using group size as an index, with larger groups thought to be more complex than smaller groups. However, group size alone does not account for other social differences that could influence the diversity of interactions within a group that may influence communication. In this study, we asked if other social factors could influence communicative behavior in groups by testing the influence of group composition in the Carolina chickadees, Poecile carolinensis. We recorded the vocal behavior of four wild-caught captive groups of familiar chickadees (birds caught from the same naturally occurring flock) and four wild-caught captive groups of unfamiliar chickadees (birds caught from all different naturally occurring flocks) and then analyzed vocalizations by assessing the note types birds used in their chickadee calls. Flocks of familiar chickadees used fewer introductory notes, more C notes, and fewer hybrid notes in their calls compared to flocks of unfamiliar chickadees. Communicative complexity, measured by zero- and first-order uncertainty, did not differ between conditions. We conclude that note composition of call, but not call complexity, varies with flock-mate familiarity.","container-title":"acta ethologica","DOI":"10.1007/s10211-019-00308-8","ISSN":"1437-9546","issue":"1","journalAbbreviation":"acta ethol","language":"en","page":"73-77","source":"Springer Link","title":"Flock-mate familiarity affects note composition of chickadee calls","volume":"22","author":[{"family":"Coppinger","given":"Brittany A."},{"family":"Davis","given":"Jordon E."},{"family":"Freeberg","given":"Todd M."}],"issued":{"date-parts":[["2019",2,1]]}}},{"id":552,"uris":["http://zotero.org/groups/5786507/items/HWTLRMW5"],"itemData":{"id":552,"type":"article-journal","abstract":"One hypothesis to explain variation in vocal communication in animal species is that the complexity of the social group influences the group's vocal complexity. This social-complexity hypothesis for communication is also central to recent arguments regarding the origins of human language, but experimental tests of the hypothesis are lacking. This study investigated whether group size, a fundamental component of social complexity, influences the complexity of a call functioning in the social organization of Carolina chickadees, Poecile carolinensis. In unmanipulated field settings, calls of individuals in larger groups had greater complexity (more information) than calls of individuals in smaller groups. In aviary settings manipulating group size, individuals in larger groups used calls with greater complexity than individuals in smaller groups. These results indicate that social complexity can influence communicative complexity in this species.","container-title":"Psychological Science","DOI":"10.1111/j.1467-9280.2006.01743.x","ISSN":"0956-7976","issue":"7","journalAbbreviation":"Psychol Sci","language":"en","note":"publisher: SAGE Publications Inc","page":"557-561","source":"SAGE Journals","title":"Social Complexity Can Drive Vocal Complexity: Group Size Influences Vocal Information in Carolina Chickadees","title-short":"Social Complexity Can Drive Vocal Complexity","volume":"17","author":[{"family":"Freeberg","given":"Todd M."}],"issued":{"date-parts":[["2006",7,1]]}}},{"id":553,"uris":["http://zotero.org/groups/5786507/items/RZJC7U4H"],"itemData":{"id":553,"type":"article-journal","abstract":"The chick-a-dee call of chickadees, tits, and titmice is a vocal system used in a wide range of social contexts by both sexes throughout the year and is one of the more structurally complicated vocal systems outside of human language. Relatively little is known about the chick-a-dee calls of mountain chickadees, Poecile gambeli, however. This is an important species for increasing our comparative understanding of variation in chick-a-dee calls as they are one of the chickadee species with the largest naturally occurring flock sizes. Flock size relates to the social complexity of flocks, and the social complexity hypothesis for communication predicts that individuals in more complex social groups should communicate with greater complexity than individuals in simpler social groups. Correlational and experimental evidence in support of the hypothesis has been found in the calls of a wide range of species, including Carolina chickadees, P. carolinensis. Here, we provide the first description of the variation in note composition and note-ordering rules in calls from mountain chickadee flocks in California and Colorado. California flocks were found to be significantly larger than Colorado flocks. Analysis of note-type usage and transition probabilities between note types found that calls of California birds were more complex than calls of Colorado birds, supporting a key prediction of the social complexity hypothesis for communication. We also found relatively high rates of reversals of note-ordering rules in mountain chickadee calls, which might help explain the complexity of the chick-a-dee calls of this species. Additionally, birds in flight produced calls with different note compositions when compared to perched birds. Generally, the note-type ordering and transition probabilities of calls of mountain chickadees seem comparable to other better-studied chickadee species, although their frequent note-type order rule reversals suggest potential syntax-like properties in this call system.","container-title":"Ethology","DOI":"10.1111/eth.13523","ISSN":"1439-0310","issue":"n/a","language":"en","license":"© 2024 Wiley-VCH GmbH.","note":"_eprint: https://onlinelibrary.wiley.com/doi/pdf/10.1111/eth.13523","page":"e13523","source":"Wiley Online Library","title":"Complexity in Chick-a-Dee Calls of Mountain Chickadees (Poecile gambeli): Call Variation Associated With Flock Size and Flight","title-short":"Complexity in Chick-a-Dee Calls of Mountain Chickadees (Poecile gambeli)","volume":"n/a","author":[{"family":"Selman","given":"Zaharia A."},{"family":"Freeberg","given":"Todd M."}],"issued":{"date-parts":[["2024"]]}}}],"schema":"https://github.com/citation-style-language/schema/raw/master/csl-citation.json"} </w:instrText>
      </w:r>
      <w:r>
        <w:rPr>
          <w:rFonts w:ascii="Arial" w:hAnsi="Arial" w:cs="Arial"/>
        </w:rPr>
        <w:fldChar w:fldCharType="separate"/>
      </w:r>
      <w:r w:rsidRPr="002733D3">
        <w:rPr>
          <w:rFonts w:ascii="Arial" w:hAnsi="Arial" w:cs="Arial"/>
        </w:rPr>
        <w:t>(Coppinger et al., 2019; Freeberg, 2006; Selman &amp; Freeberg, 2024)</w:t>
      </w:r>
      <w:r>
        <w:rPr>
          <w:rFonts w:ascii="Arial" w:hAnsi="Arial" w:cs="Arial"/>
        </w:rPr>
        <w:fldChar w:fldCharType="end"/>
      </w:r>
      <w:r>
        <w:rPr>
          <w:rFonts w:ascii="Arial" w:hAnsi="Arial" w:cs="Arial"/>
        </w:rPr>
        <w:t xml:space="preserve"> or Markov entropy rate </w:t>
      </w:r>
      <w:r>
        <w:rPr>
          <w:rFonts w:ascii="Arial" w:hAnsi="Arial" w:cs="Arial"/>
        </w:rPr>
        <w:fldChar w:fldCharType="begin"/>
      </w:r>
      <w:r w:rsidR="006717AB">
        <w:rPr>
          <w:rFonts w:ascii="Arial" w:hAnsi="Arial" w:cs="Arial"/>
        </w:rPr>
        <w:instrText xml:space="preserve"> ADDIN ZOTERO_ITEM CSL_CITATION {"citationID":"VmmX3tn6","properties":{"formattedCitation":"(Kershenbaum, 2014)","plainCitation":"(Kershenbaum, 2014)","noteIndex":0},"citationItems":[{"id":548,"uris":["http://zotero.org/groups/5786507/items/A5VUHZAH"],"itemData":{"id":548,"type":"article-journal","container-title":"Bioacoustics","DOI":"10.1080/09524622.2013.850040","ISSN":"0952-4622","issue":"3","note":"publisher: Taylor &amp; Francis","page":"195-208","source":"tandfonline.com (Atypon)","title":"Entropy rate as a measure of animal vocal complexity","volume":"23","author":[{"family":"Kershenbaum","given":"Arik"}],"issued":{"date-parts":[["2014",9,2]]}}}],"schema":"https://github.com/citation-style-language/schema/raw/master/csl-citation.json"} </w:instrText>
      </w:r>
      <w:r>
        <w:rPr>
          <w:rFonts w:ascii="Arial" w:hAnsi="Arial" w:cs="Arial"/>
        </w:rPr>
        <w:fldChar w:fldCharType="separate"/>
      </w:r>
      <w:r w:rsidRPr="00C54672">
        <w:rPr>
          <w:rFonts w:ascii="Arial" w:hAnsi="Arial" w:cs="Arial"/>
        </w:rPr>
        <w:t>(Kershenbaum, 2014)</w:t>
      </w:r>
      <w:r>
        <w:rPr>
          <w:rFonts w:ascii="Arial" w:hAnsi="Arial" w:cs="Arial"/>
        </w:rPr>
        <w:fldChar w:fldCharType="end"/>
      </w:r>
      <w:r>
        <w:rPr>
          <w:rFonts w:ascii="Arial" w:hAnsi="Arial" w:cs="Arial"/>
        </w:rPr>
        <w:t xml:space="preserve">. </w:t>
      </w:r>
    </w:p>
    <w:p w14:paraId="03D9CF5D" w14:textId="77777777" w:rsidR="009E4481" w:rsidRPr="002733D3" w:rsidRDefault="009E4481" w:rsidP="00A931F0">
      <w:pPr>
        <w:rPr>
          <w:rFonts w:ascii="Arial" w:hAnsi="Arial" w:cs="Arial"/>
          <w:b/>
          <w:bCs/>
        </w:rPr>
      </w:pPr>
    </w:p>
    <w:p w14:paraId="7E9A5E68" w14:textId="77777777" w:rsidR="002733D3" w:rsidRDefault="002733D3" w:rsidP="00A931F0">
      <w:pPr>
        <w:rPr>
          <w:rFonts w:ascii="Arial" w:hAnsi="Arial" w:cs="Arial"/>
        </w:rPr>
      </w:pPr>
    </w:p>
    <w:p w14:paraId="00215838" w14:textId="7D8F541A" w:rsidR="00A931F0" w:rsidRDefault="00A931F0" w:rsidP="00A931F0">
      <w:pPr>
        <w:rPr>
          <w:rFonts w:ascii="Arial" w:hAnsi="Arial" w:cs="Arial"/>
        </w:rPr>
      </w:pPr>
      <w:r>
        <w:rPr>
          <w:rFonts w:ascii="Arial" w:hAnsi="Arial" w:cs="Arial"/>
        </w:rPr>
        <w:t>Just because I don’t want to lose this information yet:</w:t>
      </w:r>
    </w:p>
    <w:p w14:paraId="3EC76A9F" w14:textId="56E08CA4" w:rsidR="00A931F0" w:rsidRDefault="00A931F0" w:rsidP="00A931F0">
      <w:pPr>
        <w:rPr>
          <w:rFonts w:ascii="Arial" w:hAnsi="Arial" w:cs="Arial"/>
        </w:rPr>
      </w:pPr>
      <w:proofErr w:type="spellStart"/>
      <w:r>
        <w:rPr>
          <w:rFonts w:ascii="Arial" w:hAnsi="Arial" w:cs="Arial"/>
        </w:rPr>
        <w:t>paRsynth</w:t>
      </w:r>
      <w:proofErr w:type="spellEnd"/>
      <w:r>
        <w:rPr>
          <w:rFonts w:ascii="Arial" w:hAnsi="Arial" w:cs="Arial"/>
        </w:rPr>
        <w:t xml:space="preserve"> Part 2: validating types of analysis </w:t>
      </w:r>
    </w:p>
    <w:p w14:paraId="2F1C60B1" w14:textId="77777777" w:rsidR="00A931F0" w:rsidRDefault="00A931F0" w:rsidP="002F5B92">
      <w:pPr>
        <w:pStyle w:val="ListParagraph"/>
        <w:numPr>
          <w:ilvl w:val="2"/>
          <w:numId w:val="11"/>
        </w:numPr>
        <w:spacing w:after="240"/>
        <w:ind w:left="180"/>
        <w:contextualSpacing w:val="0"/>
        <w:rPr>
          <w:rFonts w:ascii="Arial" w:hAnsi="Arial" w:cs="Arial"/>
        </w:rPr>
      </w:pPr>
      <w:r w:rsidRPr="00B36087">
        <w:rPr>
          <w:rFonts w:ascii="Arial" w:hAnsi="Arial" w:cs="Arial"/>
        </w:rPr>
        <w:t>Bayesian hierarchical models</w:t>
      </w:r>
      <w:r>
        <w:rPr>
          <w:rFonts w:ascii="Arial" w:hAnsi="Arial" w:cs="Arial"/>
        </w:rPr>
        <w:t xml:space="preserve"> for inferential statistics (TODO)</w:t>
      </w:r>
    </w:p>
    <w:p w14:paraId="6EB64096" w14:textId="77777777" w:rsidR="00A931F0" w:rsidRDefault="00A931F0" w:rsidP="002F5B92">
      <w:pPr>
        <w:pStyle w:val="ListParagraph"/>
        <w:numPr>
          <w:ilvl w:val="3"/>
          <w:numId w:val="11"/>
        </w:numPr>
        <w:spacing w:after="240"/>
        <w:ind w:left="720"/>
        <w:contextualSpacing w:val="0"/>
        <w:rPr>
          <w:rFonts w:ascii="Arial" w:hAnsi="Arial" w:cs="Arial"/>
        </w:rPr>
      </w:pPr>
      <w:r>
        <w:rPr>
          <w:rFonts w:ascii="Arial" w:hAnsi="Arial" w:cs="Arial"/>
        </w:rPr>
        <w:t>Ask whether acoustic convergence is statistically significant at each social level across experimental treatments</w:t>
      </w:r>
    </w:p>
    <w:p w14:paraId="60D8B5F9"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Bayesian models should use the SPCC matrix values as input data, very similar to Mantel test</w:t>
      </w:r>
    </w:p>
    <w:p w14:paraId="74C9F87B" w14:textId="77777777" w:rsidR="00A931F0" w:rsidRDefault="00A931F0" w:rsidP="002F5B92">
      <w:pPr>
        <w:pStyle w:val="ListParagraph"/>
        <w:numPr>
          <w:ilvl w:val="5"/>
          <w:numId w:val="11"/>
        </w:numPr>
        <w:spacing w:after="240"/>
        <w:ind w:left="1890"/>
        <w:contextualSpacing w:val="0"/>
        <w:rPr>
          <w:rFonts w:ascii="Arial" w:hAnsi="Arial" w:cs="Arial"/>
        </w:rPr>
      </w:pPr>
      <w:r>
        <w:rPr>
          <w:rFonts w:ascii="Arial" w:hAnsi="Arial" w:cs="Arial"/>
        </w:rPr>
        <w:lastRenderedPageBreak/>
        <w:t>Analysis questions: How similar are an individual’s calls to its own calls, compared to calls of other individuals? And the same for groups</w:t>
      </w:r>
    </w:p>
    <w:p w14:paraId="034E7D86"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 xml:space="preserve">These models allow us to address the statistical significance of the degree or magnitude of convergence (which we originally encoded using </w:t>
      </w:r>
      <w:proofErr w:type="spellStart"/>
      <w:r>
        <w:rPr>
          <w:rFonts w:ascii="Arial" w:hAnsi="Arial" w:cs="Arial"/>
        </w:rPr>
        <w:t>paRsynth</w:t>
      </w:r>
      <w:proofErr w:type="spellEnd"/>
      <w:r>
        <w:rPr>
          <w:rFonts w:ascii="Arial" w:hAnsi="Arial" w:cs="Arial"/>
        </w:rPr>
        <w:t>). The inferential statistics layer to validate that the information we originally encoded can be recovered</w:t>
      </w:r>
    </w:p>
    <w:p w14:paraId="75323473"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 xml:space="preserve">A receiver standpoint on information recovery, in which we simulated signaler information encoding. Does the variation that we encoded </w:t>
      </w:r>
      <w:proofErr w:type="gramStart"/>
      <w:r>
        <w:rPr>
          <w:rFonts w:ascii="Arial" w:hAnsi="Arial" w:cs="Arial"/>
        </w:rPr>
        <w:t>actually matter</w:t>
      </w:r>
      <w:proofErr w:type="gramEnd"/>
      <w:r>
        <w:rPr>
          <w:rFonts w:ascii="Arial" w:hAnsi="Arial" w:cs="Arial"/>
        </w:rPr>
        <w:t>???</w:t>
      </w:r>
    </w:p>
    <w:p w14:paraId="22131784" w14:textId="77777777" w:rsidR="00A931F0" w:rsidRPr="00B36087" w:rsidRDefault="00A931F0" w:rsidP="002F5B92">
      <w:pPr>
        <w:pStyle w:val="ListParagraph"/>
        <w:numPr>
          <w:ilvl w:val="3"/>
          <w:numId w:val="11"/>
        </w:numPr>
        <w:spacing w:after="240"/>
        <w:ind w:left="720"/>
        <w:contextualSpacing w:val="0"/>
        <w:rPr>
          <w:rFonts w:ascii="Arial" w:hAnsi="Arial" w:cs="Arial"/>
        </w:rPr>
      </w:pPr>
      <w:r>
        <w:rPr>
          <w:rFonts w:ascii="Arial" w:hAnsi="Arial" w:cs="Arial"/>
        </w:rPr>
        <w:t xml:space="preserve">Because we have repeated sampling at both social levels with known individuals, we can </w:t>
      </w:r>
      <w:proofErr w:type="gramStart"/>
      <w:r>
        <w:rPr>
          <w:rFonts w:ascii="Arial" w:hAnsi="Arial" w:cs="Arial"/>
        </w:rPr>
        <w:t>actually model</w:t>
      </w:r>
      <w:proofErr w:type="gramEnd"/>
      <w:r>
        <w:rPr>
          <w:rFonts w:ascii="Arial" w:hAnsi="Arial" w:cs="Arial"/>
        </w:rPr>
        <w:t xml:space="preserve"> variation in convergence within and between categories (individuals, groups) at each social level</w:t>
      </w:r>
    </w:p>
    <w:p w14:paraId="768D8B0D" w14:textId="77777777" w:rsidR="00A931F0" w:rsidRPr="00A931F0" w:rsidRDefault="00A931F0" w:rsidP="00A931F0">
      <w:pPr>
        <w:rPr>
          <w:rFonts w:ascii="Arial" w:hAnsi="Arial" w:cs="Arial"/>
        </w:rPr>
      </w:pPr>
    </w:p>
    <w:sectPr w:rsidR="00A931F0" w:rsidRPr="00A931F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ppinger, Brittany" w:date="2024-12-16T10:02:00Z" w:initials="BC">
    <w:p w14:paraId="2D0F624C" w14:textId="77777777" w:rsidR="000A1D91" w:rsidRDefault="000A1D91" w:rsidP="000A1D91">
      <w:pPr>
        <w:pStyle w:val="CommentText"/>
      </w:pPr>
      <w:r>
        <w:rPr>
          <w:rStyle w:val="CommentReference"/>
        </w:rPr>
        <w:annotationRef/>
      </w:r>
      <w:r>
        <w:t>Not more than 45 words</w:t>
      </w:r>
    </w:p>
  </w:comment>
  <w:comment w:id="1" w:author="Coppinger, Brittany" w:date="2024-12-16T10:03:00Z" w:initials="BC">
    <w:p w14:paraId="0DAC1465" w14:textId="77777777" w:rsidR="000A1D91" w:rsidRDefault="000A1D91" w:rsidP="000A1D91">
      <w:pPr>
        <w:pStyle w:val="CommentText"/>
      </w:pPr>
      <w:r>
        <w:rPr>
          <w:rStyle w:val="CommentReference"/>
        </w:rPr>
        <w:annotationRef/>
      </w:r>
      <w:r>
        <w:t xml:space="preserve">Title Page needs: </w:t>
      </w:r>
      <w:r>
        <w:rPr>
          <w:color w:val="1C1D1E"/>
          <w:highlight w:val="white"/>
        </w:rPr>
        <w:t>Acknowledgments, data availability, conflict of interest and author contribution statements.</w:t>
      </w:r>
    </w:p>
    <w:p w14:paraId="1D9714C6" w14:textId="77777777" w:rsidR="000A1D91" w:rsidRDefault="000A1D91" w:rsidP="000A1D91">
      <w:pPr>
        <w:pStyle w:val="CommentText"/>
      </w:pPr>
    </w:p>
    <w:p w14:paraId="4804BE9B" w14:textId="77777777" w:rsidR="000A1D91" w:rsidRDefault="000A1D91" w:rsidP="000A1D91">
      <w:pPr>
        <w:pStyle w:val="CommentText"/>
      </w:pPr>
    </w:p>
    <w:p w14:paraId="4988E016" w14:textId="77777777" w:rsidR="000A1D91" w:rsidRDefault="000A1D91" w:rsidP="000A1D91">
      <w:pPr>
        <w:pStyle w:val="CommentText"/>
      </w:pPr>
      <w:r>
        <w:rPr>
          <w:color w:val="1C1D1E"/>
          <w:highlight w:val="white"/>
        </w:rPr>
        <w:t>At submission, the title page should be separated from the manuscript and uploaded as a Supplemental Document Not for Review.</w:t>
      </w:r>
    </w:p>
  </w:comment>
  <w:comment w:id="2" w:author="Coppinger, Brittany" w:date="2024-12-16T10:08:00Z" w:initials="BC">
    <w:p w14:paraId="530773AA" w14:textId="77777777" w:rsidR="000A1D91" w:rsidRDefault="000A1D91" w:rsidP="000A1D91">
      <w:pPr>
        <w:pStyle w:val="CommentText"/>
      </w:pPr>
      <w:r>
        <w:rPr>
          <w:rStyle w:val="CommentReference"/>
        </w:rPr>
        <w:annotationRef/>
      </w:r>
      <w:r>
        <w:rPr>
          <w:color w:val="1C1D1E"/>
          <w:highlight w:val="white"/>
        </w:rPr>
        <w:t>The statement should include an explanation of the contribution of each author, and each author should be mentioned by name.If you would like to use the </w:t>
      </w:r>
      <w:hyperlink r:id="rId1" w:history="1">
        <w:r w:rsidRPr="00C21D81">
          <w:rPr>
            <w:rStyle w:val="Hyperlink"/>
            <w:highlight w:val="white"/>
          </w:rPr>
          <w:t>CrediT taxonomy</w:t>
        </w:r>
      </w:hyperlink>
      <w:r>
        <w:rPr>
          <w:color w:val="1C1D1E"/>
          <w:highlight w:val="white"/>
        </w:rPr>
        <w:t>, you are welcome to do so. We suggest the following format for the Author Contributions statement:</w:t>
      </w:r>
    </w:p>
    <w:p w14:paraId="1AAA567A" w14:textId="77777777" w:rsidR="000A1D91" w:rsidRDefault="000A1D91" w:rsidP="000A1D91">
      <w:pPr>
        <w:pStyle w:val="CommentText"/>
      </w:pPr>
      <w:r>
        <w:rPr>
          <w:i/>
          <w:iCs/>
          <w:color w:val="1C1D1E"/>
          <w:highlight w:val="white"/>
        </w:rPr>
        <w:t>[Name of author 1] and [Name of author 2] conceived the ideas and designed methodology; [Name of author 1] and [Name of author 3] collected the data; [Name of author 2] and [Name of author 4] analysed the data; [Name of author 1] and [Name of author 4] led the writing of the manuscript. All authors contributed critically to the drafts and gave final approval for publication.</w:t>
      </w:r>
    </w:p>
  </w:comment>
  <w:comment w:id="3" w:author="Coppinger, Brittany" w:date="2024-12-16T10:04:00Z" w:initials="BC">
    <w:p w14:paraId="5AE8354E" w14:textId="77777777" w:rsidR="00A120E4" w:rsidRDefault="000A1D91" w:rsidP="00A120E4">
      <w:pPr>
        <w:pStyle w:val="CommentText"/>
      </w:pPr>
      <w:r>
        <w:rPr>
          <w:rStyle w:val="CommentReference"/>
        </w:rPr>
        <w:annotationRef/>
      </w:r>
      <w:r w:rsidR="00A120E4">
        <w:t>For MEE:</w:t>
      </w:r>
    </w:p>
    <w:p w14:paraId="1951D36B" w14:textId="77777777" w:rsidR="00A120E4" w:rsidRDefault="00A120E4" w:rsidP="00A120E4">
      <w:pPr>
        <w:pStyle w:val="CommentText"/>
      </w:pPr>
    </w:p>
    <w:p w14:paraId="5EA35FF4" w14:textId="77777777" w:rsidR="00A120E4" w:rsidRDefault="00A120E4" w:rsidP="00A120E4">
      <w:pPr>
        <w:pStyle w:val="CommentText"/>
      </w:pPr>
      <w:r>
        <w:t>Should be numbered, not exceed 350 words</w:t>
      </w:r>
    </w:p>
  </w:comment>
  <w:comment w:id="4" w:author="Coppinger, Brittany" w:date="2024-12-12T14:19:00Z" w:initials="BC">
    <w:p w14:paraId="695F6EEA" w14:textId="73E1CC2D" w:rsidR="005B701B" w:rsidRDefault="005B701B" w:rsidP="005B701B">
      <w:pPr>
        <w:pStyle w:val="CommentText"/>
      </w:pPr>
      <w:r>
        <w:rPr>
          <w:rStyle w:val="CommentReference"/>
        </w:rPr>
        <w:annotationRef/>
      </w:r>
      <w:r>
        <w:t>Make sure to explicitly state that this approach focuses on frequency encoded information only.</w:t>
      </w:r>
    </w:p>
  </w:comment>
  <w:comment w:id="5" w:author="Coppinger, Brittany" w:date="2025-01-13T12:14:00Z" w:initials="BC">
    <w:p w14:paraId="376BFE81" w14:textId="77777777" w:rsidR="00B7433C" w:rsidRDefault="00B7433C" w:rsidP="00B7433C">
      <w:pPr>
        <w:pStyle w:val="CommentText"/>
      </w:pPr>
      <w:r>
        <w:rPr>
          <w:rStyle w:val="CommentReference"/>
        </w:rPr>
        <w:annotationRef/>
      </w:r>
      <w:r>
        <w:t>Add: Process of information encoding for social recognition is linked to animals social environments</w:t>
      </w:r>
    </w:p>
    <w:p w14:paraId="450F60EC" w14:textId="77777777" w:rsidR="00B7433C" w:rsidRDefault="00B7433C" w:rsidP="00B7433C">
      <w:pPr>
        <w:pStyle w:val="CommentText"/>
      </w:pPr>
    </w:p>
    <w:p w14:paraId="5D9244FE" w14:textId="77777777" w:rsidR="00B7433C" w:rsidRDefault="00B7433C" w:rsidP="00B7433C">
      <w:pPr>
        <w:pStyle w:val="CommentText"/>
      </w:pPr>
      <w:r>
        <w:t xml:space="preserve">Example: little information may be okay in small groups with few individuals, but more information may be necessary in larger groups with more individuals. </w:t>
      </w:r>
    </w:p>
  </w:comment>
  <w:comment w:id="6" w:author="Smith Vidaurre, Grace" w:date="2024-12-18T14:31:00Z" w:initials="GSV">
    <w:p w14:paraId="34D31CF0" w14:textId="55CEDF11" w:rsidR="000169A5" w:rsidRDefault="000169A5" w:rsidP="000169A5">
      <w:r>
        <w:rPr>
          <w:rStyle w:val="CommentReference"/>
        </w:rPr>
        <w:annotationRef/>
      </w:r>
      <w:r>
        <w:rPr>
          <w:sz w:val="20"/>
          <w:szCs w:val="20"/>
        </w:rPr>
        <w:t>Sewall et al. 2016 as a review, but we can also cite parrot and dolphin signature call papers</w:t>
      </w:r>
    </w:p>
  </w:comment>
  <w:comment w:id="7" w:author="Coppinger, Brittany" w:date="2024-12-20T14:27:00Z" w:initials="BC">
    <w:p w14:paraId="0FB5E5FA" w14:textId="77777777" w:rsidR="00C4766C" w:rsidRDefault="00C4766C" w:rsidP="00C4766C">
      <w:pPr>
        <w:pStyle w:val="CommentText"/>
      </w:pPr>
      <w:r>
        <w:rPr>
          <w:rStyle w:val="CommentReference"/>
        </w:rPr>
        <w:annotationRef/>
      </w:r>
      <w:r>
        <w:t>Need more - Grace do you know nay off the top of your head?</w:t>
      </w:r>
    </w:p>
  </w:comment>
  <w:comment w:id="8" w:author="Smith Vidaurre, Grace" w:date="2024-12-18T14:30:00Z" w:initials="GSV">
    <w:p w14:paraId="0398D1D3" w14:textId="77777777" w:rsidR="00462CB8" w:rsidRDefault="00462CB8" w:rsidP="00462CB8">
      <w:r>
        <w:rPr>
          <w:rStyle w:val="CommentReference"/>
        </w:rPr>
        <w:annotationRef/>
      </w:r>
      <w:r>
        <w:rPr>
          <w:sz w:val="20"/>
          <w:szCs w:val="20"/>
        </w:rPr>
        <w:t>Nowicki &amp; Searcy 2014, Sewall et al. 2016, Wright &amp; Dahlin 2018, Wright &amp; Derryberry 2021</w:t>
      </w:r>
    </w:p>
  </w:comment>
  <w:comment w:id="9" w:author="Smith Vidaurre, Grace" w:date="2024-12-18T14:27:00Z" w:initials="GSV">
    <w:p w14:paraId="489B0A01" w14:textId="02C49F03" w:rsidR="00D90682" w:rsidRDefault="00D90682" w:rsidP="00D90682">
      <w:r>
        <w:rPr>
          <w:rStyle w:val="CommentReference"/>
        </w:rPr>
        <w:annotationRef/>
      </w:r>
      <w:r>
        <w:rPr>
          <w:sz w:val="20"/>
          <w:szCs w:val="20"/>
        </w:rPr>
        <w:t>Bradbury &amp; Balsby 2016. Possibly Nottebohm 1972</w:t>
      </w:r>
    </w:p>
  </w:comment>
  <w:comment w:id="10" w:author="Smith Vidaurre, Grace" w:date="2024-12-18T15:14:00Z" w:initials="GSV">
    <w:p w14:paraId="7776DC45" w14:textId="77777777" w:rsidR="001F1E5A" w:rsidRDefault="001F1E5A" w:rsidP="001F1E5A">
      <w:r>
        <w:rPr>
          <w:rStyle w:val="CommentReference"/>
        </w:rPr>
        <w:annotationRef/>
      </w:r>
      <w:r>
        <w:rPr>
          <w:sz w:val="20"/>
          <w:szCs w:val="20"/>
        </w:rPr>
        <w:t>Smith-Vidaurre et al. 2021</w:t>
      </w:r>
    </w:p>
  </w:comment>
  <w:comment w:id="11" w:author="Smith Vidaurre, Grace" w:date="2024-12-18T15:13:00Z" w:initials="GSV">
    <w:p w14:paraId="5B47795B" w14:textId="77777777" w:rsidR="00974D1D" w:rsidRDefault="00974D1D" w:rsidP="00974D1D">
      <w:r>
        <w:rPr>
          <w:rStyle w:val="CommentReference"/>
        </w:rPr>
        <w:annotationRef/>
      </w:r>
      <w:r>
        <w:rPr>
          <w:sz w:val="20"/>
          <w:szCs w:val="20"/>
        </w:rPr>
        <w:t>Wright 1996</w:t>
      </w:r>
    </w:p>
  </w:comment>
  <w:comment w:id="12" w:author="Smith Vidaurre, Grace" w:date="2024-12-18T15:19:00Z" w:initials="GSV">
    <w:p w14:paraId="474F60FD" w14:textId="77777777" w:rsidR="00BA071A" w:rsidRDefault="00E801F3" w:rsidP="00BA071A">
      <w:r>
        <w:rPr>
          <w:rStyle w:val="CommentReference"/>
        </w:rPr>
        <w:annotationRef/>
      </w:r>
      <w:r w:rsidR="00BA071A">
        <w:rPr>
          <w:sz w:val="20"/>
          <w:szCs w:val="20"/>
        </w:rPr>
        <w:t>Wright 1996 and Araya-Salas et al. 2019, Smeele et al. 2023</w:t>
      </w:r>
    </w:p>
  </w:comment>
  <w:comment w:id="13" w:author="Coppinger, Brittany" w:date="2024-12-20T14:52:00Z" w:initials="BC">
    <w:p w14:paraId="7289E539" w14:textId="77777777" w:rsidR="00AE34AC" w:rsidRDefault="00AE34AC" w:rsidP="00AE34AC">
      <w:pPr>
        <w:pStyle w:val="CommentText"/>
      </w:pPr>
      <w:r>
        <w:rPr>
          <w:rStyle w:val="CommentReference"/>
        </w:rPr>
        <w:annotationRef/>
      </w:r>
      <w:r>
        <w:t>Add more citations</w:t>
      </w:r>
    </w:p>
  </w:comment>
  <w:comment w:id="14" w:author="Smith Vidaurre, Grace" w:date="2024-12-18T15:46:00Z" w:initials="GSV">
    <w:p w14:paraId="022F9B1F" w14:textId="77777777" w:rsidR="002774D9" w:rsidRDefault="002774D9" w:rsidP="002774D9">
      <w:r>
        <w:rPr>
          <w:rStyle w:val="CommentReference"/>
        </w:rPr>
        <w:annotationRef/>
      </w:r>
      <w:r>
        <w:rPr>
          <w:sz w:val="20"/>
          <w:szCs w:val="20"/>
        </w:rPr>
        <w:t>Should be Wright 1996</w:t>
      </w:r>
    </w:p>
  </w:comment>
  <w:comment w:id="15" w:author="Coppinger, Brittany" w:date="2025-01-07T13:21:00Z" w:initials="BC">
    <w:p w14:paraId="56403146" w14:textId="6958E7AA" w:rsidR="00221909" w:rsidRDefault="00221909" w:rsidP="00221909">
      <w:pPr>
        <w:pStyle w:val="CommentText"/>
      </w:pPr>
      <w:r>
        <w:rPr>
          <w:rStyle w:val="CommentReference"/>
        </w:rPr>
        <w:annotationRef/>
      </w:r>
      <w:r>
        <w:t>Input final number here</w:t>
      </w:r>
    </w:p>
  </w:comment>
  <w:comment w:id="17" w:author="Samman, Raneem" w:date="2025-01-13T15:07:00Z" w:initials="RS">
    <w:p w14:paraId="66CC1EB3" w14:textId="77777777" w:rsidR="002F0A7C" w:rsidRDefault="002F0A7C" w:rsidP="002F0A7C">
      <w:r>
        <w:rPr>
          <w:rStyle w:val="CommentReference"/>
        </w:rPr>
        <w:annotationRef/>
      </w:r>
      <w:r>
        <w:rPr>
          <w:color w:val="000000"/>
          <w:sz w:val="20"/>
          <w:szCs w:val="20"/>
        </w:rPr>
        <w:t>Per our latest update on the code, this is true for only one case of the two options we can choose for the trajectory of the signal: either continuous or previous. Do we need to elaborate about that here and include it?</w:t>
      </w:r>
    </w:p>
  </w:comment>
  <w:comment w:id="18" w:author="Coppinger, Brittany" w:date="2025-01-15T13:17:00Z" w:initials="BC">
    <w:p w14:paraId="40426E67" w14:textId="77777777" w:rsidR="00581FC6" w:rsidRDefault="00581FC6" w:rsidP="00581FC6">
      <w:pPr>
        <w:pStyle w:val="CommentText"/>
      </w:pPr>
      <w:r>
        <w:rPr>
          <w:rStyle w:val="CommentReference"/>
        </w:rPr>
        <w:annotationRef/>
      </w:r>
      <w:r>
        <w:t>Continuous - fix this</w:t>
      </w:r>
      <w:r>
        <w:br/>
      </w:r>
    </w:p>
    <w:p w14:paraId="26C24DB9" w14:textId="77777777" w:rsidR="00581FC6" w:rsidRDefault="00581FC6" w:rsidP="00581FC6">
      <w:pPr>
        <w:pStyle w:val="CommentText"/>
      </w:pPr>
      <w:r>
        <w:t>There is an option to create frequency anchors by sections</w:t>
      </w:r>
    </w:p>
  </w:comment>
  <w:comment w:id="21" w:author="Coppinger, Brittany" w:date="2025-01-07T15:07:00Z" w:initials="BC">
    <w:p w14:paraId="60CAA4D5" w14:textId="38CB1610" w:rsidR="00613743" w:rsidRDefault="00613743" w:rsidP="00613743">
      <w:pPr>
        <w:pStyle w:val="CommentText"/>
      </w:pPr>
      <w:r>
        <w:rPr>
          <w:rStyle w:val="CommentReference"/>
        </w:rPr>
        <w:annotationRef/>
      </w:r>
      <w:r>
        <w:t>I feel like we should avoid saying “vocalizations” because they are synthetic, and therefore never “vocalized”? Is that too nit-picky?</w:t>
      </w:r>
    </w:p>
  </w:comment>
  <w:comment w:id="22" w:author="Samman, Raneem" w:date="2025-01-13T15:08:00Z" w:initials="RS">
    <w:p w14:paraId="6BDB4AD2" w14:textId="77777777" w:rsidR="00A31460" w:rsidRDefault="00A31460" w:rsidP="00A31460">
      <w:r>
        <w:rPr>
          <w:rStyle w:val="CommentReference"/>
        </w:rPr>
        <w:annotationRef/>
      </w:r>
      <w:r>
        <w:rPr>
          <w:color w:val="000000"/>
          <w:sz w:val="20"/>
          <w:szCs w:val="20"/>
        </w:rPr>
        <w:t>We can call them “synthetic vocalisations”</w:t>
      </w:r>
    </w:p>
  </w:comment>
  <w:comment w:id="23" w:author="Coppinger, Brittany" w:date="2025-01-07T15:00:00Z" w:initials="BC">
    <w:p w14:paraId="71E706DF" w14:textId="1A837851" w:rsidR="00613743" w:rsidRDefault="00613743" w:rsidP="00613743">
      <w:pPr>
        <w:pStyle w:val="CommentText"/>
      </w:pPr>
      <w:r>
        <w:rPr>
          <w:rStyle w:val="CommentReference"/>
        </w:rPr>
        <w:annotationRef/>
      </w:r>
      <w:r>
        <w:t>Placeholder name</w:t>
      </w:r>
    </w:p>
  </w:comment>
  <w:comment w:id="24" w:author="Samman, Raneem" w:date="2025-01-13T15:10:00Z" w:initials="RS">
    <w:p w14:paraId="5D58D00E" w14:textId="77777777" w:rsidR="00A31460" w:rsidRDefault="00A31460" w:rsidP="00A31460">
      <w:r>
        <w:rPr>
          <w:rStyle w:val="CommentReference"/>
        </w:rPr>
        <w:annotationRef/>
      </w:r>
      <w:r>
        <w:rPr>
          <w:color w:val="000000"/>
          <w:sz w:val="20"/>
          <w:szCs w:val="20"/>
        </w:rPr>
        <w:t>I think the change in the word choice is a bit confusing here. (i am referring to using character strings vs signals/vocalisations)</w:t>
      </w:r>
    </w:p>
  </w:comment>
  <w:comment w:id="25" w:author="Coppinger, Brittany" w:date="2025-01-07T15:01:00Z" w:initials="BC">
    <w:p w14:paraId="46FF90E6" w14:textId="070CEA18" w:rsidR="00613743" w:rsidRDefault="00613743" w:rsidP="00613743">
      <w:pPr>
        <w:pStyle w:val="CommentText"/>
      </w:pPr>
      <w:r>
        <w:rPr>
          <w:rStyle w:val="CommentReference"/>
        </w:rPr>
        <w:annotationRef/>
      </w:r>
      <w:r>
        <w:t>Placeholder name</w:t>
      </w:r>
    </w:p>
  </w:comment>
  <w:comment w:id="26" w:author="Coppinger, Brittany" w:date="2025-01-07T15:08:00Z" w:initials="BC">
    <w:p w14:paraId="60909739" w14:textId="77777777" w:rsidR="00613743" w:rsidRDefault="00613743" w:rsidP="00613743">
      <w:pPr>
        <w:pStyle w:val="CommentText"/>
      </w:pPr>
      <w:r>
        <w:rPr>
          <w:rStyle w:val="CommentReference"/>
        </w:rPr>
        <w:annotationRef/>
      </w:r>
      <w:r>
        <w:t xml:space="preserve">Technically, the code says 4*2 (the factor ratio being 2). </w:t>
      </w:r>
    </w:p>
  </w:comment>
  <w:comment w:id="27" w:author="Coppinger, Brittany" w:date="2025-01-07T15:12:00Z" w:initials="BC">
    <w:p w14:paraId="4FE2CCE9" w14:textId="77777777" w:rsidR="00265A8E" w:rsidRDefault="00265A8E" w:rsidP="00265A8E">
      <w:pPr>
        <w:pStyle w:val="CommentText"/>
      </w:pPr>
      <w:r>
        <w:rPr>
          <w:rStyle w:val="CommentReference"/>
        </w:rPr>
        <w:annotationRef/>
      </w:r>
      <w:r>
        <w:t xml:space="preserve">Technically, the code says 4*2 (the factor ratio being 2). </w:t>
      </w:r>
    </w:p>
  </w:comment>
  <w:comment w:id="28" w:author="Coppinger, Brittany" w:date="2025-01-09T10:29:00Z" w:initials="BC">
    <w:p w14:paraId="12BC444B" w14:textId="77777777" w:rsidR="008B4605" w:rsidRDefault="008B4605" w:rsidP="008B4605">
      <w:pPr>
        <w:pStyle w:val="CommentText"/>
      </w:pPr>
      <w:r>
        <w:rPr>
          <w:rStyle w:val="CommentReference"/>
        </w:rPr>
        <w:annotationRef/>
      </w:r>
      <w:r>
        <w:t>Probably need to say this in a different way</w:t>
      </w:r>
    </w:p>
  </w:comment>
  <w:comment w:id="29" w:author="Samman, Raneem" w:date="2025-01-13T15:14:00Z" w:initials="RS">
    <w:p w14:paraId="3CD80C3F" w14:textId="77777777" w:rsidR="00A31460" w:rsidRDefault="00A31460" w:rsidP="00A31460">
      <w:r>
        <w:rPr>
          <w:rStyle w:val="CommentReference"/>
        </w:rPr>
        <w:annotationRef/>
      </w:r>
      <w:r>
        <w:rPr>
          <w:color w:val="000000"/>
          <w:sz w:val="20"/>
          <w:szCs w:val="20"/>
        </w:rPr>
        <w:t>Generated? Formed? Expressed?</w:t>
      </w:r>
    </w:p>
  </w:comment>
  <w:comment w:id="30" w:author="Coppinger, Brittany" w:date="2025-01-13T11:32:00Z" w:initials="BC">
    <w:p w14:paraId="11E16C30" w14:textId="326C56BC" w:rsidR="0002480A" w:rsidRDefault="0002480A" w:rsidP="0002480A">
      <w:pPr>
        <w:pStyle w:val="CommentText"/>
      </w:pPr>
      <w:r>
        <w:rPr>
          <w:rStyle w:val="CommentReference"/>
        </w:rPr>
        <w:annotationRef/>
      </w:r>
      <w:r>
        <w:t>Lexicon</w:t>
      </w:r>
    </w:p>
  </w:comment>
  <w:comment w:id="31" w:author="Coppinger, Brittany" w:date="2025-01-13T11:51:00Z" w:initials="BC">
    <w:p w14:paraId="27843223" w14:textId="77777777" w:rsidR="00AD7064" w:rsidRDefault="00AD7064" w:rsidP="00AD7064">
      <w:pPr>
        <w:pStyle w:val="CommentText"/>
      </w:pPr>
      <w:r>
        <w:rPr>
          <w:rStyle w:val="CommentReference"/>
        </w:rPr>
        <w:annotationRef/>
      </w:r>
      <w:r>
        <w:t>Decide if we are doing this or if this is the supplement</w:t>
      </w:r>
    </w:p>
  </w:comment>
  <w:comment w:id="32" w:author="Coppinger, Brittany" w:date="2024-12-09T12:03:00Z" w:initials="BC">
    <w:p w14:paraId="68CB36A9" w14:textId="4BF3A61A" w:rsidR="002F5B92" w:rsidRDefault="002F5B92" w:rsidP="002F5B92">
      <w:pPr>
        <w:pStyle w:val="CommentText"/>
      </w:pPr>
      <w:r>
        <w:rPr>
          <w:rStyle w:val="CommentReference"/>
        </w:rPr>
        <w:annotationRef/>
      </w:r>
      <w:r>
        <w:t xml:space="preserve">Make heat maps? Confusion matrix? </w:t>
      </w:r>
    </w:p>
  </w:comment>
  <w:comment w:id="33" w:author="Coppinger, Brittany" w:date="2025-01-09T10:23:00Z" w:initials="BC">
    <w:p w14:paraId="2626D860" w14:textId="77777777" w:rsidR="00A0645A" w:rsidRDefault="00A0645A" w:rsidP="00A0645A">
      <w:pPr>
        <w:pStyle w:val="CommentText"/>
      </w:pPr>
      <w:r>
        <w:rPr>
          <w:rStyle w:val="CommentReference"/>
        </w:rPr>
        <w:annotationRef/>
      </w:r>
      <w:r>
        <w:t xml:space="preserve">Make reference to the fact that we are using a very simple generative model to encode diversity of information in signals. </w:t>
      </w:r>
    </w:p>
    <w:p w14:paraId="3B47934C" w14:textId="77777777" w:rsidR="00A0645A" w:rsidRDefault="00A0645A" w:rsidP="00A0645A">
      <w:pPr>
        <w:pStyle w:val="CommentText"/>
      </w:pPr>
    </w:p>
    <w:p w14:paraId="43EA9BD5" w14:textId="77777777" w:rsidR="00A0645A" w:rsidRDefault="00A0645A" w:rsidP="00A0645A">
      <w:pPr>
        <w:pStyle w:val="CommentText"/>
      </w:pPr>
      <w:r>
        <w:t xml:space="preserve">Currently, model has no link to the receiver side, so we are looking at information encoding, and information recovery pipeline simulates process of decoding information by receivers. </w:t>
      </w:r>
    </w:p>
    <w:p w14:paraId="1A691053" w14:textId="77777777" w:rsidR="00A0645A" w:rsidRDefault="00A0645A" w:rsidP="00A0645A">
      <w:pPr>
        <w:pStyle w:val="CommentText"/>
      </w:pPr>
    </w:p>
    <w:p w14:paraId="4BA400BD" w14:textId="77777777" w:rsidR="00A0645A" w:rsidRDefault="00A0645A" w:rsidP="00A0645A">
      <w:pPr>
        <w:pStyle w:val="CommentText"/>
      </w:pPr>
      <w:r>
        <w:t>End:</w:t>
      </w:r>
    </w:p>
    <w:p w14:paraId="6DBD4287" w14:textId="77777777" w:rsidR="00A0645A" w:rsidRDefault="00A0645A" w:rsidP="00A0645A">
      <w:pPr>
        <w:pStyle w:val="CommentText"/>
      </w:pPr>
      <w:r>
        <w:t>“Given the way we have constructed the pipeline, out methods are set up nicely to integrate with computation efficient simulations (ABM) of social interactions and/or communication exchanges between signalers and receivers. “</w:t>
      </w:r>
    </w:p>
    <w:p w14:paraId="10AE1627" w14:textId="77777777" w:rsidR="00A0645A" w:rsidRDefault="00A0645A" w:rsidP="00A0645A">
      <w:pPr>
        <w:pStyle w:val="CommentText"/>
      </w:pPr>
    </w:p>
    <w:p w14:paraId="0194993C" w14:textId="77777777" w:rsidR="00A0645A" w:rsidRDefault="00A0645A" w:rsidP="00A0645A">
      <w:pPr>
        <w:pStyle w:val="CommentText"/>
      </w:pPr>
      <w:r>
        <w:t>“Future research in this area would link pipelines to generative models capable of synthetic evolutionary change of the system. This pipeline makes it possible to create synthetic vocal represented as character strings (2) makes it possible to sonify those strings, such that they can be used in traditional bioacoustics pipelines. “</w:t>
      </w:r>
    </w:p>
    <w:p w14:paraId="5D37FF45" w14:textId="77777777" w:rsidR="00A0645A" w:rsidRDefault="00A0645A" w:rsidP="00A0645A">
      <w:pPr>
        <w:pStyle w:val="CommentText"/>
      </w:pPr>
    </w:p>
  </w:comment>
  <w:comment w:id="34" w:author="Smith Vidaurre, Grace" w:date="2024-12-18T15:30:00Z" w:initials="GSV">
    <w:p w14:paraId="16D76844" w14:textId="416479AF" w:rsidR="00903634" w:rsidRDefault="00903634" w:rsidP="00903634">
      <w:r>
        <w:rPr>
          <w:rStyle w:val="CommentReference"/>
        </w:rPr>
        <w:annotationRef/>
      </w:r>
      <w:r>
        <w:rPr>
          <w:sz w:val="20"/>
          <w:szCs w:val="20"/>
        </w:rPr>
        <w:t>This belongs in the review draft!</w:t>
      </w:r>
    </w:p>
  </w:comment>
  <w:comment w:id="35" w:author="Smith Vidaurre, Grace" w:date="2024-12-16T09:35:00Z" w:initials="GSV">
    <w:p w14:paraId="3CFDAF24" w14:textId="402A0B75" w:rsidR="009E4481" w:rsidRDefault="009E4481" w:rsidP="009E4481">
      <w:r>
        <w:rPr>
          <w:rStyle w:val="CommentReference"/>
        </w:rPr>
        <w:annotationRef/>
      </w:r>
      <w:r>
        <w:rPr>
          <w:sz w:val="20"/>
          <w:szCs w:val="20"/>
        </w:rPr>
        <w:t>Traditionally we have a lot of tools (list them) to quantify acoustic convergence and divergence</w:t>
      </w:r>
    </w:p>
  </w:comment>
  <w:comment w:id="36" w:author="Smith Vidaurre, Grace" w:date="2024-12-16T09:41:00Z" w:initials="GSV">
    <w:p w14:paraId="6B34BC7D" w14:textId="77777777" w:rsidR="009E4481" w:rsidRDefault="009E4481" w:rsidP="009E4481">
      <w:r>
        <w:rPr>
          <w:rStyle w:val="CommentReference"/>
        </w:rPr>
        <w:annotationRef/>
      </w:r>
      <w:r>
        <w:rPr>
          <w:sz w:val="20"/>
          <w:szCs w:val="20"/>
        </w:rPr>
        <w:t>Visual classification (Peter Marler up through more recent work, Wright papers), 2) dimensionality reduction like spectrographic cross-correlation and multidimensional scaling to visualize patterns of acoustic variation in low-dimensional acoustic space (Wright 1996) or similar approaches to reduce the dimensionality of hand-picked acoustic measurements (Karl Berg green-rumped parrotlets, Bradbury and orange-fronted conures), 3) matrix correlation of acoustic similarity matrices and matrices of binary social identity or social affiliations (Mantel tests in Tim Wright’s papers, MQRAP in other study systems), mathematical information: Todd Freeberg and Arik Kershenbaum’s approaches (to some degree these approaches rely on classification of note types and repertoire classification or segmenting discrete signals into chunks)</w:t>
      </w:r>
    </w:p>
  </w:comment>
  <w:comment w:id="37" w:author="Coppinger, Brittany" w:date="2024-12-16T14:51:00Z" w:initials="BC">
    <w:p w14:paraId="612FF208" w14:textId="77777777" w:rsidR="009E4481" w:rsidRDefault="009E4481" w:rsidP="009E4481">
      <w:pPr>
        <w:pStyle w:val="CommentText"/>
      </w:pPr>
      <w:r>
        <w:rPr>
          <w:rStyle w:val="CommentReference"/>
        </w:rPr>
        <w:annotationRef/>
      </w:r>
      <w:r>
        <w:t xml:space="preserve">Parson’s code? </w:t>
      </w:r>
      <w:r>
        <w:rPr>
          <w:color w:val="222222"/>
          <w:highlight w:val="white"/>
        </w:rPr>
        <w:t>Kershenbaum, A., Sayigh, L. S., &amp; Janik, V. M. (2013). The encoding of individual identity in dolphin signature whistles: How much information is needed?. </w:t>
      </w:r>
      <w:r>
        <w:rPr>
          <w:i/>
          <w:iCs/>
          <w:color w:val="222222"/>
          <w:highlight w:val="white"/>
        </w:rPr>
        <w:t>PloS one</w:t>
      </w:r>
      <w:r>
        <w:rPr>
          <w:color w:val="222222"/>
          <w:highlight w:val="white"/>
        </w:rPr>
        <w:t>, </w:t>
      </w:r>
      <w:r>
        <w:rPr>
          <w:i/>
          <w:iCs/>
          <w:color w:val="222222"/>
          <w:highlight w:val="white"/>
        </w:rPr>
        <w:t>8</w:t>
      </w:r>
      <w:r>
        <w:rPr>
          <w:color w:val="222222"/>
          <w:highlight w:val="white"/>
        </w:rPr>
        <w:t>(10), e77671.</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0F624C" w15:done="0"/>
  <w15:commentEx w15:paraId="4988E016" w15:done="0"/>
  <w15:commentEx w15:paraId="1AAA567A" w15:done="0"/>
  <w15:commentEx w15:paraId="5EA35FF4" w15:done="0"/>
  <w15:commentEx w15:paraId="695F6EEA" w15:done="0"/>
  <w15:commentEx w15:paraId="5D9244FE" w15:paraIdParent="695F6EEA" w15:done="0"/>
  <w15:commentEx w15:paraId="34D31CF0" w15:done="0"/>
  <w15:commentEx w15:paraId="0FB5E5FA" w15:done="0"/>
  <w15:commentEx w15:paraId="0398D1D3" w15:done="1"/>
  <w15:commentEx w15:paraId="489B0A01" w15:done="1"/>
  <w15:commentEx w15:paraId="7776DC45" w15:done="1"/>
  <w15:commentEx w15:paraId="5B47795B" w15:done="1"/>
  <w15:commentEx w15:paraId="474F60FD" w15:done="1"/>
  <w15:commentEx w15:paraId="7289E539" w15:done="0"/>
  <w15:commentEx w15:paraId="022F9B1F" w15:done="1"/>
  <w15:commentEx w15:paraId="56403146" w15:done="0"/>
  <w15:commentEx w15:paraId="66CC1EB3" w15:done="0"/>
  <w15:commentEx w15:paraId="26C24DB9" w15:paraIdParent="66CC1EB3" w15:done="0"/>
  <w15:commentEx w15:paraId="60CAA4D5" w15:done="0"/>
  <w15:commentEx w15:paraId="6BDB4AD2" w15:paraIdParent="60CAA4D5" w15:done="0"/>
  <w15:commentEx w15:paraId="71E706DF" w15:done="0"/>
  <w15:commentEx w15:paraId="5D58D00E" w15:done="0"/>
  <w15:commentEx w15:paraId="46FF90E6" w15:done="0"/>
  <w15:commentEx w15:paraId="60909739" w15:done="0"/>
  <w15:commentEx w15:paraId="4FE2CCE9" w15:done="0"/>
  <w15:commentEx w15:paraId="12BC444B" w15:done="0"/>
  <w15:commentEx w15:paraId="3CD80C3F" w15:paraIdParent="12BC444B" w15:done="0"/>
  <w15:commentEx w15:paraId="11E16C30" w15:done="0"/>
  <w15:commentEx w15:paraId="27843223" w15:done="0"/>
  <w15:commentEx w15:paraId="68CB36A9" w15:done="0"/>
  <w15:commentEx w15:paraId="5D37FF45" w15:done="0"/>
  <w15:commentEx w15:paraId="16D76844" w15:done="0"/>
  <w15:commentEx w15:paraId="3CFDAF24" w15:done="0"/>
  <w15:commentEx w15:paraId="6B34BC7D" w15:paraIdParent="3CFDAF24" w15:done="0"/>
  <w15:commentEx w15:paraId="612FF208" w15:paraIdParent="3CFDAF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718FDF" w16cex:dateUtc="2024-12-16T15:02:00Z"/>
  <w16cex:commentExtensible w16cex:durableId="663F4FE9" w16cex:dateUtc="2024-12-16T15:03:00Z"/>
  <w16cex:commentExtensible w16cex:durableId="732838DB" w16cex:dateUtc="2024-12-16T15:08:00Z"/>
  <w16cex:commentExtensible w16cex:durableId="7C5C0E64" w16cex:dateUtc="2024-12-16T15:04:00Z"/>
  <w16cex:commentExtensible w16cex:durableId="3EA911C6" w16cex:dateUtc="2024-12-12T19:19:00Z"/>
  <w16cex:commentExtensible w16cex:durableId="64690B25" w16cex:dateUtc="2025-01-13T17:14:00Z"/>
  <w16cex:commentExtensible w16cex:durableId="2F96DBF5" w16cex:dateUtc="2024-12-18T19:31:00Z"/>
  <w16cex:commentExtensible w16cex:durableId="4021EEFB" w16cex:dateUtc="2024-12-20T19:27:00Z"/>
  <w16cex:commentExtensible w16cex:durableId="20FF7D23" w16cex:dateUtc="2024-12-18T19:30:00Z"/>
  <w16cex:commentExtensible w16cex:durableId="071F4909" w16cex:dateUtc="2024-12-18T19:27:00Z"/>
  <w16cex:commentExtensible w16cex:durableId="5FBD39B6" w16cex:dateUtc="2024-12-18T20:14:00Z"/>
  <w16cex:commentExtensible w16cex:durableId="315E33BA" w16cex:dateUtc="2024-12-18T20:13:00Z"/>
  <w16cex:commentExtensible w16cex:durableId="62AA3FBA" w16cex:dateUtc="2024-12-18T20:19:00Z"/>
  <w16cex:commentExtensible w16cex:durableId="6BEE78CA" w16cex:dateUtc="2024-12-20T19:52:00Z"/>
  <w16cex:commentExtensible w16cex:durableId="707D3596" w16cex:dateUtc="2024-12-18T20:46:00Z"/>
  <w16cex:commentExtensible w16cex:durableId="53C11876" w16cex:dateUtc="2025-01-07T18:21:00Z"/>
  <w16cex:commentExtensible w16cex:durableId="1C83413C" w16cex:dateUtc="2025-01-13T21:07:00Z"/>
  <w16cex:commentExtensible w16cex:durableId="5D03D86C" w16cex:dateUtc="2025-01-15T18:17:00Z"/>
  <w16cex:commentExtensible w16cex:durableId="2622FF33" w16cex:dateUtc="2025-01-07T20:07:00Z"/>
  <w16cex:commentExtensible w16cex:durableId="1CEF7238" w16cex:dateUtc="2025-01-13T21:08:00Z"/>
  <w16cex:commentExtensible w16cex:durableId="6FCE1A03" w16cex:dateUtc="2025-01-07T20:00:00Z"/>
  <w16cex:commentExtensible w16cex:durableId="42F38CA8" w16cex:dateUtc="2025-01-13T21:10:00Z"/>
  <w16cex:commentExtensible w16cex:durableId="5021AB04" w16cex:dateUtc="2025-01-07T20:01:00Z"/>
  <w16cex:commentExtensible w16cex:durableId="728A9CD2" w16cex:dateUtc="2025-01-07T20:08:00Z"/>
  <w16cex:commentExtensible w16cex:durableId="152580F2" w16cex:dateUtc="2025-01-07T20:12:00Z"/>
  <w16cex:commentExtensible w16cex:durableId="1A146DD6" w16cex:dateUtc="2025-01-09T15:29:00Z"/>
  <w16cex:commentExtensible w16cex:durableId="03F1D2A8" w16cex:dateUtc="2025-01-13T21:14:00Z"/>
  <w16cex:commentExtensible w16cex:durableId="288D6FB4" w16cex:dateUtc="2025-01-13T16:32:00Z"/>
  <w16cex:commentExtensible w16cex:durableId="6DF04BDB" w16cex:dateUtc="2025-01-13T16:51:00Z"/>
  <w16cex:commentExtensible w16cex:durableId="787E58E8" w16cex:dateUtc="2024-12-09T17:03:00Z"/>
  <w16cex:commentExtensible w16cex:durableId="73EE58F5" w16cex:dateUtc="2025-01-09T15:23:00Z"/>
  <w16cex:commentExtensible w16cex:durableId="7658D5BD" w16cex:dateUtc="2024-12-18T20:30:00Z"/>
  <w16cex:commentExtensible w16cex:durableId="26234967" w16cex:dateUtc="2024-12-16T14:35:00Z"/>
  <w16cex:commentExtensible w16cex:durableId="02857E53" w16cex:dateUtc="2024-12-16T14:41:00Z"/>
  <w16cex:commentExtensible w16cex:durableId="7C263564" w16cex:dateUtc="2024-12-16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0F624C" w16cid:durableId="05718FDF"/>
  <w16cid:commentId w16cid:paraId="4988E016" w16cid:durableId="663F4FE9"/>
  <w16cid:commentId w16cid:paraId="1AAA567A" w16cid:durableId="732838DB"/>
  <w16cid:commentId w16cid:paraId="5EA35FF4" w16cid:durableId="7C5C0E64"/>
  <w16cid:commentId w16cid:paraId="695F6EEA" w16cid:durableId="3EA911C6"/>
  <w16cid:commentId w16cid:paraId="5D9244FE" w16cid:durableId="64690B25"/>
  <w16cid:commentId w16cid:paraId="34D31CF0" w16cid:durableId="2F96DBF5"/>
  <w16cid:commentId w16cid:paraId="0FB5E5FA" w16cid:durableId="4021EEFB"/>
  <w16cid:commentId w16cid:paraId="0398D1D3" w16cid:durableId="20FF7D23"/>
  <w16cid:commentId w16cid:paraId="489B0A01" w16cid:durableId="071F4909"/>
  <w16cid:commentId w16cid:paraId="7776DC45" w16cid:durableId="5FBD39B6"/>
  <w16cid:commentId w16cid:paraId="5B47795B" w16cid:durableId="315E33BA"/>
  <w16cid:commentId w16cid:paraId="474F60FD" w16cid:durableId="62AA3FBA"/>
  <w16cid:commentId w16cid:paraId="7289E539" w16cid:durableId="6BEE78CA"/>
  <w16cid:commentId w16cid:paraId="022F9B1F" w16cid:durableId="707D3596"/>
  <w16cid:commentId w16cid:paraId="56403146" w16cid:durableId="53C11876"/>
  <w16cid:commentId w16cid:paraId="66CC1EB3" w16cid:durableId="1C83413C"/>
  <w16cid:commentId w16cid:paraId="26C24DB9" w16cid:durableId="5D03D86C"/>
  <w16cid:commentId w16cid:paraId="60CAA4D5" w16cid:durableId="2622FF33"/>
  <w16cid:commentId w16cid:paraId="6BDB4AD2" w16cid:durableId="1CEF7238"/>
  <w16cid:commentId w16cid:paraId="71E706DF" w16cid:durableId="6FCE1A03"/>
  <w16cid:commentId w16cid:paraId="5D58D00E" w16cid:durableId="42F38CA8"/>
  <w16cid:commentId w16cid:paraId="46FF90E6" w16cid:durableId="5021AB04"/>
  <w16cid:commentId w16cid:paraId="60909739" w16cid:durableId="728A9CD2"/>
  <w16cid:commentId w16cid:paraId="4FE2CCE9" w16cid:durableId="152580F2"/>
  <w16cid:commentId w16cid:paraId="12BC444B" w16cid:durableId="1A146DD6"/>
  <w16cid:commentId w16cid:paraId="3CD80C3F" w16cid:durableId="03F1D2A8"/>
  <w16cid:commentId w16cid:paraId="11E16C30" w16cid:durableId="288D6FB4"/>
  <w16cid:commentId w16cid:paraId="27843223" w16cid:durableId="6DF04BDB"/>
  <w16cid:commentId w16cid:paraId="68CB36A9" w16cid:durableId="787E58E8"/>
  <w16cid:commentId w16cid:paraId="5D37FF45" w16cid:durableId="73EE58F5"/>
  <w16cid:commentId w16cid:paraId="16D76844" w16cid:durableId="7658D5BD"/>
  <w16cid:commentId w16cid:paraId="3CFDAF24" w16cid:durableId="26234967"/>
  <w16cid:commentId w16cid:paraId="6B34BC7D" w16cid:durableId="02857E53"/>
  <w16cid:commentId w16cid:paraId="612FF208" w16cid:durableId="7C2635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945C4" w14:textId="77777777" w:rsidR="00F56CA8" w:rsidRDefault="00F56CA8" w:rsidP="000A1D91">
      <w:r>
        <w:separator/>
      </w:r>
    </w:p>
  </w:endnote>
  <w:endnote w:type="continuationSeparator" w:id="0">
    <w:p w14:paraId="4FE35DFE" w14:textId="77777777" w:rsidR="00F56CA8" w:rsidRDefault="00F56CA8" w:rsidP="000A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3416E" w14:textId="77777777" w:rsidR="00F56CA8" w:rsidRDefault="00F56CA8" w:rsidP="000A1D91">
      <w:r>
        <w:separator/>
      </w:r>
    </w:p>
  </w:footnote>
  <w:footnote w:type="continuationSeparator" w:id="0">
    <w:p w14:paraId="291585BC" w14:textId="77777777" w:rsidR="00F56CA8" w:rsidRDefault="00F56CA8" w:rsidP="000A1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1BF4"/>
    <w:multiLevelType w:val="hybridMultilevel"/>
    <w:tmpl w:val="1C66C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13618F"/>
    <w:multiLevelType w:val="hybridMultilevel"/>
    <w:tmpl w:val="15B886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5D2CA7"/>
    <w:multiLevelType w:val="hybridMultilevel"/>
    <w:tmpl w:val="CC288E5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9A006E"/>
    <w:multiLevelType w:val="hybridMultilevel"/>
    <w:tmpl w:val="C15807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4B33D4"/>
    <w:multiLevelType w:val="hybridMultilevel"/>
    <w:tmpl w:val="15B886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066845"/>
    <w:multiLevelType w:val="hybridMultilevel"/>
    <w:tmpl w:val="B4166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8316E3"/>
    <w:multiLevelType w:val="hybridMultilevel"/>
    <w:tmpl w:val="6CAEB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D42AE9"/>
    <w:multiLevelType w:val="hybridMultilevel"/>
    <w:tmpl w:val="DE20EA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FBD72DF"/>
    <w:multiLevelType w:val="hybridMultilevel"/>
    <w:tmpl w:val="4FEC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A93002"/>
    <w:multiLevelType w:val="hybridMultilevel"/>
    <w:tmpl w:val="E890953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0" w15:restartNumberingAfterBreak="0">
    <w:nsid w:val="788676DB"/>
    <w:multiLevelType w:val="hybridMultilevel"/>
    <w:tmpl w:val="FA6C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646443">
    <w:abstractNumId w:val="3"/>
  </w:num>
  <w:num w:numId="2" w16cid:durableId="650646282">
    <w:abstractNumId w:val="2"/>
  </w:num>
  <w:num w:numId="3" w16cid:durableId="1029796945">
    <w:abstractNumId w:val="4"/>
  </w:num>
  <w:num w:numId="4" w16cid:durableId="1992362874">
    <w:abstractNumId w:val="9"/>
  </w:num>
  <w:num w:numId="5" w16cid:durableId="1282037254">
    <w:abstractNumId w:val="10"/>
  </w:num>
  <w:num w:numId="6" w16cid:durableId="809594277">
    <w:abstractNumId w:val="0"/>
  </w:num>
  <w:num w:numId="7" w16cid:durableId="1622616596">
    <w:abstractNumId w:val="8"/>
  </w:num>
  <w:num w:numId="8" w16cid:durableId="185753651">
    <w:abstractNumId w:val="5"/>
  </w:num>
  <w:num w:numId="9" w16cid:durableId="1282883425">
    <w:abstractNumId w:val="6"/>
  </w:num>
  <w:num w:numId="10" w16cid:durableId="216203539">
    <w:abstractNumId w:val="7"/>
  </w:num>
  <w:num w:numId="11" w16cid:durableId="21315808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ppinger, Brittany">
    <w15:presenceInfo w15:providerId="AD" w15:userId="S::copping7@msu.edu::91362ca3-4f6d-449f-8348-5f9a1531276e"/>
  </w15:person>
  <w15:person w15:author="Smith Vidaurre, Grace">
    <w15:presenceInfo w15:providerId="AD" w15:userId="S::smithvid@msu.edu::b45b673c-2200-4042-a7e9-6ccf4d81cce7"/>
  </w15:person>
  <w15:person w15:author="Samman, Raneem">
    <w15:presenceInfo w15:providerId="AD" w15:userId="S::sammanr2@msu.edu::24b4566c-6661-4f80-a58c-0226151e1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D2"/>
    <w:rsid w:val="00000093"/>
    <w:rsid w:val="000006BE"/>
    <w:rsid w:val="00000790"/>
    <w:rsid w:val="000044D1"/>
    <w:rsid w:val="000117AC"/>
    <w:rsid w:val="00011A2A"/>
    <w:rsid w:val="00012A61"/>
    <w:rsid w:val="000169A5"/>
    <w:rsid w:val="00016AD7"/>
    <w:rsid w:val="00020F3C"/>
    <w:rsid w:val="0002480A"/>
    <w:rsid w:val="00030375"/>
    <w:rsid w:val="00030590"/>
    <w:rsid w:val="00042B2F"/>
    <w:rsid w:val="00046EB7"/>
    <w:rsid w:val="00060092"/>
    <w:rsid w:val="000633B7"/>
    <w:rsid w:val="000636BC"/>
    <w:rsid w:val="00064B3A"/>
    <w:rsid w:val="00076AD8"/>
    <w:rsid w:val="000869CA"/>
    <w:rsid w:val="00090FFE"/>
    <w:rsid w:val="00093F69"/>
    <w:rsid w:val="00097EE9"/>
    <w:rsid w:val="000A0CBD"/>
    <w:rsid w:val="000A1D91"/>
    <w:rsid w:val="000A308E"/>
    <w:rsid w:val="000A5587"/>
    <w:rsid w:val="000A6027"/>
    <w:rsid w:val="000A6A15"/>
    <w:rsid w:val="000B37C6"/>
    <w:rsid w:val="000B4E54"/>
    <w:rsid w:val="000B6AE5"/>
    <w:rsid w:val="000C0411"/>
    <w:rsid w:val="000C6EE1"/>
    <w:rsid w:val="000D0D5E"/>
    <w:rsid w:val="000D3210"/>
    <w:rsid w:val="000D6745"/>
    <w:rsid w:val="000E2899"/>
    <w:rsid w:val="000E3DC4"/>
    <w:rsid w:val="000E69DB"/>
    <w:rsid w:val="000E73A3"/>
    <w:rsid w:val="000F1ECA"/>
    <w:rsid w:val="000F5DB2"/>
    <w:rsid w:val="000F7ACA"/>
    <w:rsid w:val="00100511"/>
    <w:rsid w:val="00106720"/>
    <w:rsid w:val="001112B5"/>
    <w:rsid w:val="00115209"/>
    <w:rsid w:val="00121DF4"/>
    <w:rsid w:val="00124140"/>
    <w:rsid w:val="001247FA"/>
    <w:rsid w:val="00132A51"/>
    <w:rsid w:val="00132D46"/>
    <w:rsid w:val="00141D98"/>
    <w:rsid w:val="00144D56"/>
    <w:rsid w:val="00145CAF"/>
    <w:rsid w:val="0015427A"/>
    <w:rsid w:val="00154422"/>
    <w:rsid w:val="001625A0"/>
    <w:rsid w:val="0016727A"/>
    <w:rsid w:val="001713FE"/>
    <w:rsid w:val="00180774"/>
    <w:rsid w:val="001855B9"/>
    <w:rsid w:val="00187C3B"/>
    <w:rsid w:val="00191703"/>
    <w:rsid w:val="00192400"/>
    <w:rsid w:val="0019574E"/>
    <w:rsid w:val="001A6AA7"/>
    <w:rsid w:val="001A74B7"/>
    <w:rsid w:val="001B07E8"/>
    <w:rsid w:val="001B6E3F"/>
    <w:rsid w:val="001C3F40"/>
    <w:rsid w:val="001C7CF9"/>
    <w:rsid w:val="001D343A"/>
    <w:rsid w:val="001D45C6"/>
    <w:rsid w:val="001D5707"/>
    <w:rsid w:val="001E0CF1"/>
    <w:rsid w:val="001E348F"/>
    <w:rsid w:val="001E69B7"/>
    <w:rsid w:val="001F0836"/>
    <w:rsid w:val="001F1E5A"/>
    <w:rsid w:val="001F456D"/>
    <w:rsid w:val="001F5F78"/>
    <w:rsid w:val="0020211E"/>
    <w:rsid w:val="0020218B"/>
    <w:rsid w:val="002101A7"/>
    <w:rsid w:val="00214FE4"/>
    <w:rsid w:val="00221909"/>
    <w:rsid w:val="00227618"/>
    <w:rsid w:val="002410AB"/>
    <w:rsid w:val="002413F8"/>
    <w:rsid w:val="002420EE"/>
    <w:rsid w:val="00245AD1"/>
    <w:rsid w:val="00251753"/>
    <w:rsid w:val="002521D1"/>
    <w:rsid w:val="002543B5"/>
    <w:rsid w:val="0026037F"/>
    <w:rsid w:val="00262ABA"/>
    <w:rsid w:val="00265A8E"/>
    <w:rsid w:val="00271C68"/>
    <w:rsid w:val="00272375"/>
    <w:rsid w:val="002733D3"/>
    <w:rsid w:val="00273ACC"/>
    <w:rsid w:val="002748EF"/>
    <w:rsid w:val="002763ED"/>
    <w:rsid w:val="002774D9"/>
    <w:rsid w:val="00281B81"/>
    <w:rsid w:val="00291EB1"/>
    <w:rsid w:val="002A00FE"/>
    <w:rsid w:val="002A1F96"/>
    <w:rsid w:val="002A2F27"/>
    <w:rsid w:val="002A30E5"/>
    <w:rsid w:val="002A37C1"/>
    <w:rsid w:val="002A587B"/>
    <w:rsid w:val="002A7948"/>
    <w:rsid w:val="002B1E31"/>
    <w:rsid w:val="002B3A55"/>
    <w:rsid w:val="002B5C9C"/>
    <w:rsid w:val="002B6ADF"/>
    <w:rsid w:val="002C108B"/>
    <w:rsid w:val="002C213D"/>
    <w:rsid w:val="002C5DA4"/>
    <w:rsid w:val="002D0917"/>
    <w:rsid w:val="002D3BF7"/>
    <w:rsid w:val="002E04FC"/>
    <w:rsid w:val="002E23C9"/>
    <w:rsid w:val="002F070A"/>
    <w:rsid w:val="002F0A7C"/>
    <w:rsid w:val="002F0BD5"/>
    <w:rsid w:val="002F1632"/>
    <w:rsid w:val="002F5B92"/>
    <w:rsid w:val="00301119"/>
    <w:rsid w:val="00302202"/>
    <w:rsid w:val="00302FEE"/>
    <w:rsid w:val="0030375B"/>
    <w:rsid w:val="00310C9D"/>
    <w:rsid w:val="00323E1D"/>
    <w:rsid w:val="00326BD6"/>
    <w:rsid w:val="00335844"/>
    <w:rsid w:val="00337173"/>
    <w:rsid w:val="00337263"/>
    <w:rsid w:val="00346181"/>
    <w:rsid w:val="00346650"/>
    <w:rsid w:val="00346BD0"/>
    <w:rsid w:val="00347E03"/>
    <w:rsid w:val="0035192D"/>
    <w:rsid w:val="0035565A"/>
    <w:rsid w:val="00360199"/>
    <w:rsid w:val="00375B6A"/>
    <w:rsid w:val="00375DEA"/>
    <w:rsid w:val="00375F0A"/>
    <w:rsid w:val="00376A61"/>
    <w:rsid w:val="003810D3"/>
    <w:rsid w:val="00391D36"/>
    <w:rsid w:val="00394571"/>
    <w:rsid w:val="003A48A0"/>
    <w:rsid w:val="003A64A8"/>
    <w:rsid w:val="003C1FB2"/>
    <w:rsid w:val="003C233B"/>
    <w:rsid w:val="003E12A4"/>
    <w:rsid w:val="003E5006"/>
    <w:rsid w:val="003E5361"/>
    <w:rsid w:val="003F0922"/>
    <w:rsid w:val="003F1A93"/>
    <w:rsid w:val="003F1DDB"/>
    <w:rsid w:val="003F3445"/>
    <w:rsid w:val="00402C2D"/>
    <w:rsid w:val="00403BAD"/>
    <w:rsid w:val="004051BC"/>
    <w:rsid w:val="004051E0"/>
    <w:rsid w:val="00405950"/>
    <w:rsid w:val="004077C7"/>
    <w:rsid w:val="0041501C"/>
    <w:rsid w:val="00420433"/>
    <w:rsid w:val="004217F9"/>
    <w:rsid w:val="004243C4"/>
    <w:rsid w:val="00425595"/>
    <w:rsid w:val="004344DC"/>
    <w:rsid w:val="0044595A"/>
    <w:rsid w:val="00446BFF"/>
    <w:rsid w:val="00447329"/>
    <w:rsid w:val="00453010"/>
    <w:rsid w:val="004535B6"/>
    <w:rsid w:val="00454C05"/>
    <w:rsid w:val="00462CB8"/>
    <w:rsid w:val="00466051"/>
    <w:rsid w:val="00475E00"/>
    <w:rsid w:val="004773C4"/>
    <w:rsid w:val="004779ED"/>
    <w:rsid w:val="00485143"/>
    <w:rsid w:val="00485CAE"/>
    <w:rsid w:val="00491708"/>
    <w:rsid w:val="00493821"/>
    <w:rsid w:val="00495892"/>
    <w:rsid w:val="004A0ABB"/>
    <w:rsid w:val="004A365F"/>
    <w:rsid w:val="004A58AF"/>
    <w:rsid w:val="004A62E5"/>
    <w:rsid w:val="004A6797"/>
    <w:rsid w:val="004B0A8D"/>
    <w:rsid w:val="004B284F"/>
    <w:rsid w:val="004B2A03"/>
    <w:rsid w:val="004B3DE3"/>
    <w:rsid w:val="004C53E6"/>
    <w:rsid w:val="004C6755"/>
    <w:rsid w:val="004D1C51"/>
    <w:rsid w:val="004D2E56"/>
    <w:rsid w:val="004E1ADC"/>
    <w:rsid w:val="004E4D95"/>
    <w:rsid w:val="004E616C"/>
    <w:rsid w:val="004E66FA"/>
    <w:rsid w:val="004F1E8E"/>
    <w:rsid w:val="005009CD"/>
    <w:rsid w:val="00500D2B"/>
    <w:rsid w:val="00501708"/>
    <w:rsid w:val="0050420F"/>
    <w:rsid w:val="00517711"/>
    <w:rsid w:val="00522953"/>
    <w:rsid w:val="00530B6D"/>
    <w:rsid w:val="005372CE"/>
    <w:rsid w:val="00545325"/>
    <w:rsid w:val="00551976"/>
    <w:rsid w:val="00552545"/>
    <w:rsid w:val="00556DA4"/>
    <w:rsid w:val="00557BCE"/>
    <w:rsid w:val="00557D5B"/>
    <w:rsid w:val="00567304"/>
    <w:rsid w:val="005705D9"/>
    <w:rsid w:val="00575A43"/>
    <w:rsid w:val="0057752F"/>
    <w:rsid w:val="00581FC6"/>
    <w:rsid w:val="005846DA"/>
    <w:rsid w:val="005A0596"/>
    <w:rsid w:val="005A20BC"/>
    <w:rsid w:val="005A2CF7"/>
    <w:rsid w:val="005A48A2"/>
    <w:rsid w:val="005A4B69"/>
    <w:rsid w:val="005B2D2D"/>
    <w:rsid w:val="005B701B"/>
    <w:rsid w:val="005B7101"/>
    <w:rsid w:val="005B7E1A"/>
    <w:rsid w:val="005C4E89"/>
    <w:rsid w:val="005C512B"/>
    <w:rsid w:val="005C6804"/>
    <w:rsid w:val="005C74B8"/>
    <w:rsid w:val="005D31B8"/>
    <w:rsid w:val="005D4757"/>
    <w:rsid w:val="005D63ED"/>
    <w:rsid w:val="005E2CE3"/>
    <w:rsid w:val="005E4123"/>
    <w:rsid w:val="005E6B4F"/>
    <w:rsid w:val="005F13C3"/>
    <w:rsid w:val="0060473A"/>
    <w:rsid w:val="00613743"/>
    <w:rsid w:val="006163FF"/>
    <w:rsid w:val="006168DC"/>
    <w:rsid w:val="00616BD5"/>
    <w:rsid w:val="0062190A"/>
    <w:rsid w:val="00623FAA"/>
    <w:rsid w:val="00636532"/>
    <w:rsid w:val="0063677F"/>
    <w:rsid w:val="00641B35"/>
    <w:rsid w:val="006444A2"/>
    <w:rsid w:val="00646A18"/>
    <w:rsid w:val="00647187"/>
    <w:rsid w:val="00653F2C"/>
    <w:rsid w:val="00661AB3"/>
    <w:rsid w:val="00664336"/>
    <w:rsid w:val="006717AB"/>
    <w:rsid w:val="00674E83"/>
    <w:rsid w:val="006750B2"/>
    <w:rsid w:val="00683F77"/>
    <w:rsid w:val="00684A79"/>
    <w:rsid w:val="00687D10"/>
    <w:rsid w:val="00694CE4"/>
    <w:rsid w:val="0069607E"/>
    <w:rsid w:val="006977AF"/>
    <w:rsid w:val="00697D4C"/>
    <w:rsid w:val="006A25A0"/>
    <w:rsid w:val="006B399C"/>
    <w:rsid w:val="006B4BDC"/>
    <w:rsid w:val="006C6A4D"/>
    <w:rsid w:val="006D29A1"/>
    <w:rsid w:val="006D38AE"/>
    <w:rsid w:val="006E4EE0"/>
    <w:rsid w:val="006E5833"/>
    <w:rsid w:val="006E6E14"/>
    <w:rsid w:val="006E7FA2"/>
    <w:rsid w:val="006F1AEB"/>
    <w:rsid w:val="006F463C"/>
    <w:rsid w:val="006F6C89"/>
    <w:rsid w:val="007016F9"/>
    <w:rsid w:val="007077AE"/>
    <w:rsid w:val="007127D4"/>
    <w:rsid w:val="0071370C"/>
    <w:rsid w:val="0072508E"/>
    <w:rsid w:val="00732CD6"/>
    <w:rsid w:val="00741D51"/>
    <w:rsid w:val="007439D4"/>
    <w:rsid w:val="0076008B"/>
    <w:rsid w:val="00760E29"/>
    <w:rsid w:val="0076550A"/>
    <w:rsid w:val="00767B80"/>
    <w:rsid w:val="00770297"/>
    <w:rsid w:val="00774E14"/>
    <w:rsid w:val="00777F3D"/>
    <w:rsid w:val="0078210F"/>
    <w:rsid w:val="00782927"/>
    <w:rsid w:val="00787649"/>
    <w:rsid w:val="00792003"/>
    <w:rsid w:val="007929A1"/>
    <w:rsid w:val="007933F6"/>
    <w:rsid w:val="00795ACE"/>
    <w:rsid w:val="007A1CC0"/>
    <w:rsid w:val="007A55B7"/>
    <w:rsid w:val="007A77DA"/>
    <w:rsid w:val="007B0E94"/>
    <w:rsid w:val="007B2D80"/>
    <w:rsid w:val="007C00D0"/>
    <w:rsid w:val="007C5483"/>
    <w:rsid w:val="007D1F34"/>
    <w:rsid w:val="007D5BE1"/>
    <w:rsid w:val="007E1DE3"/>
    <w:rsid w:val="007E4A48"/>
    <w:rsid w:val="007F09EE"/>
    <w:rsid w:val="007F2B24"/>
    <w:rsid w:val="007F2ED2"/>
    <w:rsid w:val="00800971"/>
    <w:rsid w:val="00804933"/>
    <w:rsid w:val="0080605A"/>
    <w:rsid w:val="00806EDA"/>
    <w:rsid w:val="00832C5E"/>
    <w:rsid w:val="00832CFF"/>
    <w:rsid w:val="00833C08"/>
    <w:rsid w:val="00834B5D"/>
    <w:rsid w:val="00841B03"/>
    <w:rsid w:val="00841BCA"/>
    <w:rsid w:val="00845335"/>
    <w:rsid w:val="0084557A"/>
    <w:rsid w:val="00846AF7"/>
    <w:rsid w:val="00846C48"/>
    <w:rsid w:val="0085396C"/>
    <w:rsid w:val="0086185D"/>
    <w:rsid w:val="00861C1E"/>
    <w:rsid w:val="00863101"/>
    <w:rsid w:val="00863E90"/>
    <w:rsid w:val="00866B5E"/>
    <w:rsid w:val="00866CBC"/>
    <w:rsid w:val="00872259"/>
    <w:rsid w:val="00872C76"/>
    <w:rsid w:val="008771A5"/>
    <w:rsid w:val="00881784"/>
    <w:rsid w:val="0089438F"/>
    <w:rsid w:val="00896EDC"/>
    <w:rsid w:val="008A1303"/>
    <w:rsid w:val="008A4C2E"/>
    <w:rsid w:val="008A518A"/>
    <w:rsid w:val="008B4605"/>
    <w:rsid w:val="008C477C"/>
    <w:rsid w:val="008D65B0"/>
    <w:rsid w:val="008D732F"/>
    <w:rsid w:val="008E091C"/>
    <w:rsid w:val="008E37A4"/>
    <w:rsid w:val="008E54F9"/>
    <w:rsid w:val="008E795C"/>
    <w:rsid w:val="008F73A8"/>
    <w:rsid w:val="008F7ABF"/>
    <w:rsid w:val="00900FB5"/>
    <w:rsid w:val="00903634"/>
    <w:rsid w:val="00906167"/>
    <w:rsid w:val="00911026"/>
    <w:rsid w:val="00912CE1"/>
    <w:rsid w:val="00914F3A"/>
    <w:rsid w:val="00915DD4"/>
    <w:rsid w:val="00917F9B"/>
    <w:rsid w:val="00927072"/>
    <w:rsid w:val="00927329"/>
    <w:rsid w:val="009306BB"/>
    <w:rsid w:val="0093097F"/>
    <w:rsid w:val="0094180A"/>
    <w:rsid w:val="00942D66"/>
    <w:rsid w:val="00950872"/>
    <w:rsid w:val="00953146"/>
    <w:rsid w:val="00954484"/>
    <w:rsid w:val="00955054"/>
    <w:rsid w:val="00956A15"/>
    <w:rsid w:val="009604CF"/>
    <w:rsid w:val="00961499"/>
    <w:rsid w:val="009657A4"/>
    <w:rsid w:val="0097159A"/>
    <w:rsid w:val="009747A7"/>
    <w:rsid w:val="00974D1D"/>
    <w:rsid w:val="00975AE2"/>
    <w:rsid w:val="00980582"/>
    <w:rsid w:val="00982523"/>
    <w:rsid w:val="00986565"/>
    <w:rsid w:val="00986DB0"/>
    <w:rsid w:val="00997174"/>
    <w:rsid w:val="009A042C"/>
    <w:rsid w:val="009A121C"/>
    <w:rsid w:val="009A5ACA"/>
    <w:rsid w:val="009B1189"/>
    <w:rsid w:val="009B3027"/>
    <w:rsid w:val="009B359C"/>
    <w:rsid w:val="009C417F"/>
    <w:rsid w:val="009E011B"/>
    <w:rsid w:val="009E385C"/>
    <w:rsid w:val="009E4481"/>
    <w:rsid w:val="009E4FD9"/>
    <w:rsid w:val="009E55EA"/>
    <w:rsid w:val="009E571D"/>
    <w:rsid w:val="009E7665"/>
    <w:rsid w:val="009F5AE8"/>
    <w:rsid w:val="00A00601"/>
    <w:rsid w:val="00A02B52"/>
    <w:rsid w:val="00A0359C"/>
    <w:rsid w:val="00A0464D"/>
    <w:rsid w:val="00A05754"/>
    <w:rsid w:val="00A05E72"/>
    <w:rsid w:val="00A0645A"/>
    <w:rsid w:val="00A11CD9"/>
    <w:rsid w:val="00A120E4"/>
    <w:rsid w:val="00A14682"/>
    <w:rsid w:val="00A30F66"/>
    <w:rsid w:val="00A31460"/>
    <w:rsid w:val="00A53A69"/>
    <w:rsid w:val="00A56289"/>
    <w:rsid w:val="00A71EA1"/>
    <w:rsid w:val="00A76D70"/>
    <w:rsid w:val="00A84E8D"/>
    <w:rsid w:val="00A91C1F"/>
    <w:rsid w:val="00A91C9A"/>
    <w:rsid w:val="00A931F0"/>
    <w:rsid w:val="00AA17EE"/>
    <w:rsid w:val="00AA2A74"/>
    <w:rsid w:val="00AC0AA3"/>
    <w:rsid w:val="00AD0544"/>
    <w:rsid w:val="00AD0723"/>
    <w:rsid w:val="00AD312B"/>
    <w:rsid w:val="00AD6A30"/>
    <w:rsid w:val="00AD7064"/>
    <w:rsid w:val="00AE05E8"/>
    <w:rsid w:val="00AE1FD3"/>
    <w:rsid w:val="00AE34AC"/>
    <w:rsid w:val="00AE589F"/>
    <w:rsid w:val="00AE6747"/>
    <w:rsid w:val="00AF6A88"/>
    <w:rsid w:val="00AF7DAA"/>
    <w:rsid w:val="00B01713"/>
    <w:rsid w:val="00B0417C"/>
    <w:rsid w:val="00B061B7"/>
    <w:rsid w:val="00B066F3"/>
    <w:rsid w:val="00B1245D"/>
    <w:rsid w:val="00B14209"/>
    <w:rsid w:val="00B16589"/>
    <w:rsid w:val="00B252CD"/>
    <w:rsid w:val="00B25DEB"/>
    <w:rsid w:val="00B31E03"/>
    <w:rsid w:val="00B36087"/>
    <w:rsid w:val="00B37300"/>
    <w:rsid w:val="00B43D4D"/>
    <w:rsid w:val="00B535E3"/>
    <w:rsid w:val="00B60AA0"/>
    <w:rsid w:val="00B679D2"/>
    <w:rsid w:val="00B7433C"/>
    <w:rsid w:val="00B74DFE"/>
    <w:rsid w:val="00B75BBA"/>
    <w:rsid w:val="00B8394B"/>
    <w:rsid w:val="00B840DE"/>
    <w:rsid w:val="00B938C9"/>
    <w:rsid w:val="00B95D96"/>
    <w:rsid w:val="00BA071A"/>
    <w:rsid w:val="00BA2618"/>
    <w:rsid w:val="00BA476E"/>
    <w:rsid w:val="00BA7B02"/>
    <w:rsid w:val="00BB0267"/>
    <w:rsid w:val="00BB2673"/>
    <w:rsid w:val="00BB4CE2"/>
    <w:rsid w:val="00BB63D7"/>
    <w:rsid w:val="00BC01E5"/>
    <w:rsid w:val="00BC03A3"/>
    <w:rsid w:val="00BC2AF1"/>
    <w:rsid w:val="00BC59F6"/>
    <w:rsid w:val="00BD3497"/>
    <w:rsid w:val="00BD62D0"/>
    <w:rsid w:val="00BD66C3"/>
    <w:rsid w:val="00BE1CEC"/>
    <w:rsid w:val="00BE366B"/>
    <w:rsid w:val="00BE4FEF"/>
    <w:rsid w:val="00BF0B88"/>
    <w:rsid w:val="00BF3B58"/>
    <w:rsid w:val="00BF409D"/>
    <w:rsid w:val="00BF5610"/>
    <w:rsid w:val="00BF62F0"/>
    <w:rsid w:val="00C01DA2"/>
    <w:rsid w:val="00C06E29"/>
    <w:rsid w:val="00C0737B"/>
    <w:rsid w:val="00C14AE9"/>
    <w:rsid w:val="00C14F70"/>
    <w:rsid w:val="00C20915"/>
    <w:rsid w:val="00C25AE8"/>
    <w:rsid w:val="00C26895"/>
    <w:rsid w:val="00C26E03"/>
    <w:rsid w:val="00C27F7B"/>
    <w:rsid w:val="00C31E9D"/>
    <w:rsid w:val="00C34CAF"/>
    <w:rsid w:val="00C40D63"/>
    <w:rsid w:val="00C41194"/>
    <w:rsid w:val="00C4766C"/>
    <w:rsid w:val="00C47A39"/>
    <w:rsid w:val="00C54672"/>
    <w:rsid w:val="00C5630C"/>
    <w:rsid w:val="00C739B8"/>
    <w:rsid w:val="00C80BE0"/>
    <w:rsid w:val="00C8542B"/>
    <w:rsid w:val="00C8631B"/>
    <w:rsid w:val="00C87469"/>
    <w:rsid w:val="00C911D8"/>
    <w:rsid w:val="00C9122E"/>
    <w:rsid w:val="00C92AF2"/>
    <w:rsid w:val="00C93957"/>
    <w:rsid w:val="00C94048"/>
    <w:rsid w:val="00C95CF9"/>
    <w:rsid w:val="00CA345D"/>
    <w:rsid w:val="00CA5489"/>
    <w:rsid w:val="00CB28C5"/>
    <w:rsid w:val="00CB31C9"/>
    <w:rsid w:val="00CC19C5"/>
    <w:rsid w:val="00CD4AB7"/>
    <w:rsid w:val="00CD5747"/>
    <w:rsid w:val="00CD68FC"/>
    <w:rsid w:val="00CD69B6"/>
    <w:rsid w:val="00CD73FF"/>
    <w:rsid w:val="00CE081C"/>
    <w:rsid w:val="00CE37CA"/>
    <w:rsid w:val="00CE588D"/>
    <w:rsid w:val="00CE6281"/>
    <w:rsid w:val="00CF4D65"/>
    <w:rsid w:val="00CF7DE3"/>
    <w:rsid w:val="00D02A15"/>
    <w:rsid w:val="00D04F62"/>
    <w:rsid w:val="00D07C9D"/>
    <w:rsid w:val="00D15B03"/>
    <w:rsid w:val="00D16463"/>
    <w:rsid w:val="00D24511"/>
    <w:rsid w:val="00D45AFA"/>
    <w:rsid w:val="00D53F41"/>
    <w:rsid w:val="00D561BC"/>
    <w:rsid w:val="00D56F85"/>
    <w:rsid w:val="00D6037F"/>
    <w:rsid w:val="00D6230E"/>
    <w:rsid w:val="00D624B1"/>
    <w:rsid w:val="00D64213"/>
    <w:rsid w:val="00D70634"/>
    <w:rsid w:val="00D817C4"/>
    <w:rsid w:val="00D81B60"/>
    <w:rsid w:val="00D85D77"/>
    <w:rsid w:val="00D87E68"/>
    <w:rsid w:val="00D90682"/>
    <w:rsid w:val="00D9262D"/>
    <w:rsid w:val="00D957C9"/>
    <w:rsid w:val="00DA3EE7"/>
    <w:rsid w:val="00DA6233"/>
    <w:rsid w:val="00DB2D8E"/>
    <w:rsid w:val="00DC2128"/>
    <w:rsid w:val="00DD4907"/>
    <w:rsid w:val="00DD5008"/>
    <w:rsid w:val="00DD6FDD"/>
    <w:rsid w:val="00DE70FA"/>
    <w:rsid w:val="00DF1D10"/>
    <w:rsid w:val="00DF1E5C"/>
    <w:rsid w:val="00DF6364"/>
    <w:rsid w:val="00DF793A"/>
    <w:rsid w:val="00E006AE"/>
    <w:rsid w:val="00E00D9A"/>
    <w:rsid w:val="00E06575"/>
    <w:rsid w:val="00E068EF"/>
    <w:rsid w:val="00E113B0"/>
    <w:rsid w:val="00E2466E"/>
    <w:rsid w:val="00E269C3"/>
    <w:rsid w:val="00E26A9A"/>
    <w:rsid w:val="00E311C5"/>
    <w:rsid w:val="00E3169F"/>
    <w:rsid w:val="00E33B22"/>
    <w:rsid w:val="00E3474B"/>
    <w:rsid w:val="00E368A7"/>
    <w:rsid w:val="00E41393"/>
    <w:rsid w:val="00E4158F"/>
    <w:rsid w:val="00E41693"/>
    <w:rsid w:val="00E42A6C"/>
    <w:rsid w:val="00E4343A"/>
    <w:rsid w:val="00E44235"/>
    <w:rsid w:val="00E461C2"/>
    <w:rsid w:val="00E47C1E"/>
    <w:rsid w:val="00E518BC"/>
    <w:rsid w:val="00E55A4E"/>
    <w:rsid w:val="00E55F63"/>
    <w:rsid w:val="00E57ED0"/>
    <w:rsid w:val="00E626B4"/>
    <w:rsid w:val="00E64754"/>
    <w:rsid w:val="00E71A04"/>
    <w:rsid w:val="00E801F3"/>
    <w:rsid w:val="00E91CEF"/>
    <w:rsid w:val="00E94AC7"/>
    <w:rsid w:val="00E95B63"/>
    <w:rsid w:val="00E974C4"/>
    <w:rsid w:val="00EA11C3"/>
    <w:rsid w:val="00EA3D03"/>
    <w:rsid w:val="00EB014E"/>
    <w:rsid w:val="00EB1B93"/>
    <w:rsid w:val="00EB68EC"/>
    <w:rsid w:val="00EB7D11"/>
    <w:rsid w:val="00EC54AE"/>
    <w:rsid w:val="00ED2721"/>
    <w:rsid w:val="00ED512B"/>
    <w:rsid w:val="00EE5462"/>
    <w:rsid w:val="00EF37F8"/>
    <w:rsid w:val="00EF4583"/>
    <w:rsid w:val="00F00C87"/>
    <w:rsid w:val="00F03130"/>
    <w:rsid w:val="00F06AC6"/>
    <w:rsid w:val="00F11810"/>
    <w:rsid w:val="00F11E76"/>
    <w:rsid w:val="00F142E3"/>
    <w:rsid w:val="00F16C55"/>
    <w:rsid w:val="00F20BC9"/>
    <w:rsid w:val="00F244B2"/>
    <w:rsid w:val="00F27170"/>
    <w:rsid w:val="00F50F58"/>
    <w:rsid w:val="00F52C89"/>
    <w:rsid w:val="00F5617D"/>
    <w:rsid w:val="00F566C7"/>
    <w:rsid w:val="00F56CA8"/>
    <w:rsid w:val="00F66011"/>
    <w:rsid w:val="00F71C86"/>
    <w:rsid w:val="00F76A88"/>
    <w:rsid w:val="00F940BD"/>
    <w:rsid w:val="00F94979"/>
    <w:rsid w:val="00F9560A"/>
    <w:rsid w:val="00FB412C"/>
    <w:rsid w:val="00FC059B"/>
    <w:rsid w:val="00FC0C54"/>
    <w:rsid w:val="00FC1101"/>
    <w:rsid w:val="00FC26FB"/>
    <w:rsid w:val="00FC464D"/>
    <w:rsid w:val="00FC5E01"/>
    <w:rsid w:val="00FD42D5"/>
    <w:rsid w:val="00FD4A3E"/>
    <w:rsid w:val="00FD6062"/>
    <w:rsid w:val="00FD7FD4"/>
    <w:rsid w:val="00FE1E72"/>
    <w:rsid w:val="00FF07F6"/>
    <w:rsid w:val="00FF28E5"/>
    <w:rsid w:val="00FF4C12"/>
    <w:rsid w:val="00FF6A1A"/>
    <w:rsid w:val="00FF74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0DDBE"/>
  <w15:chartTrackingRefBased/>
  <w15:docId w15:val="{E1AE96B3-43B6-AF44-8161-B612A421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D2"/>
    <w:rPr>
      <w:rFonts w:eastAsiaTheme="majorEastAsia" w:cstheme="majorBidi"/>
      <w:color w:val="272727" w:themeColor="text1" w:themeTint="D8"/>
    </w:rPr>
  </w:style>
  <w:style w:type="paragraph" w:styleId="Title">
    <w:name w:val="Title"/>
    <w:basedOn w:val="Normal"/>
    <w:next w:val="Normal"/>
    <w:link w:val="TitleChar"/>
    <w:uiPriority w:val="10"/>
    <w:qFormat/>
    <w:rsid w:val="007F2E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2ED2"/>
    <w:rPr>
      <w:i/>
      <w:iCs/>
      <w:color w:val="404040" w:themeColor="text1" w:themeTint="BF"/>
    </w:rPr>
  </w:style>
  <w:style w:type="paragraph" w:styleId="ListParagraph">
    <w:name w:val="List Paragraph"/>
    <w:basedOn w:val="Normal"/>
    <w:uiPriority w:val="34"/>
    <w:qFormat/>
    <w:rsid w:val="007F2ED2"/>
    <w:pPr>
      <w:ind w:left="720"/>
      <w:contextualSpacing/>
    </w:pPr>
  </w:style>
  <w:style w:type="character" w:styleId="IntenseEmphasis">
    <w:name w:val="Intense Emphasis"/>
    <w:basedOn w:val="DefaultParagraphFont"/>
    <w:uiPriority w:val="21"/>
    <w:qFormat/>
    <w:rsid w:val="007F2ED2"/>
    <w:rPr>
      <w:i/>
      <w:iCs/>
      <w:color w:val="0F4761" w:themeColor="accent1" w:themeShade="BF"/>
    </w:rPr>
  </w:style>
  <w:style w:type="paragraph" w:styleId="IntenseQuote">
    <w:name w:val="Intense Quote"/>
    <w:basedOn w:val="Normal"/>
    <w:next w:val="Normal"/>
    <w:link w:val="IntenseQuoteChar"/>
    <w:uiPriority w:val="30"/>
    <w:qFormat/>
    <w:rsid w:val="007F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D2"/>
    <w:rPr>
      <w:i/>
      <w:iCs/>
      <w:color w:val="0F4761" w:themeColor="accent1" w:themeShade="BF"/>
    </w:rPr>
  </w:style>
  <w:style w:type="character" w:styleId="IntenseReference">
    <w:name w:val="Intense Reference"/>
    <w:basedOn w:val="DefaultParagraphFont"/>
    <w:uiPriority w:val="32"/>
    <w:qFormat/>
    <w:rsid w:val="007F2ED2"/>
    <w:rPr>
      <w:b/>
      <w:bCs/>
      <w:smallCaps/>
      <w:color w:val="0F4761" w:themeColor="accent1" w:themeShade="BF"/>
      <w:spacing w:val="5"/>
    </w:rPr>
  </w:style>
  <w:style w:type="paragraph" w:customStyle="1" w:styleId="BodyA">
    <w:name w:val="Body A"/>
    <w:qFormat/>
    <w:rsid w:val="00BC03A3"/>
    <w:rPr>
      <w:rFonts w:ascii="Helvetica Neue" w:eastAsia="Arial Unicode MS" w:hAnsi="Helvetica Neue" w:cs="Arial Unicode MS"/>
      <w:color w:val="000000"/>
      <w:kern w:val="0"/>
      <w:sz w:val="22"/>
      <w:szCs w:val="22"/>
      <w:u w:color="000000"/>
      <w14:textOutline w14:w="12700" w14:cap="flat" w14:cmpd="sng" w14:algn="ctr">
        <w14:noFill/>
        <w14:prstDash w14:val="solid"/>
        <w14:miter w14:lim="400000"/>
      </w14:textOutline>
      <w14:ligatures w14:val="none"/>
    </w:rPr>
  </w:style>
  <w:style w:type="character" w:styleId="Hyperlink">
    <w:name w:val="Hyperlink"/>
    <w:basedOn w:val="DefaultParagraphFont"/>
    <w:uiPriority w:val="99"/>
    <w:unhideWhenUsed/>
    <w:rsid w:val="00760E29"/>
    <w:rPr>
      <w:color w:val="467886" w:themeColor="hyperlink"/>
      <w:u w:val="single"/>
    </w:rPr>
  </w:style>
  <w:style w:type="character" w:styleId="UnresolvedMention">
    <w:name w:val="Unresolved Mention"/>
    <w:basedOn w:val="DefaultParagraphFont"/>
    <w:uiPriority w:val="99"/>
    <w:semiHidden/>
    <w:unhideWhenUsed/>
    <w:rsid w:val="00760E29"/>
    <w:rPr>
      <w:color w:val="605E5C"/>
      <w:shd w:val="clear" w:color="auto" w:fill="E1DFDD"/>
    </w:rPr>
  </w:style>
  <w:style w:type="character" w:styleId="CommentReference">
    <w:name w:val="annotation reference"/>
    <w:basedOn w:val="DefaultParagraphFont"/>
    <w:uiPriority w:val="99"/>
    <w:semiHidden/>
    <w:unhideWhenUsed/>
    <w:rsid w:val="00A931F0"/>
    <w:rPr>
      <w:sz w:val="16"/>
      <w:szCs w:val="16"/>
    </w:rPr>
  </w:style>
  <w:style w:type="paragraph" w:styleId="CommentText">
    <w:name w:val="annotation text"/>
    <w:basedOn w:val="Normal"/>
    <w:link w:val="CommentTextChar"/>
    <w:uiPriority w:val="99"/>
    <w:unhideWhenUsed/>
    <w:rsid w:val="00A931F0"/>
    <w:rPr>
      <w:sz w:val="20"/>
      <w:szCs w:val="20"/>
    </w:rPr>
  </w:style>
  <w:style w:type="character" w:customStyle="1" w:styleId="CommentTextChar">
    <w:name w:val="Comment Text Char"/>
    <w:basedOn w:val="DefaultParagraphFont"/>
    <w:link w:val="CommentText"/>
    <w:uiPriority w:val="99"/>
    <w:rsid w:val="00A931F0"/>
    <w:rPr>
      <w:sz w:val="20"/>
      <w:szCs w:val="20"/>
    </w:rPr>
  </w:style>
  <w:style w:type="paragraph" w:styleId="CommentSubject">
    <w:name w:val="annotation subject"/>
    <w:basedOn w:val="CommentText"/>
    <w:next w:val="CommentText"/>
    <w:link w:val="CommentSubjectChar"/>
    <w:uiPriority w:val="99"/>
    <w:semiHidden/>
    <w:unhideWhenUsed/>
    <w:rsid w:val="00A931F0"/>
    <w:rPr>
      <w:b/>
      <w:bCs/>
    </w:rPr>
  </w:style>
  <w:style w:type="character" w:customStyle="1" w:styleId="CommentSubjectChar">
    <w:name w:val="Comment Subject Char"/>
    <w:basedOn w:val="CommentTextChar"/>
    <w:link w:val="CommentSubject"/>
    <w:uiPriority w:val="99"/>
    <w:semiHidden/>
    <w:rsid w:val="00A931F0"/>
    <w:rPr>
      <w:b/>
      <w:bCs/>
      <w:sz w:val="20"/>
      <w:szCs w:val="20"/>
    </w:rPr>
  </w:style>
  <w:style w:type="character" w:styleId="FollowedHyperlink">
    <w:name w:val="FollowedHyperlink"/>
    <w:basedOn w:val="DefaultParagraphFont"/>
    <w:uiPriority w:val="99"/>
    <w:semiHidden/>
    <w:unhideWhenUsed/>
    <w:rsid w:val="000A1D91"/>
    <w:rPr>
      <w:color w:val="96607D" w:themeColor="followedHyperlink"/>
      <w:u w:val="single"/>
    </w:rPr>
  </w:style>
  <w:style w:type="paragraph" w:styleId="Header">
    <w:name w:val="header"/>
    <w:basedOn w:val="Normal"/>
    <w:link w:val="HeaderChar"/>
    <w:uiPriority w:val="99"/>
    <w:unhideWhenUsed/>
    <w:rsid w:val="000A1D91"/>
    <w:pPr>
      <w:tabs>
        <w:tab w:val="center" w:pos="4680"/>
        <w:tab w:val="right" w:pos="9360"/>
      </w:tabs>
    </w:pPr>
  </w:style>
  <w:style w:type="character" w:customStyle="1" w:styleId="HeaderChar">
    <w:name w:val="Header Char"/>
    <w:basedOn w:val="DefaultParagraphFont"/>
    <w:link w:val="Header"/>
    <w:uiPriority w:val="99"/>
    <w:rsid w:val="000A1D91"/>
  </w:style>
  <w:style w:type="paragraph" w:styleId="Footer">
    <w:name w:val="footer"/>
    <w:basedOn w:val="Normal"/>
    <w:link w:val="FooterChar"/>
    <w:uiPriority w:val="99"/>
    <w:unhideWhenUsed/>
    <w:rsid w:val="000A1D91"/>
    <w:pPr>
      <w:tabs>
        <w:tab w:val="center" w:pos="4680"/>
        <w:tab w:val="right" w:pos="9360"/>
      </w:tabs>
    </w:pPr>
  </w:style>
  <w:style w:type="character" w:customStyle="1" w:styleId="FooterChar">
    <w:name w:val="Footer Char"/>
    <w:basedOn w:val="DefaultParagraphFont"/>
    <w:link w:val="Footer"/>
    <w:uiPriority w:val="99"/>
    <w:rsid w:val="000A1D91"/>
  </w:style>
  <w:style w:type="paragraph" w:styleId="Bibliography">
    <w:name w:val="Bibliography"/>
    <w:basedOn w:val="Normal"/>
    <w:next w:val="Normal"/>
    <w:uiPriority w:val="37"/>
    <w:unhideWhenUsed/>
    <w:rsid w:val="002733D3"/>
  </w:style>
  <w:style w:type="paragraph" w:styleId="Revision">
    <w:name w:val="Revision"/>
    <w:hidden/>
    <w:uiPriority w:val="99"/>
    <w:semiHidden/>
    <w:rsid w:val="00A30F66"/>
  </w:style>
  <w:style w:type="paragraph" w:styleId="NoSpacing">
    <w:name w:val="No Spacing"/>
    <w:uiPriority w:val="1"/>
    <w:qFormat/>
    <w:rsid w:val="008C47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credit.niso.org/contributor-roles-defined/"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esjournals.onlinelibrary.wiley.com/hub/journal/2041210X/author-guidelines" TargetMode="Externa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1271</TotalTime>
  <Pages>1</Pages>
  <Words>29351</Words>
  <Characters>167305</Characters>
  <Application>Microsoft Office Word</Application>
  <DocSecurity>0</DocSecurity>
  <Lines>1394</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Vidaurre, Grace</dc:creator>
  <cp:keywords/>
  <dc:description/>
  <cp:lastModifiedBy>Coppinger, Brittany</cp:lastModifiedBy>
  <cp:revision>4</cp:revision>
  <dcterms:created xsi:type="dcterms:W3CDTF">2025-01-15T18:17:00Z</dcterms:created>
  <dcterms:modified xsi:type="dcterms:W3CDTF">2025-01-16T15:26:00Z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id="6wAfZ97t"/&gt;&lt;style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